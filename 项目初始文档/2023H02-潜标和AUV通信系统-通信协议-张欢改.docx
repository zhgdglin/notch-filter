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896FC8" w14:textId="77777777" w:rsidR="003461D1" w:rsidRPr="00BB02AD" w:rsidRDefault="003461D1" w:rsidP="00C9141A">
      <w:pPr>
        <w:jc w:val="center"/>
        <w:rPr>
          <w:rFonts w:ascii="Arial" w:hAnsi="Arial" w:cs="Arial" w:hint="eastAsia"/>
          <w:color w:val="000000" w:themeColor="text1"/>
        </w:rPr>
      </w:pPr>
    </w:p>
    <w:tbl>
      <w:tblPr>
        <w:tblStyle w:val="a4"/>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62"/>
        <w:gridCol w:w="2771"/>
      </w:tblGrid>
      <w:tr w:rsidR="00703977" w:rsidRPr="00BB02AD" w14:paraId="7F08D291" w14:textId="77777777" w:rsidTr="00BE29DB">
        <w:trPr>
          <w:trHeight w:val="285"/>
          <w:jc w:val="right"/>
        </w:trPr>
        <w:tc>
          <w:tcPr>
            <w:tcW w:w="8833" w:type="dxa"/>
            <w:gridSpan w:val="2"/>
          </w:tcPr>
          <w:p w14:paraId="16922101" w14:textId="77777777" w:rsidR="00703977" w:rsidRPr="00BB02AD" w:rsidRDefault="00703977" w:rsidP="00BA565A">
            <w:pPr>
              <w:jc w:val="left"/>
              <w:rPr>
                <w:rFonts w:ascii="Arial" w:hAnsi="Arial" w:cs="Arial"/>
                <w:noProof/>
                <w:color w:val="000000" w:themeColor="text1"/>
              </w:rPr>
            </w:pPr>
          </w:p>
        </w:tc>
      </w:tr>
      <w:tr w:rsidR="00C87891" w:rsidRPr="00BB02AD" w14:paraId="0A1D62FE" w14:textId="77777777" w:rsidTr="00BE29DB">
        <w:trPr>
          <w:trHeight w:val="1955"/>
          <w:jc w:val="right"/>
        </w:trPr>
        <w:tc>
          <w:tcPr>
            <w:tcW w:w="8833" w:type="dxa"/>
            <w:gridSpan w:val="2"/>
          </w:tcPr>
          <w:p w14:paraId="1082EF27" w14:textId="06FDB3BF" w:rsidR="00C87891" w:rsidRPr="00BB02AD" w:rsidRDefault="004A1CC7" w:rsidP="00F91D60">
            <w:pPr>
              <w:jc w:val="left"/>
              <w:rPr>
                <w:rFonts w:ascii="Arial" w:hAnsi="Arial" w:cs="Arial"/>
                <w:noProof/>
                <w:color w:val="000000" w:themeColor="text1"/>
              </w:rPr>
            </w:pPr>
            <w:del w:id="0" w:author="Microsoft Office User" w:date="2023-06-07T11:14:00Z">
              <w:r w:rsidRPr="00BB02AD" w:rsidDel="00DD0FFD">
                <w:rPr>
                  <w:rFonts w:ascii="Arial" w:hAnsi="Arial" w:cs="Arial"/>
                  <w:noProof/>
                  <w:color w:val="000000" w:themeColor="text1"/>
                </w:rPr>
                <w:drawing>
                  <wp:anchor distT="0" distB="0" distL="114300" distR="114300" simplePos="0" relativeHeight="251664896" behindDoc="0" locked="0" layoutInCell="1" allowOverlap="1" wp14:anchorId="6BB626B6" wp14:editId="4DE553DE">
                    <wp:simplePos x="0" y="0"/>
                    <wp:positionH relativeFrom="column">
                      <wp:posOffset>45474</wp:posOffset>
                    </wp:positionH>
                    <wp:positionV relativeFrom="paragraph">
                      <wp:posOffset>-344779</wp:posOffset>
                    </wp:positionV>
                    <wp:extent cx="3252458" cy="663677"/>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sonar-logo-大.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52458" cy="663677"/>
                            </a:xfrm>
                            <a:prstGeom prst="rect">
                              <a:avLst/>
                            </a:prstGeom>
                          </pic:spPr>
                        </pic:pic>
                      </a:graphicData>
                    </a:graphic>
                    <wp14:sizeRelH relativeFrom="margin">
                      <wp14:pctWidth>0</wp14:pctWidth>
                    </wp14:sizeRelH>
                    <wp14:sizeRelV relativeFrom="margin">
                      <wp14:pctHeight>0</wp14:pctHeight>
                    </wp14:sizeRelV>
                  </wp:anchor>
                </w:drawing>
              </w:r>
            </w:del>
          </w:p>
        </w:tc>
      </w:tr>
      <w:tr w:rsidR="00CC4057" w:rsidRPr="00BB02AD" w14:paraId="47D2AB15" w14:textId="77777777" w:rsidTr="00BE29DB">
        <w:trPr>
          <w:trHeight w:val="578"/>
          <w:jc w:val="right"/>
        </w:trPr>
        <w:tc>
          <w:tcPr>
            <w:tcW w:w="8833" w:type="dxa"/>
            <w:gridSpan w:val="2"/>
            <w:vAlign w:val="center"/>
          </w:tcPr>
          <w:p w14:paraId="246B6A1D" w14:textId="77777777" w:rsidR="00CC4057" w:rsidRPr="00BB02AD" w:rsidRDefault="00CC4057" w:rsidP="00C9141A">
            <w:pPr>
              <w:jc w:val="center"/>
              <w:rPr>
                <w:rFonts w:ascii="Arial" w:hAnsi="Arial" w:cs="Arial"/>
                <w:color w:val="000000" w:themeColor="text1"/>
              </w:rPr>
            </w:pPr>
          </w:p>
        </w:tc>
      </w:tr>
      <w:tr w:rsidR="00CC4057" w:rsidRPr="00BB02AD" w14:paraId="6C5EE868" w14:textId="77777777" w:rsidTr="00BE29DB">
        <w:trPr>
          <w:trHeight w:val="8705"/>
          <w:jc w:val="right"/>
        </w:trPr>
        <w:tc>
          <w:tcPr>
            <w:tcW w:w="8833" w:type="dxa"/>
            <w:gridSpan w:val="2"/>
          </w:tcPr>
          <w:p w14:paraId="77FA2895" w14:textId="4F9A2979" w:rsidR="001706E2" w:rsidRPr="00BB02AD" w:rsidDel="00DD0FFD" w:rsidRDefault="004B6738" w:rsidP="00C9141A">
            <w:pPr>
              <w:jc w:val="center"/>
              <w:rPr>
                <w:del w:id="1" w:author="Microsoft Office User" w:date="2023-06-07T11:14:00Z"/>
                <w:rFonts w:ascii="Arial" w:eastAsia="黑体" w:hAnsi="Arial" w:cs="Arial"/>
                <w:color w:val="000000" w:themeColor="text1"/>
                <w:sz w:val="52"/>
                <w:szCs w:val="44"/>
              </w:rPr>
            </w:pPr>
            <w:r>
              <w:rPr>
                <w:rFonts w:ascii="Arial" w:eastAsia="黑体" w:hAnsi="Arial" w:cs="Arial" w:hint="eastAsia"/>
                <w:color w:val="000000" w:themeColor="text1"/>
                <w:sz w:val="52"/>
                <w:szCs w:val="44"/>
              </w:rPr>
              <w:t>潜标</w:t>
            </w:r>
            <w:del w:id="2" w:author="Microsoft Office User" w:date="2023-06-07T11:14:00Z">
              <w:r w:rsidR="008307B9" w:rsidDel="00DD0FFD">
                <w:rPr>
                  <w:rFonts w:ascii="Arial" w:eastAsia="黑体" w:hAnsi="Arial" w:cs="Arial" w:hint="eastAsia"/>
                  <w:color w:val="000000" w:themeColor="text1"/>
                  <w:sz w:val="52"/>
                  <w:szCs w:val="44"/>
                </w:rPr>
                <w:delText>和</w:delText>
              </w:r>
              <w:r w:rsidR="008307B9" w:rsidDel="00DD0FFD">
                <w:rPr>
                  <w:rFonts w:ascii="Arial" w:eastAsia="黑体" w:hAnsi="Arial" w:cs="Arial" w:hint="eastAsia"/>
                  <w:color w:val="000000" w:themeColor="text1"/>
                  <w:sz w:val="52"/>
                  <w:szCs w:val="44"/>
                </w:rPr>
                <w:delText>A</w:delText>
              </w:r>
              <w:r w:rsidR="008307B9" w:rsidDel="00DD0FFD">
                <w:rPr>
                  <w:rFonts w:ascii="Arial" w:eastAsia="黑体" w:hAnsi="Arial" w:cs="Arial"/>
                  <w:color w:val="000000" w:themeColor="text1"/>
                  <w:sz w:val="52"/>
                  <w:szCs w:val="44"/>
                </w:rPr>
                <w:delText>UV</w:delText>
              </w:r>
              <w:r w:rsidR="008307B9" w:rsidDel="00DD0FFD">
                <w:rPr>
                  <w:rFonts w:ascii="Arial" w:eastAsia="黑体" w:hAnsi="Arial" w:cs="Arial" w:hint="eastAsia"/>
                  <w:color w:val="000000" w:themeColor="text1"/>
                  <w:sz w:val="52"/>
                  <w:szCs w:val="44"/>
                </w:rPr>
                <w:delText>通信</w:delText>
              </w:r>
            </w:del>
            <w:r>
              <w:rPr>
                <w:rFonts w:ascii="Arial" w:eastAsia="黑体" w:hAnsi="Arial" w:cs="Arial" w:hint="eastAsia"/>
                <w:color w:val="000000" w:themeColor="text1"/>
                <w:sz w:val="52"/>
                <w:szCs w:val="44"/>
              </w:rPr>
              <w:t>系统</w:t>
            </w:r>
          </w:p>
          <w:p w14:paraId="52F3C1CE" w14:textId="77777777" w:rsidR="00CC4057" w:rsidRPr="00BB02AD" w:rsidRDefault="00CD3C37" w:rsidP="00DD0FFD">
            <w:pPr>
              <w:jc w:val="center"/>
              <w:rPr>
                <w:rFonts w:ascii="Arial" w:hAnsi="Arial" w:cs="Arial"/>
                <w:color w:val="000000" w:themeColor="text1"/>
              </w:rPr>
            </w:pPr>
            <w:r w:rsidRPr="00BB02AD">
              <w:rPr>
                <w:rFonts w:ascii="Arial" w:eastAsia="黑体" w:hAnsi="Arial" w:cs="Arial" w:hint="eastAsia"/>
                <w:color w:val="000000" w:themeColor="text1"/>
                <w:sz w:val="52"/>
                <w:szCs w:val="44"/>
              </w:rPr>
              <w:t>通信</w:t>
            </w:r>
            <w:r w:rsidRPr="00BB02AD">
              <w:rPr>
                <w:rFonts w:ascii="Arial" w:eastAsia="黑体" w:hAnsi="Arial" w:cs="Arial"/>
                <w:color w:val="000000" w:themeColor="text1"/>
                <w:sz w:val="52"/>
                <w:szCs w:val="44"/>
              </w:rPr>
              <w:t>协议</w:t>
            </w:r>
          </w:p>
        </w:tc>
      </w:tr>
      <w:tr w:rsidR="00BE29DB" w:rsidRPr="00BB02AD" w:rsidDel="00DD0FFD" w14:paraId="1FAAF084" w14:textId="05E8B5E8" w:rsidTr="00BE29DB">
        <w:trPr>
          <w:trHeight w:val="1421"/>
          <w:jc w:val="right"/>
          <w:del w:id="3" w:author="Microsoft Office User" w:date="2023-06-07T11:14:00Z"/>
        </w:trPr>
        <w:tc>
          <w:tcPr>
            <w:tcW w:w="6062" w:type="dxa"/>
          </w:tcPr>
          <w:p w14:paraId="1006BF31" w14:textId="69B68D0E" w:rsidR="00BE29DB" w:rsidRPr="00BB02AD" w:rsidDel="00DD0FFD" w:rsidRDefault="00BE29DB" w:rsidP="00703977">
            <w:pPr>
              <w:spacing w:line="0" w:lineRule="atLeast"/>
              <w:jc w:val="left"/>
              <w:rPr>
                <w:del w:id="4" w:author="Microsoft Office User" w:date="2023-06-07T11:14:00Z"/>
                <w:rFonts w:ascii="Arial" w:eastAsia="黑体" w:hAnsi="Arial" w:cs="Arial"/>
                <w:color w:val="000000" w:themeColor="text1"/>
                <w:sz w:val="36"/>
                <w:szCs w:val="44"/>
              </w:rPr>
            </w:pPr>
            <w:del w:id="5" w:author="Microsoft Office User" w:date="2023-06-07T11:14:00Z">
              <w:r w:rsidRPr="00BB02AD" w:rsidDel="00DD0FFD">
                <w:rPr>
                  <w:rFonts w:ascii="Arial" w:eastAsia="黑体" w:hAnsi="Arial" w:cs="Arial" w:hint="eastAsia"/>
                  <w:color w:val="000000" w:themeColor="text1"/>
                  <w:sz w:val="36"/>
                  <w:szCs w:val="44"/>
                </w:rPr>
                <w:delText>嘉兴易声电子科技有限公司</w:delText>
              </w:r>
            </w:del>
          </w:p>
          <w:p w14:paraId="6DE1735F" w14:textId="0AA6D115" w:rsidR="00BE29DB" w:rsidRPr="00BB02AD" w:rsidDel="00DD0FFD" w:rsidRDefault="00BE29DB" w:rsidP="00703977">
            <w:pPr>
              <w:spacing w:line="0" w:lineRule="atLeast"/>
              <w:jc w:val="left"/>
              <w:rPr>
                <w:del w:id="6" w:author="Microsoft Office User" w:date="2023-06-07T11:14:00Z"/>
                <w:rFonts w:ascii="Arial" w:eastAsia="黑体" w:hAnsi="Arial" w:cs="Arial"/>
                <w:color w:val="000000" w:themeColor="text1"/>
                <w:sz w:val="21"/>
                <w:szCs w:val="44"/>
              </w:rPr>
            </w:pPr>
            <w:del w:id="7" w:author="Microsoft Office User" w:date="2023-06-07T11:14:00Z">
              <w:r w:rsidRPr="00BB02AD" w:rsidDel="00DD0FFD">
                <w:rPr>
                  <w:rFonts w:ascii="Arial" w:eastAsia="黑体" w:hAnsi="Arial" w:cs="Arial" w:hint="eastAsia"/>
                  <w:color w:val="000000" w:themeColor="text1"/>
                  <w:sz w:val="21"/>
                  <w:szCs w:val="44"/>
                </w:rPr>
                <w:delText>Jia</w:delText>
              </w:r>
              <w:r w:rsidRPr="00BB02AD" w:rsidDel="00DD0FFD">
                <w:rPr>
                  <w:rFonts w:ascii="Arial" w:eastAsia="黑体" w:hAnsi="Arial" w:cs="Arial"/>
                  <w:color w:val="000000" w:themeColor="text1"/>
                  <w:sz w:val="21"/>
                  <w:szCs w:val="44"/>
                </w:rPr>
                <w:delText>x</w:delText>
              </w:r>
              <w:r w:rsidRPr="00BB02AD" w:rsidDel="00DD0FFD">
                <w:rPr>
                  <w:rFonts w:ascii="Arial" w:eastAsia="黑体" w:hAnsi="Arial" w:cs="Arial" w:hint="eastAsia"/>
                  <w:color w:val="000000" w:themeColor="text1"/>
                  <w:sz w:val="21"/>
                  <w:szCs w:val="44"/>
                </w:rPr>
                <w:delText>ing Esonar Electronic Technology C</w:delText>
              </w:r>
              <w:r w:rsidR="007B12E1" w:rsidRPr="00BB02AD" w:rsidDel="00DD0FFD">
                <w:rPr>
                  <w:rFonts w:ascii="Arial" w:eastAsia="黑体" w:hAnsi="Arial" w:cs="Arial"/>
                  <w:color w:val="000000" w:themeColor="text1"/>
                  <w:sz w:val="21"/>
                  <w:szCs w:val="44"/>
                </w:rPr>
                <w:delText>O</w:delText>
              </w:r>
              <w:r w:rsidRPr="00BB02AD" w:rsidDel="00DD0FFD">
                <w:rPr>
                  <w:rFonts w:ascii="Arial" w:eastAsia="黑体" w:hAnsi="Arial" w:cs="Arial" w:hint="eastAsia"/>
                  <w:color w:val="000000" w:themeColor="text1"/>
                  <w:sz w:val="21"/>
                  <w:szCs w:val="44"/>
                </w:rPr>
                <w:delText>.</w:delText>
              </w:r>
              <w:r w:rsidRPr="00BB02AD" w:rsidDel="00DD0FFD">
                <w:rPr>
                  <w:rFonts w:ascii="Arial" w:eastAsia="黑体" w:hAnsi="Arial" w:cs="Arial"/>
                  <w:color w:val="000000" w:themeColor="text1"/>
                  <w:sz w:val="21"/>
                  <w:szCs w:val="44"/>
                </w:rPr>
                <w:delText>,</w:delText>
              </w:r>
              <w:r w:rsidRPr="00BB02AD" w:rsidDel="00DD0FFD">
                <w:rPr>
                  <w:rFonts w:ascii="Arial" w:eastAsia="黑体" w:hAnsi="Arial" w:cs="Arial" w:hint="eastAsia"/>
                  <w:color w:val="000000" w:themeColor="text1"/>
                  <w:sz w:val="21"/>
                  <w:szCs w:val="44"/>
                </w:rPr>
                <w:delText>LTD</w:delText>
              </w:r>
            </w:del>
          </w:p>
          <w:p w14:paraId="7D13E2AB" w14:textId="3CAFCBBA" w:rsidR="00BE29DB" w:rsidRPr="00BB02AD" w:rsidDel="00DD0FFD" w:rsidRDefault="00BE29DB" w:rsidP="00703977">
            <w:pPr>
              <w:spacing w:line="0" w:lineRule="atLeast"/>
              <w:jc w:val="left"/>
              <w:rPr>
                <w:del w:id="8" w:author="Microsoft Office User" w:date="2023-06-07T11:14:00Z"/>
                <w:rFonts w:ascii="Arial" w:eastAsia="黑体" w:hAnsi="Arial" w:cs="Arial"/>
                <w:color w:val="000000" w:themeColor="text1"/>
                <w:sz w:val="21"/>
                <w:szCs w:val="44"/>
              </w:rPr>
            </w:pPr>
          </w:p>
          <w:p w14:paraId="7EEBAE55" w14:textId="2F57763E" w:rsidR="00BE29DB" w:rsidRPr="00BB02AD" w:rsidDel="00DD0FFD" w:rsidRDefault="00BE29DB" w:rsidP="00BE29DB">
            <w:pPr>
              <w:spacing w:line="0" w:lineRule="atLeast"/>
              <w:rPr>
                <w:del w:id="9" w:author="Microsoft Office User" w:date="2023-06-07T11:14:00Z"/>
                <w:rFonts w:ascii="Arial" w:eastAsia="微软雅黑" w:hAnsi="Arial" w:cs="Arial"/>
                <w:color w:val="000000" w:themeColor="text1"/>
                <w:sz w:val="15"/>
              </w:rPr>
            </w:pPr>
            <w:del w:id="10" w:author="Microsoft Office User" w:date="2023-06-07T11:14:00Z">
              <w:r w:rsidRPr="00BB02AD" w:rsidDel="00DD0FFD">
                <w:rPr>
                  <w:rFonts w:ascii="Arial" w:eastAsia="微软雅黑" w:hAnsi="Arial" w:cs="Arial"/>
                  <w:color w:val="000000" w:themeColor="text1"/>
                  <w:sz w:val="15"/>
                </w:rPr>
                <w:delText>地址：浙江嘉兴南湖区昌盛南路</w:delText>
              </w:r>
              <w:r w:rsidRPr="00BB02AD" w:rsidDel="00DD0FFD">
                <w:rPr>
                  <w:rFonts w:ascii="Arial" w:eastAsia="微软雅黑" w:hAnsi="Arial" w:cs="Arial"/>
                  <w:color w:val="000000" w:themeColor="text1"/>
                  <w:sz w:val="15"/>
                </w:rPr>
                <w:delText>36</w:delText>
              </w:r>
              <w:r w:rsidRPr="00BB02AD" w:rsidDel="00DD0FFD">
                <w:rPr>
                  <w:rFonts w:ascii="Arial" w:eastAsia="微软雅黑" w:hAnsi="Arial" w:cs="Arial"/>
                  <w:color w:val="000000" w:themeColor="text1"/>
                  <w:sz w:val="15"/>
                </w:rPr>
                <w:delText>号智慧产业园</w:delText>
              </w:r>
              <w:r w:rsidR="00EE57DE" w:rsidDel="00DD0FFD">
                <w:rPr>
                  <w:rFonts w:ascii="Arial" w:eastAsia="微软雅黑" w:hAnsi="Arial" w:cs="Arial" w:hint="eastAsia"/>
                  <w:color w:val="000000" w:themeColor="text1"/>
                  <w:sz w:val="15"/>
                </w:rPr>
                <w:delText>11</w:delText>
              </w:r>
              <w:r w:rsidR="00EE57DE" w:rsidDel="00DD0FFD">
                <w:rPr>
                  <w:rFonts w:ascii="Arial" w:eastAsia="微软雅黑" w:hAnsi="Arial" w:cs="Arial" w:hint="eastAsia"/>
                  <w:color w:val="000000" w:themeColor="text1"/>
                  <w:sz w:val="15"/>
                </w:rPr>
                <w:delText>号楼</w:delText>
              </w:r>
              <w:r w:rsidR="00EE57DE" w:rsidDel="00DD0FFD">
                <w:rPr>
                  <w:rFonts w:ascii="Arial" w:eastAsia="微软雅黑" w:hAnsi="Arial" w:cs="Arial" w:hint="eastAsia"/>
                  <w:color w:val="000000" w:themeColor="text1"/>
                  <w:sz w:val="15"/>
                </w:rPr>
                <w:delText>701</w:delText>
              </w:r>
              <w:r w:rsidR="00EE57DE" w:rsidDel="00DD0FFD">
                <w:rPr>
                  <w:rFonts w:ascii="Arial" w:eastAsia="微软雅黑" w:hAnsi="Arial" w:cs="Arial" w:hint="eastAsia"/>
                  <w:color w:val="000000" w:themeColor="text1"/>
                  <w:sz w:val="15"/>
                </w:rPr>
                <w:delText>室</w:delText>
              </w:r>
            </w:del>
          </w:p>
          <w:p w14:paraId="328BE898" w14:textId="1ED8185E" w:rsidR="00BE29DB" w:rsidRPr="00BB02AD" w:rsidDel="00DD0FFD" w:rsidRDefault="00BE29DB" w:rsidP="00BE29DB">
            <w:pPr>
              <w:spacing w:line="0" w:lineRule="atLeast"/>
              <w:rPr>
                <w:del w:id="11" w:author="Microsoft Office User" w:date="2023-06-07T11:14:00Z"/>
                <w:rFonts w:ascii="Arial" w:eastAsia="微软雅黑" w:hAnsi="Arial" w:cs="Arial"/>
                <w:color w:val="000000" w:themeColor="text1"/>
                <w:sz w:val="15"/>
              </w:rPr>
            </w:pPr>
            <w:del w:id="12" w:author="Microsoft Office User" w:date="2023-06-07T11:14:00Z">
              <w:r w:rsidRPr="00BB02AD" w:rsidDel="00DD0FFD">
                <w:rPr>
                  <w:rFonts w:ascii="Arial" w:eastAsia="微软雅黑" w:hAnsi="Arial" w:cs="Arial"/>
                  <w:color w:val="000000" w:themeColor="text1"/>
                  <w:sz w:val="15"/>
                </w:rPr>
                <w:delText>电话：</w:delText>
              </w:r>
              <w:r w:rsidRPr="00BB02AD" w:rsidDel="00DD0FFD">
                <w:rPr>
                  <w:rFonts w:ascii="Arial" w:eastAsia="微软雅黑" w:hAnsi="Arial" w:cs="Arial"/>
                  <w:color w:val="000000" w:themeColor="text1"/>
                  <w:sz w:val="15"/>
                </w:rPr>
                <w:delText>0573-82</w:delText>
              </w:r>
              <w:r w:rsidR="00BB51D0" w:rsidDel="00DD0FFD">
                <w:rPr>
                  <w:rFonts w:ascii="Arial" w:eastAsia="微软雅黑" w:hAnsi="Arial" w:cs="Arial"/>
                  <w:color w:val="000000" w:themeColor="text1"/>
                  <w:sz w:val="15"/>
                </w:rPr>
                <w:delText>69</w:delText>
              </w:r>
              <w:r w:rsidRPr="00BB02AD" w:rsidDel="00DD0FFD">
                <w:rPr>
                  <w:rFonts w:ascii="Arial" w:eastAsia="微软雅黑" w:hAnsi="Arial" w:cs="Arial"/>
                  <w:color w:val="000000" w:themeColor="text1"/>
                  <w:sz w:val="15"/>
                </w:rPr>
                <w:delText xml:space="preserve"> 7793</w:delText>
              </w:r>
              <w:r w:rsidRPr="00BB02AD" w:rsidDel="00DD0FFD">
                <w:rPr>
                  <w:rFonts w:ascii="Arial" w:eastAsia="微软雅黑" w:hAnsi="Arial" w:cs="Arial"/>
                  <w:color w:val="000000" w:themeColor="text1"/>
                  <w:sz w:val="15"/>
                </w:rPr>
                <w:tab/>
              </w:r>
              <w:r w:rsidRPr="00BB02AD" w:rsidDel="00DD0FFD">
                <w:rPr>
                  <w:rFonts w:ascii="Arial" w:eastAsia="微软雅黑" w:hAnsi="Arial" w:cs="Arial"/>
                  <w:color w:val="000000" w:themeColor="text1"/>
                  <w:sz w:val="15"/>
                </w:rPr>
                <w:tab/>
              </w:r>
              <w:r w:rsidRPr="00BB02AD" w:rsidDel="00DD0FFD">
                <w:rPr>
                  <w:rFonts w:ascii="Arial" w:eastAsia="微软雅黑" w:hAnsi="Arial" w:cs="Arial"/>
                  <w:color w:val="000000" w:themeColor="text1"/>
                  <w:sz w:val="15"/>
                </w:rPr>
                <w:tab/>
              </w:r>
              <w:r w:rsidRPr="00BB02AD" w:rsidDel="00DD0FFD">
                <w:rPr>
                  <w:rFonts w:ascii="Arial" w:eastAsia="微软雅黑" w:hAnsi="Arial" w:cs="Arial"/>
                  <w:color w:val="000000" w:themeColor="text1"/>
                  <w:sz w:val="15"/>
                </w:rPr>
                <w:delText>传真：</w:delText>
              </w:r>
              <w:r w:rsidRPr="00BB02AD" w:rsidDel="00DD0FFD">
                <w:rPr>
                  <w:rFonts w:ascii="Arial" w:eastAsia="微软雅黑" w:hAnsi="Arial" w:cs="Arial"/>
                  <w:color w:val="000000" w:themeColor="text1"/>
                  <w:sz w:val="15"/>
                </w:rPr>
                <w:delText>0573-82</w:delText>
              </w:r>
              <w:r w:rsidR="00BB51D0" w:rsidDel="00DD0FFD">
                <w:rPr>
                  <w:rFonts w:ascii="Arial" w:eastAsia="微软雅黑" w:hAnsi="Arial" w:cs="Arial"/>
                  <w:color w:val="000000" w:themeColor="text1"/>
                  <w:sz w:val="15"/>
                </w:rPr>
                <w:delText>69</w:delText>
              </w:r>
              <w:r w:rsidRPr="00BB02AD" w:rsidDel="00DD0FFD">
                <w:rPr>
                  <w:rFonts w:ascii="Arial" w:eastAsia="微软雅黑" w:hAnsi="Arial" w:cs="Arial"/>
                  <w:color w:val="000000" w:themeColor="text1"/>
                  <w:sz w:val="15"/>
                </w:rPr>
                <w:delText xml:space="preserve"> 8717</w:delText>
              </w:r>
            </w:del>
          </w:p>
          <w:p w14:paraId="3C66D07B" w14:textId="163FAC8C" w:rsidR="00BE29DB" w:rsidRPr="00BB02AD" w:rsidDel="00DD0FFD" w:rsidRDefault="00BE29DB" w:rsidP="00BE29DB">
            <w:pPr>
              <w:spacing w:line="0" w:lineRule="atLeast"/>
              <w:jc w:val="left"/>
              <w:rPr>
                <w:del w:id="13" w:author="Microsoft Office User" w:date="2023-06-07T11:14:00Z"/>
                <w:rFonts w:ascii="Arial" w:eastAsia="黑体" w:hAnsi="Arial" w:cs="Arial"/>
                <w:color w:val="000000" w:themeColor="text1"/>
                <w:sz w:val="21"/>
                <w:szCs w:val="44"/>
              </w:rPr>
            </w:pPr>
            <w:del w:id="14" w:author="Microsoft Office User" w:date="2023-06-07T11:14:00Z">
              <w:r w:rsidRPr="00BB02AD" w:rsidDel="00DD0FFD">
                <w:rPr>
                  <w:rFonts w:ascii="Arial" w:eastAsia="微软雅黑" w:hAnsi="Arial" w:cs="Arial"/>
                  <w:color w:val="000000" w:themeColor="text1"/>
                  <w:sz w:val="15"/>
                </w:rPr>
                <w:delText>邮箱：</w:delText>
              </w:r>
              <w:r w:rsidRPr="00BB02AD" w:rsidDel="00DD0FFD">
                <w:rPr>
                  <w:rFonts w:ascii="Arial" w:eastAsia="微软雅黑" w:hAnsi="Arial" w:cs="Arial" w:hint="eastAsia"/>
                  <w:color w:val="000000" w:themeColor="text1"/>
                  <w:sz w:val="15"/>
                </w:rPr>
                <w:delText>jxesonar@163.com</w:delText>
              </w:r>
              <w:r w:rsidRPr="00BB02AD" w:rsidDel="00DD0FFD">
                <w:rPr>
                  <w:rFonts w:ascii="Arial" w:eastAsia="微软雅黑" w:hAnsi="Arial" w:cs="Arial"/>
                  <w:color w:val="000000" w:themeColor="text1"/>
                  <w:sz w:val="15"/>
                </w:rPr>
                <w:tab/>
              </w:r>
              <w:r w:rsidRPr="00BB02AD" w:rsidDel="00DD0FFD">
                <w:rPr>
                  <w:rFonts w:ascii="Arial" w:eastAsia="微软雅黑" w:hAnsi="Arial" w:cs="Arial"/>
                  <w:color w:val="000000" w:themeColor="text1"/>
                  <w:sz w:val="15"/>
                </w:rPr>
                <w:tab/>
              </w:r>
              <w:r w:rsidRPr="00BB02AD" w:rsidDel="00DD0FFD">
                <w:rPr>
                  <w:rFonts w:ascii="Arial" w:eastAsia="微软雅黑" w:hAnsi="Arial" w:cs="Arial"/>
                  <w:color w:val="000000" w:themeColor="text1"/>
                  <w:sz w:val="15"/>
                </w:rPr>
                <w:delText>网址：</w:delText>
              </w:r>
              <w:r w:rsidRPr="00BB02AD" w:rsidDel="00DD0FFD">
                <w:rPr>
                  <w:rFonts w:ascii="Arial" w:eastAsia="微软雅黑" w:hAnsi="Arial" w:cs="Arial"/>
                  <w:color w:val="000000" w:themeColor="text1"/>
                  <w:sz w:val="15"/>
                </w:rPr>
                <w:delText>www.</w:delText>
              </w:r>
              <w:r w:rsidR="0089408B" w:rsidDel="00DD0FFD">
                <w:rPr>
                  <w:rFonts w:ascii="Arial" w:eastAsia="微软雅黑" w:hAnsi="Arial" w:cs="Arial"/>
                  <w:color w:val="000000" w:themeColor="text1"/>
                  <w:sz w:val="15"/>
                </w:rPr>
                <w:delText>jxesonar.com</w:delText>
              </w:r>
            </w:del>
          </w:p>
        </w:tc>
        <w:tc>
          <w:tcPr>
            <w:tcW w:w="2771" w:type="dxa"/>
            <w:vAlign w:val="center"/>
          </w:tcPr>
          <w:p w14:paraId="4F58E08A" w14:textId="0CA08A5C" w:rsidR="00BE29DB" w:rsidRPr="00BB02AD" w:rsidDel="00DD0FFD" w:rsidRDefault="00BE29DB" w:rsidP="00DE4851">
            <w:pPr>
              <w:jc w:val="right"/>
              <w:rPr>
                <w:del w:id="15" w:author="Microsoft Office User" w:date="2023-06-07T11:14:00Z"/>
                <w:rFonts w:ascii="Arial" w:eastAsia="黑体" w:hAnsi="Arial" w:cs="Arial"/>
                <w:color w:val="000000" w:themeColor="text1"/>
                <w:sz w:val="52"/>
                <w:szCs w:val="44"/>
              </w:rPr>
            </w:pPr>
            <w:del w:id="16" w:author="Microsoft Office User" w:date="2023-06-07T11:14:00Z">
              <w:r w:rsidRPr="00BB02AD" w:rsidDel="00DD0FFD">
                <w:rPr>
                  <w:rFonts w:ascii="Arial" w:hAnsi="Arial" w:cs="Arial" w:hint="eastAsia"/>
                  <w:noProof/>
                  <w:color w:val="000000" w:themeColor="text1"/>
                  <w:sz w:val="18"/>
                </w:rPr>
                <w:delText>文件标识：</w:delText>
              </w:r>
              <w:r w:rsidR="003A0AD1" w:rsidDel="00DD0FFD">
                <w:rPr>
                  <w:rFonts w:ascii="Arial" w:hAnsi="Arial" w:cs="Arial" w:hint="eastAsia"/>
                  <w:noProof/>
                  <w:color w:val="000000" w:themeColor="text1"/>
                  <w:sz w:val="18"/>
                </w:rPr>
                <w:delText>20</w:delText>
              </w:r>
              <w:r w:rsidR="00EE57DE" w:rsidDel="00DD0FFD">
                <w:rPr>
                  <w:rFonts w:ascii="Arial" w:hAnsi="Arial" w:cs="Arial" w:hint="eastAsia"/>
                  <w:noProof/>
                  <w:color w:val="000000" w:themeColor="text1"/>
                  <w:sz w:val="18"/>
                </w:rPr>
                <w:delText>2</w:delText>
              </w:r>
              <w:r w:rsidR="008307B9" w:rsidDel="00DD0FFD">
                <w:rPr>
                  <w:rFonts w:ascii="Arial" w:hAnsi="Arial" w:cs="Arial"/>
                  <w:noProof/>
                  <w:color w:val="000000" w:themeColor="text1"/>
                  <w:sz w:val="18"/>
                </w:rPr>
                <w:delText>3</w:delText>
              </w:r>
              <w:r w:rsidR="0089408B" w:rsidDel="00DD0FFD">
                <w:rPr>
                  <w:rFonts w:ascii="Arial" w:hAnsi="Arial" w:cs="Arial"/>
                  <w:noProof/>
                  <w:color w:val="000000" w:themeColor="text1"/>
                  <w:sz w:val="18"/>
                </w:rPr>
                <w:delText>H0</w:delText>
              </w:r>
              <w:r w:rsidR="00574304" w:rsidDel="00DD0FFD">
                <w:rPr>
                  <w:rFonts w:ascii="Arial" w:hAnsi="Arial" w:cs="Arial"/>
                  <w:noProof/>
                  <w:color w:val="000000" w:themeColor="text1"/>
                  <w:sz w:val="18"/>
                </w:rPr>
                <w:delText>2</w:delText>
              </w:r>
              <w:r w:rsidR="00EE57DE" w:rsidDel="00DD0FFD">
                <w:rPr>
                  <w:rFonts w:ascii="Arial" w:hAnsi="Arial" w:cs="Arial" w:hint="eastAsia"/>
                  <w:noProof/>
                  <w:color w:val="000000" w:themeColor="text1"/>
                  <w:sz w:val="18"/>
                </w:rPr>
                <w:delText>-</w:delText>
              </w:r>
              <w:r w:rsidR="00CD3C37" w:rsidRPr="00BB02AD" w:rsidDel="00DD0FFD">
                <w:rPr>
                  <w:rFonts w:ascii="Arial" w:hAnsi="Arial" w:cs="Arial"/>
                  <w:noProof/>
                  <w:color w:val="000000" w:themeColor="text1"/>
                  <w:sz w:val="18"/>
                </w:rPr>
                <w:delText>TXXY-</w:delText>
              </w:r>
              <w:r w:rsidR="008307B9" w:rsidDel="00DD0FFD">
                <w:rPr>
                  <w:rFonts w:ascii="Arial" w:hAnsi="Arial" w:cs="Arial"/>
                  <w:noProof/>
                  <w:color w:val="000000" w:themeColor="text1"/>
                  <w:sz w:val="18"/>
                </w:rPr>
                <w:delText>0.</w:delText>
              </w:r>
              <w:r w:rsidR="000D0709" w:rsidDel="00DD0FFD">
                <w:rPr>
                  <w:rFonts w:ascii="Arial" w:hAnsi="Arial" w:cs="Arial"/>
                  <w:noProof/>
                  <w:color w:val="000000" w:themeColor="text1"/>
                  <w:sz w:val="18"/>
                </w:rPr>
                <w:delText>3</w:delText>
              </w:r>
            </w:del>
          </w:p>
        </w:tc>
      </w:tr>
    </w:tbl>
    <w:p w14:paraId="7BD9BE62" w14:textId="77777777" w:rsidR="00C87891" w:rsidRPr="00BB02AD" w:rsidRDefault="00C87891" w:rsidP="00CF1F7D">
      <w:pPr>
        <w:spacing w:line="0" w:lineRule="atLeast"/>
        <w:rPr>
          <w:rFonts w:ascii="Arial" w:eastAsia="微软雅黑" w:hAnsi="Arial" w:cs="Arial"/>
          <w:color w:val="000000" w:themeColor="text1"/>
          <w:sz w:val="13"/>
          <w:szCs w:val="44"/>
        </w:rPr>
      </w:pPr>
      <w:bookmarkStart w:id="17" w:name="_Toc459538875"/>
      <w:bookmarkStart w:id="18" w:name="_Toc459542134"/>
    </w:p>
    <w:p w14:paraId="6B69ABE9" w14:textId="77777777" w:rsidR="004A1CC7" w:rsidRPr="00BB02AD" w:rsidRDefault="004A1CC7" w:rsidP="004A1CC7">
      <w:pPr>
        <w:rPr>
          <w:rFonts w:eastAsiaTheme="minorEastAsia"/>
          <w:color w:val="000000" w:themeColor="text1"/>
        </w:rPr>
        <w:sectPr w:rsidR="004A1CC7" w:rsidRPr="00BB02AD" w:rsidSect="00183A87">
          <w:headerReference w:type="default" r:id="rId9"/>
          <w:pgSz w:w="11906" w:h="16838"/>
          <w:pgMar w:top="1418" w:right="1418" w:bottom="1418" w:left="1871" w:header="851" w:footer="992" w:gutter="0"/>
          <w:cols w:space="425"/>
          <w:docGrid w:type="lines" w:linePitch="312"/>
        </w:sectPr>
      </w:pPr>
    </w:p>
    <w:p w14:paraId="4FF502A7" w14:textId="77777777" w:rsidR="00E25D4F" w:rsidRPr="00BB02AD" w:rsidRDefault="00E25D4F" w:rsidP="00E86B95">
      <w:pPr>
        <w:pStyle w:val="aa"/>
        <w:spacing w:after="120" w:line="360" w:lineRule="auto"/>
        <w:rPr>
          <w:rFonts w:ascii="Arial" w:eastAsia="黑体" w:hAnsi="Arial" w:cs="Arial"/>
          <w:b w:val="0"/>
          <w:color w:val="000000" w:themeColor="text1"/>
          <w:sz w:val="36"/>
        </w:rPr>
      </w:pPr>
    </w:p>
    <w:p w14:paraId="0573A7FF" w14:textId="77777777" w:rsidR="00C87891" w:rsidRPr="00BB02AD" w:rsidRDefault="00C87891" w:rsidP="00C87891">
      <w:pPr>
        <w:jc w:val="center"/>
        <w:rPr>
          <w:rFonts w:ascii="Arial" w:eastAsia="黑体" w:hAnsi="Arial" w:cs="Arial"/>
          <w:color w:val="000000" w:themeColor="text1"/>
          <w:sz w:val="44"/>
          <w:szCs w:val="44"/>
        </w:rPr>
      </w:pPr>
      <w:r w:rsidRPr="00BB02AD">
        <w:rPr>
          <w:rFonts w:ascii="Arial" w:eastAsia="黑体" w:hAnsi="Arial" w:cs="Arial" w:hint="eastAsia"/>
          <w:color w:val="000000" w:themeColor="text1"/>
          <w:sz w:val="44"/>
          <w:szCs w:val="44"/>
        </w:rPr>
        <w:t>签署页</w:t>
      </w:r>
    </w:p>
    <w:p w14:paraId="4100A79F" w14:textId="77777777" w:rsidR="00C87891" w:rsidRPr="00BB02AD" w:rsidRDefault="00C87891" w:rsidP="00C87891">
      <w:pPr>
        <w:jc w:val="center"/>
        <w:rPr>
          <w:rFonts w:ascii="Arial" w:eastAsia="黑体" w:hAnsi="Arial" w:cs="Arial"/>
          <w:color w:val="000000" w:themeColor="text1"/>
          <w:sz w:val="44"/>
          <w:szCs w:val="44"/>
        </w:rPr>
      </w:pPr>
    </w:p>
    <w:p w14:paraId="512B4B43" w14:textId="77777777" w:rsidR="00C87891" w:rsidRPr="00BB02AD" w:rsidRDefault="00C87891" w:rsidP="00C87891">
      <w:pPr>
        <w:jc w:val="center"/>
        <w:rPr>
          <w:rFonts w:ascii="Arial" w:eastAsia="黑体" w:hAnsi="Arial" w:cs="Arial"/>
          <w:color w:val="000000" w:themeColor="text1"/>
          <w:sz w:val="44"/>
          <w:szCs w:val="44"/>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6627"/>
      </w:tblGrid>
      <w:tr w:rsidR="00C87891" w:rsidRPr="00BB02AD" w14:paraId="3D1C8284" w14:textId="77777777" w:rsidTr="00C87891">
        <w:trPr>
          <w:trHeight w:val="1418"/>
        </w:trPr>
        <w:tc>
          <w:tcPr>
            <w:tcW w:w="1980" w:type="dxa"/>
            <w:vAlign w:val="bottom"/>
          </w:tcPr>
          <w:p w14:paraId="04F334A4" w14:textId="77777777" w:rsidR="00C87891" w:rsidRPr="00BB02AD" w:rsidRDefault="00C25708" w:rsidP="00C87891">
            <w:pPr>
              <w:jc w:val="center"/>
              <w:rPr>
                <w:rFonts w:ascii="宋体" w:hAnsi="宋体"/>
                <w:color w:val="000000" w:themeColor="text1"/>
                <w:sz w:val="28"/>
                <w:szCs w:val="28"/>
              </w:rPr>
            </w:pPr>
            <w:r w:rsidRPr="00BB02AD">
              <w:rPr>
                <w:rFonts w:ascii="宋体" w:hAnsi="宋体" w:hint="eastAsia"/>
                <w:color w:val="000000" w:themeColor="text1"/>
                <w:sz w:val="28"/>
                <w:szCs w:val="28"/>
              </w:rPr>
              <w:t>编</w:t>
            </w:r>
            <w:r w:rsidR="00C87891" w:rsidRPr="00BB02AD">
              <w:rPr>
                <w:rFonts w:ascii="宋体" w:hAnsi="宋体" w:hint="eastAsia"/>
                <w:color w:val="000000" w:themeColor="text1"/>
                <w:sz w:val="28"/>
                <w:szCs w:val="28"/>
              </w:rPr>
              <w:t>制：</w:t>
            </w:r>
          </w:p>
        </w:tc>
        <w:tc>
          <w:tcPr>
            <w:tcW w:w="6627" w:type="dxa"/>
            <w:vAlign w:val="bottom"/>
          </w:tcPr>
          <w:p w14:paraId="01372F41" w14:textId="77777777" w:rsidR="00C87891" w:rsidRPr="00BB02AD" w:rsidRDefault="00C25708" w:rsidP="00C25708">
            <w:pPr>
              <w:rPr>
                <w:rFonts w:ascii="宋体" w:hAnsi="宋体"/>
                <w:color w:val="000000" w:themeColor="text1"/>
                <w:sz w:val="28"/>
                <w:szCs w:val="28"/>
              </w:rPr>
            </w:pPr>
            <w:r w:rsidRPr="00BB02AD">
              <w:rPr>
                <w:rFonts w:ascii="宋体" w:hAnsi="宋体" w:hint="eastAsia"/>
                <w:color w:val="000000" w:themeColor="text1"/>
                <w:sz w:val="28"/>
                <w:szCs w:val="28"/>
              </w:rPr>
              <w:t xml:space="preserve">                      日期：</w:t>
            </w:r>
          </w:p>
        </w:tc>
      </w:tr>
      <w:tr w:rsidR="00C87891" w:rsidRPr="00BB02AD" w14:paraId="7E580000" w14:textId="77777777" w:rsidTr="00C87891">
        <w:trPr>
          <w:trHeight w:val="1418"/>
        </w:trPr>
        <w:tc>
          <w:tcPr>
            <w:tcW w:w="1980" w:type="dxa"/>
            <w:vAlign w:val="bottom"/>
          </w:tcPr>
          <w:p w14:paraId="09C7DABF" w14:textId="77777777" w:rsidR="00C87891" w:rsidRPr="00BB02AD" w:rsidRDefault="00C87891" w:rsidP="00C87891">
            <w:pPr>
              <w:jc w:val="center"/>
              <w:rPr>
                <w:rFonts w:ascii="宋体" w:hAnsi="宋体"/>
                <w:color w:val="000000" w:themeColor="text1"/>
                <w:sz w:val="28"/>
                <w:szCs w:val="28"/>
              </w:rPr>
            </w:pPr>
            <w:r w:rsidRPr="00BB02AD">
              <w:rPr>
                <w:rFonts w:ascii="宋体" w:hAnsi="宋体" w:hint="eastAsia"/>
                <w:color w:val="000000" w:themeColor="text1"/>
                <w:sz w:val="28"/>
                <w:szCs w:val="28"/>
              </w:rPr>
              <w:t>审核：</w:t>
            </w:r>
          </w:p>
        </w:tc>
        <w:tc>
          <w:tcPr>
            <w:tcW w:w="6627" w:type="dxa"/>
            <w:vAlign w:val="bottom"/>
          </w:tcPr>
          <w:p w14:paraId="531F99B1" w14:textId="77777777" w:rsidR="00C87891" w:rsidRPr="00BB02AD" w:rsidRDefault="00C25708" w:rsidP="00C25708">
            <w:pPr>
              <w:rPr>
                <w:rFonts w:ascii="宋体" w:hAnsi="宋体"/>
                <w:color w:val="000000" w:themeColor="text1"/>
                <w:sz w:val="28"/>
                <w:szCs w:val="28"/>
              </w:rPr>
            </w:pPr>
            <w:r w:rsidRPr="00BB02AD">
              <w:rPr>
                <w:rFonts w:ascii="宋体" w:hAnsi="宋体" w:hint="eastAsia"/>
                <w:color w:val="000000" w:themeColor="text1"/>
                <w:sz w:val="28"/>
                <w:szCs w:val="28"/>
              </w:rPr>
              <w:t xml:space="preserve">                      日期：</w:t>
            </w:r>
          </w:p>
        </w:tc>
      </w:tr>
      <w:tr w:rsidR="00C87891" w:rsidRPr="00BB02AD" w14:paraId="20517294" w14:textId="77777777" w:rsidTr="00C87891">
        <w:trPr>
          <w:trHeight w:val="1418"/>
        </w:trPr>
        <w:tc>
          <w:tcPr>
            <w:tcW w:w="1980" w:type="dxa"/>
            <w:vAlign w:val="bottom"/>
          </w:tcPr>
          <w:p w14:paraId="11050500" w14:textId="77777777" w:rsidR="00C87891" w:rsidRPr="00BB02AD" w:rsidRDefault="00C87891" w:rsidP="00C87891">
            <w:pPr>
              <w:jc w:val="center"/>
              <w:rPr>
                <w:rFonts w:ascii="宋体" w:hAnsi="宋体"/>
                <w:color w:val="000000" w:themeColor="text1"/>
                <w:sz w:val="28"/>
                <w:szCs w:val="28"/>
              </w:rPr>
            </w:pPr>
            <w:r w:rsidRPr="00BB02AD">
              <w:rPr>
                <w:rFonts w:ascii="宋体" w:hAnsi="宋体" w:hint="eastAsia"/>
                <w:color w:val="000000" w:themeColor="text1"/>
                <w:sz w:val="28"/>
                <w:szCs w:val="28"/>
              </w:rPr>
              <w:t>批准：</w:t>
            </w:r>
          </w:p>
        </w:tc>
        <w:tc>
          <w:tcPr>
            <w:tcW w:w="6627" w:type="dxa"/>
            <w:vAlign w:val="bottom"/>
          </w:tcPr>
          <w:p w14:paraId="089D945D" w14:textId="77777777" w:rsidR="00C87891" w:rsidRPr="00BB02AD" w:rsidRDefault="00C25708" w:rsidP="00C25708">
            <w:pPr>
              <w:rPr>
                <w:rFonts w:ascii="宋体" w:hAnsi="宋体"/>
                <w:color w:val="000000" w:themeColor="text1"/>
                <w:sz w:val="28"/>
                <w:szCs w:val="28"/>
              </w:rPr>
            </w:pPr>
            <w:r w:rsidRPr="00BB02AD">
              <w:rPr>
                <w:rFonts w:ascii="宋体" w:hAnsi="宋体" w:hint="eastAsia"/>
                <w:color w:val="000000" w:themeColor="text1"/>
                <w:sz w:val="28"/>
                <w:szCs w:val="28"/>
              </w:rPr>
              <w:t xml:space="preserve">                      日期：</w:t>
            </w:r>
          </w:p>
        </w:tc>
      </w:tr>
    </w:tbl>
    <w:p w14:paraId="6FA5537B" w14:textId="77777777" w:rsidR="00C87891" w:rsidRPr="00BB02AD" w:rsidRDefault="00C87891" w:rsidP="00C87891">
      <w:pPr>
        <w:rPr>
          <w:rFonts w:eastAsiaTheme="minorEastAsia"/>
          <w:color w:val="000000" w:themeColor="text1"/>
        </w:rPr>
      </w:pPr>
    </w:p>
    <w:p w14:paraId="34808CF8" w14:textId="77777777" w:rsidR="00C87891" w:rsidRPr="00BB02AD" w:rsidRDefault="00C87891" w:rsidP="00C87891">
      <w:pPr>
        <w:rPr>
          <w:rFonts w:eastAsiaTheme="minorEastAsia"/>
          <w:color w:val="000000" w:themeColor="text1"/>
        </w:rPr>
      </w:pPr>
    </w:p>
    <w:p w14:paraId="42ACE687" w14:textId="77777777" w:rsidR="00C87891" w:rsidRPr="00BB02AD" w:rsidRDefault="00C87891" w:rsidP="00C87891">
      <w:pPr>
        <w:jc w:val="right"/>
        <w:rPr>
          <w:rFonts w:eastAsiaTheme="minorEastAsia"/>
          <w:color w:val="000000" w:themeColor="text1"/>
        </w:rPr>
      </w:pPr>
    </w:p>
    <w:p w14:paraId="7E149A1D" w14:textId="77777777" w:rsidR="00C87891" w:rsidRPr="00BB02AD" w:rsidRDefault="00C87891" w:rsidP="00C87891">
      <w:pPr>
        <w:rPr>
          <w:rFonts w:eastAsiaTheme="minorEastAsia"/>
          <w:color w:val="000000" w:themeColor="text1"/>
        </w:rPr>
        <w:sectPr w:rsidR="00C87891" w:rsidRPr="00BB02AD" w:rsidSect="00183A87">
          <w:pgSz w:w="11906" w:h="16838"/>
          <w:pgMar w:top="1418" w:right="1418" w:bottom="1418" w:left="1871" w:header="851" w:footer="992" w:gutter="0"/>
          <w:cols w:space="425"/>
          <w:docGrid w:type="lines" w:linePitch="312"/>
        </w:sectPr>
      </w:pPr>
    </w:p>
    <w:p w14:paraId="776938E7" w14:textId="77777777" w:rsidR="00E25D4F" w:rsidRPr="00BB02AD" w:rsidRDefault="00E25D4F" w:rsidP="00E25D4F">
      <w:pPr>
        <w:rPr>
          <w:rFonts w:eastAsiaTheme="minorEastAsia"/>
          <w:color w:val="000000" w:themeColor="text1"/>
        </w:rPr>
      </w:pPr>
    </w:p>
    <w:tbl>
      <w:tblPr>
        <w:tblStyle w:val="a4"/>
        <w:tblW w:w="0" w:type="auto"/>
        <w:tblLook w:val="04A0" w:firstRow="1" w:lastRow="0" w:firstColumn="1" w:lastColumn="0" w:noHBand="0" w:noVBand="1"/>
        <w:tblPrChange w:id="19" w:author="Microsoft Office User" w:date="2023-06-07T11:14:00Z">
          <w:tblPr>
            <w:tblStyle w:val="a4"/>
            <w:tblW w:w="0" w:type="auto"/>
            <w:tblLook w:val="04A0" w:firstRow="1" w:lastRow="0" w:firstColumn="1" w:lastColumn="0" w:noHBand="0" w:noVBand="1"/>
          </w:tblPr>
        </w:tblPrChange>
      </w:tblPr>
      <w:tblGrid>
        <w:gridCol w:w="700"/>
        <w:gridCol w:w="1118"/>
        <w:gridCol w:w="1768"/>
        <w:gridCol w:w="1685"/>
        <w:gridCol w:w="3562"/>
        <w:tblGridChange w:id="20">
          <w:tblGrid>
            <w:gridCol w:w="700"/>
            <w:gridCol w:w="1118"/>
            <w:gridCol w:w="1768"/>
            <w:gridCol w:w="1685"/>
            <w:gridCol w:w="3562"/>
          </w:tblGrid>
        </w:tblGridChange>
      </w:tblGrid>
      <w:tr w:rsidR="00034E43" w:rsidRPr="00BB02AD" w14:paraId="423D323C" w14:textId="77777777" w:rsidTr="00DD0FFD">
        <w:trPr>
          <w:trHeight w:val="255"/>
          <w:trPrChange w:id="21" w:author="Microsoft Office User" w:date="2023-06-07T11:14:00Z">
            <w:trPr>
              <w:trHeight w:val="255"/>
            </w:trPr>
          </w:trPrChange>
        </w:trPr>
        <w:tc>
          <w:tcPr>
            <w:tcW w:w="8833" w:type="dxa"/>
            <w:gridSpan w:val="5"/>
            <w:tcBorders>
              <w:top w:val="nil"/>
              <w:left w:val="nil"/>
              <w:bottom w:val="single" w:sz="4" w:space="0" w:color="auto"/>
              <w:right w:val="nil"/>
            </w:tcBorders>
            <w:shd w:val="clear" w:color="auto" w:fill="auto"/>
            <w:vAlign w:val="center"/>
            <w:tcPrChange w:id="22" w:author="Microsoft Office User" w:date="2023-06-07T11:14:00Z">
              <w:tcPr>
                <w:tcW w:w="8716" w:type="dxa"/>
                <w:gridSpan w:val="5"/>
                <w:tcBorders>
                  <w:top w:val="nil"/>
                  <w:left w:val="nil"/>
                  <w:bottom w:val="single" w:sz="4" w:space="0" w:color="auto"/>
                  <w:right w:val="nil"/>
                </w:tcBorders>
                <w:shd w:val="clear" w:color="auto" w:fill="auto"/>
                <w:vAlign w:val="center"/>
              </w:tcPr>
            </w:tcPrChange>
          </w:tcPr>
          <w:p w14:paraId="1AB8E530" w14:textId="77777777" w:rsidR="00E25D4F" w:rsidRPr="00BB02AD" w:rsidRDefault="00E25D4F" w:rsidP="00E25D4F">
            <w:pPr>
              <w:spacing w:line="600" w:lineRule="auto"/>
              <w:jc w:val="center"/>
              <w:rPr>
                <w:rFonts w:ascii="黑体" w:eastAsia="黑体" w:hAnsi="黑体" w:cs="Arial"/>
                <w:color w:val="000000" w:themeColor="text1"/>
                <w:sz w:val="44"/>
                <w:szCs w:val="44"/>
              </w:rPr>
            </w:pPr>
            <w:r w:rsidRPr="00BB02AD">
              <w:rPr>
                <w:rFonts w:ascii="黑体" w:eastAsia="黑体" w:hAnsi="黑体" w:cs="Arial" w:hint="eastAsia"/>
                <w:color w:val="000000" w:themeColor="text1"/>
                <w:sz w:val="44"/>
                <w:szCs w:val="44"/>
              </w:rPr>
              <w:t>版本历史</w:t>
            </w:r>
          </w:p>
        </w:tc>
      </w:tr>
      <w:tr w:rsidR="00034E43" w:rsidRPr="00BB02AD" w14:paraId="5CCE067B" w14:textId="77777777" w:rsidTr="00DD0FFD">
        <w:trPr>
          <w:trHeight w:val="255"/>
          <w:trPrChange w:id="23" w:author="Microsoft Office User" w:date="2023-06-07T11:14:00Z">
            <w:trPr>
              <w:trHeight w:val="255"/>
            </w:trPr>
          </w:trPrChange>
        </w:trPr>
        <w:tc>
          <w:tcPr>
            <w:tcW w:w="700" w:type="dxa"/>
            <w:tcBorders>
              <w:top w:val="single" w:sz="4" w:space="0" w:color="auto"/>
            </w:tcBorders>
            <w:shd w:val="clear" w:color="auto" w:fill="BFBFBF" w:themeFill="background1" w:themeFillShade="BF"/>
            <w:vAlign w:val="center"/>
            <w:tcPrChange w:id="24" w:author="Microsoft Office User" w:date="2023-06-07T11:14:00Z">
              <w:tcPr>
                <w:tcW w:w="704" w:type="dxa"/>
                <w:tcBorders>
                  <w:top w:val="single" w:sz="4" w:space="0" w:color="auto"/>
                </w:tcBorders>
                <w:shd w:val="clear" w:color="auto" w:fill="BFBFBF" w:themeFill="background1" w:themeFillShade="BF"/>
                <w:vAlign w:val="center"/>
              </w:tcPr>
            </w:tcPrChange>
          </w:tcPr>
          <w:p w14:paraId="40BD12CB" w14:textId="77777777" w:rsidR="00E25D4F" w:rsidRPr="00BB02AD" w:rsidRDefault="00E25D4F" w:rsidP="00392F79">
            <w:pPr>
              <w:jc w:val="center"/>
              <w:rPr>
                <w:rFonts w:ascii="Arial" w:hAnsi="Arial" w:cs="Arial"/>
                <w:b/>
                <w:color w:val="000000" w:themeColor="text1"/>
                <w:szCs w:val="24"/>
              </w:rPr>
            </w:pPr>
            <w:r w:rsidRPr="00BB02AD">
              <w:rPr>
                <w:rFonts w:ascii="Arial" w:hAnsi="Arial" w:cs="Arial" w:hint="eastAsia"/>
                <w:b/>
                <w:color w:val="000000" w:themeColor="text1"/>
                <w:szCs w:val="24"/>
              </w:rPr>
              <w:t>版本</w:t>
            </w:r>
          </w:p>
        </w:tc>
        <w:tc>
          <w:tcPr>
            <w:tcW w:w="1118" w:type="dxa"/>
            <w:tcBorders>
              <w:top w:val="single" w:sz="4" w:space="0" w:color="auto"/>
            </w:tcBorders>
            <w:shd w:val="clear" w:color="auto" w:fill="BFBFBF" w:themeFill="background1" w:themeFillShade="BF"/>
            <w:vAlign w:val="center"/>
            <w:tcPrChange w:id="25" w:author="Microsoft Office User" w:date="2023-06-07T11:14:00Z">
              <w:tcPr>
                <w:tcW w:w="1139" w:type="dxa"/>
                <w:tcBorders>
                  <w:top w:val="single" w:sz="4" w:space="0" w:color="auto"/>
                </w:tcBorders>
                <w:shd w:val="clear" w:color="auto" w:fill="BFBFBF" w:themeFill="background1" w:themeFillShade="BF"/>
                <w:vAlign w:val="center"/>
              </w:tcPr>
            </w:tcPrChange>
          </w:tcPr>
          <w:p w14:paraId="3086DE46" w14:textId="77777777" w:rsidR="00E25D4F" w:rsidRPr="00BB02AD" w:rsidRDefault="00E25D4F" w:rsidP="00392F79">
            <w:pPr>
              <w:jc w:val="center"/>
              <w:rPr>
                <w:rFonts w:ascii="Arial" w:hAnsi="Arial" w:cs="Arial"/>
                <w:b/>
                <w:color w:val="000000" w:themeColor="text1"/>
                <w:szCs w:val="24"/>
              </w:rPr>
            </w:pPr>
            <w:r w:rsidRPr="00BB02AD">
              <w:rPr>
                <w:rFonts w:ascii="Arial" w:hAnsi="Arial" w:cs="Arial" w:hint="eastAsia"/>
                <w:b/>
                <w:color w:val="000000" w:themeColor="text1"/>
                <w:szCs w:val="24"/>
              </w:rPr>
              <w:t>作者</w:t>
            </w:r>
          </w:p>
        </w:tc>
        <w:tc>
          <w:tcPr>
            <w:tcW w:w="1768" w:type="dxa"/>
            <w:tcBorders>
              <w:top w:val="single" w:sz="4" w:space="0" w:color="auto"/>
            </w:tcBorders>
            <w:shd w:val="clear" w:color="auto" w:fill="BFBFBF" w:themeFill="background1" w:themeFillShade="BF"/>
            <w:vAlign w:val="center"/>
            <w:tcPrChange w:id="26" w:author="Microsoft Office User" w:date="2023-06-07T11:14:00Z">
              <w:tcPr>
                <w:tcW w:w="1809" w:type="dxa"/>
                <w:tcBorders>
                  <w:top w:val="single" w:sz="4" w:space="0" w:color="auto"/>
                </w:tcBorders>
                <w:shd w:val="clear" w:color="auto" w:fill="BFBFBF" w:themeFill="background1" w:themeFillShade="BF"/>
                <w:vAlign w:val="center"/>
              </w:tcPr>
            </w:tcPrChange>
          </w:tcPr>
          <w:p w14:paraId="4109E5D1" w14:textId="77777777" w:rsidR="00E25D4F" w:rsidRPr="00BB02AD" w:rsidRDefault="00E25D4F" w:rsidP="00392F79">
            <w:pPr>
              <w:jc w:val="center"/>
              <w:rPr>
                <w:rFonts w:ascii="Arial" w:hAnsi="Arial" w:cs="Arial"/>
                <w:b/>
                <w:color w:val="000000" w:themeColor="text1"/>
                <w:szCs w:val="24"/>
              </w:rPr>
            </w:pPr>
            <w:r w:rsidRPr="00BB02AD">
              <w:rPr>
                <w:rFonts w:ascii="Arial" w:hAnsi="Arial" w:cs="Arial" w:hint="eastAsia"/>
                <w:b/>
                <w:color w:val="000000" w:themeColor="text1"/>
                <w:szCs w:val="24"/>
              </w:rPr>
              <w:t>参与人</w:t>
            </w:r>
          </w:p>
        </w:tc>
        <w:tc>
          <w:tcPr>
            <w:tcW w:w="1685" w:type="dxa"/>
            <w:tcBorders>
              <w:top w:val="single" w:sz="4" w:space="0" w:color="auto"/>
            </w:tcBorders>
            <w:shd w:val="clear" w:color="auto" w:fill="BFBFBF" w:themeFill="background1" w:themeFillShade="BF"/>
            <w:vAlign w:val="center"/>
            <w:tcPrChange w:id="27" w:author="Microsoft Office User" w:date="2023-06-07T11:14:00Z">
              <w:tcPr>
                <w:tcW w:w="1418" w:type="dxa"/>
                <w:tcBorders>
                  <w:top w:val="single" w:sz="4" w:space="0" w:color="auto"/>
                </w:tcBorders>
                <w:shd w:val="clear" w:color="auto" w:fill="BFBFBF" w:themeFill="background1" w:themeFillShade="BF"/>
                <w:vAlign w:val="center"/>
              </w:tcPr>
            </w:tcPrChange>
          </w:tcPr>
          <w:p w14:paraId="33C25A38" w14:textId="77777777" w:rsidR="00E25D4F" w:rsidRPr="00BB02AD" w:rsidRDefault="00E25D4F" w:rsidP="00392F79">
            <w:pPr>
              <w:jc w:val="center"/>
              <w:rPr>
                <w:rFonts w:ascii="Arial" w:hAnsi="Arial" w:cs="Arial"/>
                <w:b/>
                <w:color w:val="000000" w:themeColor="text1"/>
                <w:szCs w:val="24"/>
              </w:rPr>
            </w:pPr>
            <w:r w:rsidRPr="00BB02AD">
              <w:rPr>
                <w:rFonts w:ascii="Arial" w:hAnsi="Arial" w:cs="Arial" w:hint="eastAsia"/>
                <w:b/>
                <w:color w:val="000000" w:themeColor="text1"/>
                <w:szCs w:val="24"/>
              </w:rPr>
              <w:t>修改时间</w:t>
            </w:r>
          </w:p>
        </w:tc>
        <w:tc>
          <w:tcPr>
            <w:tcW w:w="3562" w:type="dxa"/>
            <w:tcBorders>
              <w:top w:val="single" w:sz="4" w:space="0" w:color="auto"/>
            </w:tcBorders>
            <w:shd w:val="clear" w:color="auto" w:fill="BFBFBF" w:themeFill="background1" w:themeFillShade="BF"/>
            <w:vAlign w:val="center"/>
            <w:tcPrChange w:id="28" w:author="Microsoft Office User" w:date="2023-06-07T11:14:00Z">
              <w:tcPr>
                <w:tcW w:w="3646" w:type="dxa"/>
                <w:tcBorders>
                  <w:top w:val="single" w:sz="4" w:space="0" w:color="auto"/>
                </w:tcBorders>
                <w:shd w:val="clear" w:color="auto" w:fill="BFBFBF" w:themeFill="background1" w:themeFillShade="BF"/>
                <w:vAlign w:val="center"/>
              </w:tcPr>
            </w:tcPrChange>
          </w:tcPr>
          <w:p w14:paraId="420BE146" w14:textId="77777777" w:rsidR="00E25D4F" w:rsidRPr="00BB02AD" w:rsidRDefault="00E25D4F" w:rsidP="00392F79">
            <w:pPr>
              <w:jc w:val="center"/>
              <w:rPr>
                <w:rFonts w:ascii="Arial" w:hAnsi="Arial" w:cs="Arial"/>
                <w:b/>
                <w:color w:val="000000" w:themeColor="text1"/>
                <w:szCs w:val="24"/>
              </w:rPr>
            </w:pPr>
            <w:r w:rsidRPr="00BB02AD">
              <w:rPr>
                <w:rFonts w:ascii="Arial" w:hAnsi="Arial" w:cs="Arial" w:hint="eastAsia"/>
                <w:b/>
                <w:color w:val="000000" w:themeColor="text1"/>
                <w:szCs w:val="24"/>
              </w:rPr>
              <w:t>修改内容</w:t>
            </w:r>
          </w:p>
        </w:tc>
      </w:tr>
      <w:tr w:rsidR="00034E43" w:rsidRPr="00BB02AD" w14:paraId="3959F691" w14:textId="77777777" w:rsidTr="00DD0FFD">
        <w:tc>
          <w:tcPr>
            <w:tcW w:w="700" w:type="dxa"/>
            <w:vAlign w:val="center"/>
            <w:tcPrChange w:id="29" w:author="Microsoft Office User" w:date="2023-06-07T11:14:00Z">
              <w:tcPr>
                <w:tcW w:w="704" w:type="dxa"/>
                <w:vAlign w:val="center"/>
              </w:tcPr>
            </w:tcPrChange>
          </w:tcPr>
          <w:p w14:paraId="66DB8488" w14:textId="77777777" w:rsidR="00E25D4F" w:rsidRPr="00BB02AD" w:rsidRDefault="00E25D4F" w:rsidP="00E913C4">
            <w:pPr>
              <w:spacing w:line="360" w:lineRule="auto"/>
              <w:jc w:val="center"/>
              <w:rPr>
                <w:rFonts w:ascii="Arial" w:hAnsi="Arial" w:cs="Arial"/>
                <w:color w:val="000000" w:themeColor="text1"/>
                <w:szCs w:val="24"/>
              </w:rPr>
            </w:pPr>
            <w:r w:rsidRPr="00BB02AD">
              <w:rPr>
                <w:rFonts w:ascii="Arial" w:hAnsi="Arial" w:cs="Arial" w:hint="eastAsia"/>
                <w:color w:val="000000" w:themeColor="text1"/>
                <w:szCs w:val="24"/>
              </w:rPr>
              <w:t>0.1</w:t>
            </w:r>
          </w:p>
        </w:tc>
        <w:tc>
          <w:tcPr>
            <w:tcW w:w="1118" w:type="dxa"/>
            <w:vAlign w:val="center"/>
            <w:tcPrChange w:id="30" w:author="Microsoft Office User" w:date="2023-06-07T11:14:00Z">
              <w:tcPr>
                <w:tcW w:w="1139" w:type="dxa"/>
                <w:vAlign w:val="center"/>
              </w:tcPr>
            </w:tcPrChange>
          </w:tcPr>
          <w:p w14:paraId="0E784C2C" w14:textId="77C7735D" w:rsidR="00E25D4F" w:rsidRPr="00BB02AD" w:rsidRDefault="00FD17F8" w:rsidP="00E913C4">
            <w:pPr>
              <w:spacing w:line="360" w:lineRule="auto"/>
              <w:jc w:val="center"/>
              <w:rPr>
                <w:rFonts w:ascii="Arial" w:hAnsi="Arial" w:cs="Arial"/>
                <w:color w:val="000000" w:themeColor="text1"/>
                <w:szCs w:val="24"/>
              </w:rPr>
            </w:pPr>
            <w:r>
              <w:rPr>
                <w:rFonts w:ascii="Arial" w:hAnsi="Arial" w:cs="Arial" w:hint="eastAsia"/>
                <w:color w:val="000000" w:themeColor="text1"/>
                <w:szCs w:val="24"/>
              </w:rPr>
              <w:t>尹彩玲</w:t>
            </w:r>
          </w:p>
        </w:tc>
        <w:tc>
          <w:tcPr>
            <w:tcW w:w="1768" w:type="dxa"/>
            <w:vAlign w:val="center"/>
            <w:tcPrChange w:id="31" w:author="Microsoft Office User" w:date="2023-06-07T11:14:00Z">
              <w:tcPr>
                <w:tcW w:w="1809" w:type="dxa"/>
                <w:vAlign w:val="center"/>
              </w:tcPr>
            </w:tcPrChange>
          </w:tcPr>
          <w:p w14:paraId="380EE3A4" w14:textId="77777777" w:rsidR="00E25D4F" w:rsidRPr="00BB02AD" w:rsidRDefault="00E25D4F" w:rsidP="00E913C4">
            <w:pPr>
              <w:spacing w:line="360" w:lineRule="auto"/>
              <w:jc w:val="center"/>
              <w:rPr>
                <w:rFonts w:ascii="Arial" w:hAnsi="Arial" w:cs="Arial"/>
                <w:color w:val="000000" w:themeColor="text1"/>
                <w:szCs w:val="24"/>
              </w:rPr>
            </w:pPr>
          </w:p>
        </w:tc>
        <w:tc>
          <w:tcPr>
            <w:tcW w:w="1685" w:type="dxa"/>
            <w:vAlign w:val="center"/>
            <w:tcPrChange w:id="32" w:author="Microsoft Office User" w:date="2023-06-07T11:14:00Z">
              <w:tcPr>
                <w:tcW w:w="1418" w:type="dxa"/>
                <w:vAlign w:val="center"/>
              </w:tcPr>
            </w:tcPrChange>
          </w:tcPr>
          <w:p w14:paraId="2E3FD223" w14:textId="5EE7157E" w:rsidR="00E25D4F" w:rsidRPr="00BB02AD" w:rsidRDefault="003A0AD1" w:rsidP="00EE57DE">
            <w:pPr>
              <w:spacing w:line="360" w:lineRule="auto"/>
              <w:jc w:val="center"/>
              <w:rPr>
                <w:rFonts w:ascii="Arial" w:hAnsi="Arial" w:cs="Arial"/>
                <w:color w:val="000000" w:themeColor="text1"/>
                <w:szCs w:val="24"/>
              </w:rPr>
            </w:pPr>
            <w:r>
              <w:rPr>
                <w:rFonts w:ascii="Arial" w:hAnsi="Arial" w:cs="Arial" w:hint="eastAsia"/>
                <w:color w:val="000000" w:themeColor="text1"/>
                <w:szCs w:val="24"/>
              </w:rPr>
              <w:t>20</w:t>
            </w:r>
            <w:r w:rsidR="00EE57DE">
              <w:rPr>
                <w:rFonts w:ascii="Arial" w:hAnsi="Arial" w:cs="Arial" w:hint="eastAsia"/>
                <w:color w:val="000000" w:themeColor="text1"/>
                <w:szCs w:val="24"/>
              </w:rPr>
              <w:t>2</w:t>
            </w:r>
            <w:r w:rsidR="008307B9">
              <w:rPr>
                <w:rFonts w:ascii="Arial" w:hAnsi="Arial" w:cs="Arial"/>
                <w:color w:val="000000" w:themeColor="text1"/>
                <w:szCs w:val="24"/>
              </w:rPr>
              <w:t>3</w:t>
            </w:r>
            <w:r>
              <w:rPr>
                <w:rFonts w:ascii="Arial" w:hAnsi="Arial" w:cs="Arial" w:hint="eastAsia"/>
                <w:color w:val="000000" w:themeColor="text1"/>
                <w:szCs w:val="24"/>
              </w:rPr>
              <w:t>.</w:t>
            </w:r>
            <w:del w:id="33" w:author="Microsoft Office User" w:date="2023-06-07T11:14:00Z">
              <w:r w:rsidR="008307B9" w:rsidDel="00DD0FFD">
                <w:rPr>
                  <w:rFonts w:ascii="Arial" w:hAnsi="Arial" w:cs="Arial"/>
                  <w:color w:val="000000" w:themeColor="text1"/>
                  <w:szCs w:val="24"/>
                </w:rPr>
                <w:delText>3</w:delText>
              </w:r>
            </w:del>
            <w:ins w:id="34" w:author="Microsoft Office User" w:date="2023-06-07T11:14:00Z">
              <w:r w:rsidR="00DD0FFD">
                <w:rPr>
                  <w:rFonts w:ascii="Arial" w:hAnsi="Arial" w:cs="Arial"/>
                  <w:color w:val="000000" w:themeColor="text1"/>
                  <w:szCs w:val="24"/>
                </w:rPr>
                <w:t>5</w:t>
              </w:r>
            </w:ins>
            <w:r w:rsidR="0095716A">
              <w:rPr>
                <w:rFonts w:ascii="Arial" w:hAnsi="Arial" w:cs="Arial" w:hint="eastAsia"/>
                <w:color w:val="000000" w:themeColor="text1"/>
                <w:szCs w:val="24"/>
              </w:rPr>
              <w:t>.</w:t>
            </w:r>
            <w:del w:id="35" w:author="Microsoft Office User" w:date="2023-06-07T11:14:00Z">
              <w:r w:rsidR="008307B9" w:rsidDel="00DD0FFD">
                <w:rPr>
                  <w:rFonts w:ascii="Arial" w:hAnsi="Arial" w:cs="Arial"/>
                  <w:color w:val="000000" w:themeColor="text1"/>
                  <w:szCs w:val="24"/>
                </w:rPr>
                <w:delText>31</w:delText>
              </w:r>
            </w:del>
            <w:ins w:id="36" w:author="Microsoft Office User" w:date="2023-06-07T11:14:00Z">
              <w:r w:rsidR="00DD0FFD">
                <w:rPr>
                  <w:rFonts w:ascii="Arial" w:hAnsi="Arial" w:cs="Arial"/>
                  <w:color w:val="000000" w:themeColor="text1"/>
                  <w:szCs w:val="24"/>
                </w:rPr>
                <w:t>26</w:t>
              </w:r>
            </w:ins>
          </w:p>
        </w:tc>
        <w:tc>
          <w:tcPr>
            <w:tcW w:w="3562" w:type="dxa"/>
            <w:vAlign w:val="center"/>
            <w:tcPrChange w:id="37" w:author="Microsoft Office User" w:date="2023-06-07T11:14:00Z">
              <w:tcPr>
                <w:tcW w:w="3646" w:type="dxa"/>
                <w:vAlign w:val="center"/>
              </w:tcPr>
            </w:tcPrChange>
          </w:tcPr>
          <w:p w14:paraId="616D4E19" w14:textId="77777777" w:rsidR="00E25D4F" w:rsidRPr="00BB02AD" w:rsidRDefault="00CD3C37" w:rsidP="00E913C4">
            <w:pPr>
              <w:spacing w:line="360" w:lineRule="auto"/>
              <w:jc w:val="center"/>
              <w:rPr>
                <w:rFonts w:ascii="Arial" w:hAnsi="Arial" w:cs="Arial"/>
                <w:color w:val="000000" w:themeColor="text1"/>
                <w:szCs w:val="24"/>
              </w:rPr>
            </w:pPr>
            <w:r w:rsidRPr="00BB02AD">
              <w:rPr>
                <w:rFonts w:ascii="Arial" w:hAnsi="Arial" w:cs="Arial" w:hint="eastAsia"/>
                <w:color w:val="000000" w:themeColor="text1"/>
                <w:szCs w:val="24"/>
              </w:rPr>
              <w:t>初稿</w:t>
            </w:r>
          </w:p>
        </w:tc>
      </w:tr>
      <w:tr w:rsidR="00713E48" w:rsidRPr="00BB02AD" w:rsidDel="00DD0FFD" w14:paraId="129BAD0D" w14:textId="3C440C5B" w:rsidTr="00DD0FFD">
        <w:trPr>
          <w:del w:id="38" w:author="Microsoft Office User" w:date="2023-06-07T11:14:00Z"/>
        </w:trPr>
        <w:tc>
          <w:tcPr>
            <w:tcW w:w="700" w:type="dxa"/>
            <w:vAlign w:val="center"/>
            <w:tcPrChange w:id="39" w:author="Microsoft Office User" w:date="2023-06-07T11:14:00Z">
              <w:tcPr>
                <w:tcW w:w="704" w:type="dxa"/>
                <w:vAlign w:val="center"/>
              </w:tcPr>
            </w:tcPrChange>
          </w:tcPr>
          <w:p w14:paraId="4B54D837" w14:textId="50279491" w:rsidR="00713E48" w:rsidRPr="00BB02AD" w:rsidDel="00DD0FFD" w:rsidRDefault="00713E48" w:rsidP="00713E48">
            <w:pPr>
              <w:spacing w:line="360" w:lineRule="auto"/>
              <w:jc w:val="center"/>
              <w:rPr>
                <w:del w:id="40" w:author="Microsoft Office User" w:date="2023-06-07T11:14:00Z"/>
                <w:rFonts w:ascii="Arial" w:hAnsi="Arial" w:cs="Arial"/>
                <w:color w:val="000000" w:themeColor="text1"/>
                <w:szCs w:val="24"/>
              </w:rPr>
            </w:pPr>
            <w:del w:id="41" w:author="Microsoft Office User" w:date="2023-06-07T11:14:00Z">
              <w:r w:rsidDel="00DD0FFD">
                <w:rPr>
                  <w:rFonts w:ascii="Arial" w:hAnsi="Arial" w:cs="Arial" w:hint="eastAsia"/>
                  <w:color w:val="000000" w:themeColor="text1"/>
                  <w:szCs w:val="24"/>
                </w:rPr>
                <w:delText>0</w:delText>
              </w:r>
              <w:r w:rsidDel="00DD0FFD">
                <w:rPr>
                  <w:rFonts w:ascii="Arial" w:hAnsi="Arial" w:cs="Arial"/>
                  <w:color w:val="000000" w:themeColor="text1"/>
                  <w:szCs w:val="24"/>
                </w:rPr>
                <w:delText>.2</w:delText>
              </w:r>
            </w:del>
          </w:p>
        </w:tc>
        <w:tc>
          <w:tcPr>
            <w:tcW w:w="1118" w:type="dxa"/>
            <w:vAlign w:val="center"/>
            <w:tcPrChange w:id="42" w:author="Microsoft Office User" w:date="2023-06-07T11:14:00Z">
              <w:tcPr>
                <w:tcW w:w="1139" w:type="dxa"/>
                <w:vAlign w:val="center"/>
              </w:tcPr>
            </w:tcPrChange>
          </w:tcPr>
          <w:p w14:paraId="10F79106" w14:textId="2AA6A125" w:rsidR="00713E48" w:rsidRPr="00BB02AD" w:rsidDel="00DD0FFD" w:rsidRDefault="00713E48" w:rsidP="00713E48">
            <w:pPr>
              <w:spacing w:line="360" w:lineRule="auto"/>
              <w:jc w:val="center"/>
              <w:rPr>
                <w:del w:id="43" w:author="Microsoft Office User" w:date="2023-06-07T11:14:00Z"/>
                <w:rFonts w:ascii="Arial" w:hAnsi="Arial" w:cs="Arial"/>
                <w:color w:val="000000" w:themeColor="text1"/>
                <w:szCs w:val="24"/>
              </w:rPr>
            </w:pPr>
            <w:del w:id="44" w:author="Microsoft Office User" w:date="2023-06-07T11:14:00Z">
              <w:r w:rsidDel="00DD0FFD">
                <w:rPr>
                  <w:rFonts w:ascii="Arial" w:hAnsi="Arial" w:cs="Arial" w:hint="eastAsia"/>
                  <w:color w:val="000000" w:themeColor="text1"/>
                  <w:szCs w:val="24"/>
                </w:rPr>
                <w:delText>尹彩玲</w:delText>
              </w:r>
            </w:del>
          </w:p>
        </w:tc>
        <w:tc>
          <w:tcPr>
            <w:tcW w:w="1768" w:type="dxa"/>
            <w:vAlign w:val="center"/>
            <w:tcPrChange w:id="45" w:author="Microsoft Office User" w:date="2023-06-07T11:14:00Z">
              <w:tcPr>
                <w:tcW w:w="1809" w:type="dxa"/>
                <w:vAlign w:val="center"/>
              </w:tcPr>
            </w:tcPrChange>
          </w:tcPr>
          <w:p w14:paraId="04833AE5" w14:textId="5580DDA2" w:rsidR="00713E48" w:rsidRPr="00BB02AD" w:rsidDel="00DD0FFD" w:rsidRDefault="00713E48" w:rsidP="00713E48">
            <w:pPr>
              <w:spacing w:line="360" w:lineRule="auto"/>
              <w:jc w:val="center"/>
              <w:rPr>
                <w:del w:id="46" w:author="Microsoft Office User" w:date="2023-06-07T11:14:00Z"/>
                <w:rFonts w:ascii="Arial" w:hAnsi="Arial" w:cs="Arial"/>
                <w:color w:val="000000" w:themeColor="text1"/>
                <w:szCs w:val="24"/>
              </w:rPr>
            </w:pPr>
          </w:p>
        </w:tc>
        <w:tc>
          <w:tcPr>
            <w:tcW w:w="1685" w:type="dxa"/>
            <w:vAlign w:val="center"/>
            <w:tcPrChange w:id="47" w:author="Microsoft Office User" w:date="2023-06-07T11:14:00Z">
              <w:tcPr>
                <w:tcW w:w="1418" w:type="dxa"/>
                <w:vAlign w:val="center"/>
              </w:tcPr>
            </w:tcPrChange>
          </w:tcPr>
          <w:p w14:paraId="39772102" w14:textId="218B1415" w:rsidR="00713E48" w:rsidRPr="00BB02AD" w:rsidDel="00DD0FFD" w:rsidRDefault="00713E48" w:rsidP="00713E48">
            <w:pPr>
              <w:spacing w:line="360" w:lineRule="auto"/>
              <w:jc w:val="center"/>
              <w:rPr>
                <w:del w:id="48" w:author="Microsoft Office User" w:date="2023-06-07T11:14:00Z"/>
                <w:rFonts w:ascii="Arial" w:hAnsi="Arial" w:cs="Arial"/>
                <w:color w:val="000000" w:themeColor="text1"/>
                <w:szCs w:val="24"/>
              </w:rPr>
            </w:pPr>
            <w:del w:id="49" w:author="Microsoft Office User" w:date="2023-06-07T11:14:00Z">
              <w:r w:rsidDel="00DD0FFD">
                <w:rPr>
                  <w:rFonts w:ascii="Arial" w:hAnsi="Arial" w:cs="Arial" w:hint="eastAsia"/>
                  <w:color w:val="000000" w:themeColor="text1"/>
                  <w:szCs w:val="24"/>
                </w:rPr>
                <w:delText>202</w:delText>
              </w:r>
              <w:r w:rsidDel="00DD0FFD">
                <w:rPr>
                  <w:rFonts w:ascii="Arial" w:hAnsi="Arial" w:cs="Arial"/>
                  <w:color w:val="000000" w:themeColor="text1"/>
                  <w:szCs w:val="24"/>
                </w:rPr>
                <w:delText>3</w:delText>
              </w:r>
              <w:r w:rsidDel="00DD0FFD">
                <w:rPr>
                  <w:rFonts w:ascii="Arial" w:hAnsi="Arial" w:cs="Arial" w:hint="eastAsia"/>
                  <w:color w:val="000000" w:themeColor="text1"/>
                  <w:szCs w:val="24"/>
                </w:rPr>
                <w:delText>.</w:delText>
              </w:r>
              <w:r w:rsidDel="00DD0FFD">
                <w:rPr>
                  <w:rFonts w:ascii="Arial" w:hAnsi="Arial" w:cs="Arial"/>
                  <w:color w:val="000000" w:themeColor="text1"/>
                  <w:szCs w:val="24"/>
                </w:rPr>
                <w:delText>5</w:delText>
              </w:r>
              <w:r w:rsidDel="00DD0FFD">
                <w:rPr>
                  <w:rFonts w:ascii="Arial" w:hAnsi="Arial" w:cs="Arial" w:hint="eastAsia"/>
                  <w:color w:val="000000" w:themeColor="text1"/>
                  <w:szCs w:val="24"/>
                </w:rPr>
                <w:delText>.</w:delText>
              </w:r>
              <w:r w:rsidDel="00DD0FFD">
                <w:rPr>
                  <w:rFonts w:ascii="Arial" w:hAnsi="Arial" w:cs="Arial"/>
                  <w:color w:val="000000" w:themeColor="text1"/>
                  <w:szCs w:val="24"/>
                </w:rPr>
                <w:delText>8</w:delText>
              </w:r>
            </w:del>
          </w:p>
        </w:tc>
        <w:tc>
          <w:tcPr>
            <w:tcW w:w="3562" w:type="dxa"/>
            <w:vAlign w:val="center"/>
            <w:tcPrChange w:id="50" w:author="Microsoft Office User" w:date="2023-06-07T11:14:00Z">
              <w:tcPr>
                <w:tcW w:w="3646" w:type="dxa"/>
                <w:vAlign w:val="center"/>
              </w:tcPr>
            </w:tcPrChange>
          </w:tcPr>
          <w:p w14:paraId="2A3A1DF3" w14:textId="6F8E2C3D" w:rsidR="00713E48" w:rsidRPr="00BB02AD" w:rsidDel="00DD0FFD" w:rsidRDefault="00713E48" w:rsidP="00713E48">
            <w:pPr>
              <w:spacing w:line="360" w:lineRule="auto"/>
              <w:jc w:val="center"/>
              <w:rPr>
                <w:del w:id="51" w:author="Microsoft Office User" w:date="2023-06-07T11:14:00Z"/>
                <w:rFonts w:ascii="Arial" w:hAnsi="Arial" w:cs="Arial"/>
                <w:color w:val="000000" w:themeColor="text1"/>
                <w:szCs w:val="24"/>
              </w:rPr>
            </w:pPr>
          </w:p>
        </w:tc>
      </w:tr>
      <w:tr w:rsidR="000D0709" w:rsidRPr="00BB02AD" w:rsidDel="00DD0FFD" w14:paraId="48E37E58" w14:textId="5D825376" w:rsidTr="00DD0FFD">
        <w:trPr>
          <w:del w:id="52" w:author="Microsoft Office User" w:date="2023-06-07T11:14:00Z"/>
        </w:trPr>
        <w:tc>
          <w:tcPr>
            <w:tcW w:w="700" w:type="dxa"/>
            <w:vAlign w:val="center"/>
            <w:tcPrChange w:id="53" w:author="Microsoft Office User" w:date="2023-06-07T11:14:00Z">
              <w:tcPr>
                <w:tcW w:w="704" w:type="dxa"/>
                <w:vAlign w:val="center"/>
              </w:tcPr>
            </w:tcPrChange>
          </w:tcPr>
          <w:p w14:paraId="794A80EB" w14:textId="54D9DF47" w:rsidR="000D0709" w:rsidRPr="003A0011" w:rsidDel="00DD0FFD" w:rsidRDefault="000D0709" w:rsidP="000D0709">
            <w:pPr>
              <w:spacing w:line="360" w:lineRule="auto"/>
              <w:jc w:val="center"/>
              <w:rPr>
                <w:del w:id="54" w:author="Microsoft Office User" w:date="2023-06-07T11:14:00Z"/>
                <w:rFonts w:ascii="Arial" w:hAnsi="Arial" w:cs="Arial"/>
                <w:color w:val="000000" w:themeColor="text1"/>
                <w:szCs w:val="24"/>
              </w:rPr>
            </w:pPr>
            <w:del w:id="55" w:author="Microsoft Office User" w:date="2023-06-07T11:14:00Z">
              <w:r w:rsidDel="00DD0FFD">
                <w:rPr>
                  <w:rFonts w:ascii="Arial" w:hAnsi="Arial" w:cs="Arial" w:hint="eastAsia"/>
                  <w:color w:val="000000" w:themeColor="text1"/>
                  <w:szCs w:val="24"/>
                </w:rPr>
                <w:delText>0</w:delText>
              </w:r>
              <w:r w:rsidDel="00DD0FFD">
                <w:rPr>
                  <w:rFonts w:ascii="Arial" w:hAnsi="Arial" w:cs="Arial"/>
                  <w:color w:val="000000" w:themeColor="text1"/>
                  <w:szCs w:val="24"/>
                </w:rPr>
                <w:delText>.3</w:delText>
              </w:r>
            </w:del>
          </w:p>
        </w:tc>
        <w:tc>
          <w:tcPr>
            <w:tcW w:w="1118" w:type="dxa"/>
            <w:vAlign w:val="center"/>
            <w:tcPrChange w:id="56" w:author="Microsoft Office User" w:date="2023-06-07T11:14:00Z">
              <w:tcPr>
                <w:tcW w:w="1139" w:type="dxa"/>
                <w:vAlign w:val="center"/>
              </w:tcPr>
            </w:tcPrChange>
          </w:tcPr>
          <w:p w14:paraId="3A40B63A" w14:textId="49C06F15" w:rsidR="000D0709" w:rsidRPr="00BB02AD" w:rsidDel="00DD0FFD" w:rsidRDefault="000D0709" w:rsidP="000D0709">
            <w:pPr>
              <w:spacing w:line="360" w:lineRule="auto"/>
              <w:jc w:val="center"/>
              <w:rPr>
                <w:del w:id="57" w:author="Microsoft Office User" w:date="2023-06-07T11:14:00Z"/>
                <w:rFonts w:ascii="Arial" w:hAnsi="Arial" w:cs="Arial"/>
                <w:color w:val="000000" w:themeColor="text1"/>
                <w:szCs w:val="24"/>
              </w:rPr>
            </w:pPr>
            <w:del w:id="58" w:author="Microsoft Office User" w:date="2023-06-07T11:14:00Z">
              <w:r w:rsidDel="00DD0FFD">
                <w:rPr>
                  <w:rFonts w:ascii="Arial" w:hAnsi="Arial" w:cs="Arial" w:hint="eastAsia"/>
                  <w:color w:val="000000" w:themeColor="text1"/>
                  <w:szCs w:val="24"/>
                </w:rPr>
                <w:delText>尹彩玲</w:delText>
              </w:r>
            </w:del>
          </w:p>
        </w:tc>
        <w:tc>
          <w:tcPr>
            <w:tcW w:w="1768" w:type="dxa"/>
            <w:vAlign w:val="center"/>
            <w:tcPrChange w:id="59" w:author="Microsoft Office User" w:date="2023-06-07T11:14:00Z">
              <w:tcPr>
                <w:tcW w:w="1809" w:type="dxa"/>
                <w:vAlign w:val="center"/>
              </w:tcPr>
            </w:tcPrChange>
          </w:tcPr>
          <w:p w14:paraId="5F9B967A" w14:textId="76725816" w:rsidR="000D0709" w:rsidRPr="00BB02AD" w:rsidDel="00DD0FFD" w:rsidRDefault="000D0709" w:rsidP="000D0709">
            <w:pPr>
              <w:spacing w:line="360" w:lineRule="auto"/>
              <w:jc w:val="center"/>
              <w:rPr>
                <w:del w:id="60" w:author="Microsoft Office User" w:date="2023-06-07T11:14:00Z"/>
                <w:rFonts w:ascii="Arial" w:hAnsi="Arial" w:cs="Arial"/>
                <w:color w:val="000000" w:themeColor="text1"/>
                <w:szCs w:val="24"/>
              </w:rPr>
            </w:pPr>
          </w:p>
        </w:tc>
        <w:tc>
          <w:tcPr>
            <w:tcW w:w="1685" w:type="dxa"/>
            <w:vAlign w:val="center"/>
            <w:tcPrChange w:id="61" w:author="Microsoft Office User" w:date="2023-06-07T11:14:00Z">
              <w:tcPr>
                <w:tcW w:w="1418" w:type="dxa"/>
                <w:vAlign w:val="center"/>
              </w:tcPr>
            </w:tcPrChange>
          </w:tcPr>
          <w:p w14:paraId="6EE8A421" w14:textId="1016C8AB" w:rsidR="000D0709" w:rsidRPr="00BB02AD" w:rsidDel="00DD0FFD" w:rsidRDefault="000D0709" w:rsidP="000D0709">
            <w:pPr>
              <w:spacing w:line="360" w:lineRule="auto"/>
              <w:jc w:val="center"/>
              <w:rPr>
                <w:del w:id="62" w:author="Microsoft Office User" w:date="2023-06-07T11:14:00Z"/>
                <w:rFonts w:ascii="Arial" w:hAnsi="Arial" w:cs="Arial"/>
                <w:color w:val="000000" w:themeColor="text1"/>
                <w:szCs w:val="24"/>
              </w:rPr>
            </w:pPr>
            <w:del w:id="63" w:author="Microsoft Office User" w:date="2023-06-07T11:14:00Z">
              <w:r w:rsidDel="00DD0FFD">
                <w:rPr>
                  <w:rFonts w:ascii="Arial" w:hAnsi="Arial" w:cs="Arial" w:hint="eastAsia"/>
                  <w:color w:val="000000" w:themeColor="text1"/>
                  <w:szCs w:val="24"/>
                </w:rPr>
                <w:delText>202</w:delText>
              </w:r>
              <w:r w:rsidDel="00DD0FFD">
                <w:rPr>
                  <w:rFonts w:ascii="Arial" w:hAnsi="Arial" w:cs="Arial"/>
                  <w:color w:val="000000" w:themeColor="text1"/>
                  <w:szCs w:val="24"/>
                </w:rPr>
                <w:delText>3</w:delText>
              </w:r>
              <w:r w:rsidDel="00DD0FFD">
                <w:rPr>
                  <w:rFonts w:ascii="Arial" w:hAnsi="Arial" w:cs="Arial" w:hint="eastAsia"/>
                  <w:color w:val="000000" w:themeColor="text1"/>
                  <w:szCs w:val="24"/>
                </w:rPr>
                <w:delText>.</w:delText>
              </w:r>
              <w:r w:rsidDel="00DD0FFD">
                <w:rPr>
                  <w:rFonts w:ascii="Arial" w:hAnsi="Arial" w:cs="Arial"/>
                  <w:color w:val="000000" w:themeColor="text1"/>
                  <w:szCs w:val="24"/>
                </w:rPr>
                <w:delText>5</w:delText>
              </w:r>
              <w:r w:rsidDel="00DD0FFD">
                <w:rPr>
                  <w:rFonts w:ascii="Arial" w:hAnsi="Arial" w:cs="Arial" w:hint="eastAsia"/>
                  <w:color w:val="000000" w:themeColor="text1"/>
                  <w:szCs w:val="24"/>
                </w:rPr>
                <w:delText>.</w:delText>
              </w:r>
              <w:r w:rsidDel="00DD0FFD">
                <w:rPr>
                  <w:rFonts w:ascii="Arial" w:hAnsi="Arial" w:cs="Arial"/>
                  <w:color w:val="000000" w:themeColor="text1"/>
                  <w:szCs w:val="24"/>
                </w:rPr>
                <w:delText>2</w:delText>
              </w:r>
              <w:r w:rsidR="007E0BC9" w:rsidDel="00DD0FFD">
                <w:rPr>
                  <w:rFonts w:ascii="Arial" w:hAnsi="Arial" w:cs="Arial"/>
                  <w:color w:val="000000" w:themeColor="text1"/>
                  <w:szCs w:val="24"/>
                </w:rPr>
                <w:delText>6</w:delText>
              </w:r>
            </w:del>
          </w:p>
        </w:tc>
        <w:tc>
          <w:tcPr>
            <w:tcW w:w="3562" w:type="dxa"/>
            <w:vAlign w:val="center"/>
            <w:tcPrChange w:id="64" w:author="Microsoft Office User" w:date="2023-06-07T11:14:00Z">
              <w:tcPr>
                <w:tcW w:w="3646" w:type="dxa"/>
                <w:vAlign w:val="center"/>
              </w:tcPr>
            </w:tcPrChange>
          </w:tcPr>
          <w:p w14:paraId="684A5352" w14:textId="61BFD0A5" w:rsidR="00C548AF" w:rsidDel="00DD0FFD" w:rsidRDefault="00C548AF" w:rsidP="00C548AF">
            <w:pPr>
              <w:spacing w:line="360" w:lineRule="auto"/>
              <w:jc w:val="left"/>
              <w:rPr>
                <w:del w:id="65" w:author="Microsoft Office User" w:date="2023-06-07T11:14:00Z"/>
                <w:rFonts w:ascii="Arial" w:hAnsi="Arial" w:cs="Arial"/>
                <w:color w:val="000000" w:themeColor="text1"/>
                <w:szCs w:val="24"/>
              </w:rPr>
            </w:pPr>
            <w:del w:id="66" w:author="Microsoft Office User" w:date="2023-06-07T11:14:00Z">
              <w:r w:rsidDel="00DD0FFD">
                <w:rPr>
                  <w:rFonts w:ascii="Arial" w:hAnsi="Arial" w:cs="Arial" w:hint="eastAsia"/>
                  <w:color w:val="000000" w:themeColor="text1"/>
                  <w:szCs w:val="24"/>
                </w:rPr>
                <w:delText>（</w:delText>
              </w:r>
              <w:r w:rsidDel="00DD0FFD">
                <w:rPr>
                  <w:rFonts w:ascii="Arial" w:hAnsi="Arial" w:cs="Arial" w:hint="eastAsia"/>
                  <w:color w:val="000000" w:themeColor="text1"/>
                  <w:szCs w:val="24"/>
                </w:rPr>
                <w:delText>1</w:delText>
              </w:r>
              <w:r w:rsidDel="00DD0FFD">
                <w:rPr>
                  <w:rFonts w:ascii="Arial" w:hAnsi="Arial" w:cs="Arial" w:hint="eastAsia"/>
                  <w:color w:val="000000" w:themeColor="text1"/>
                  <w:szCs w:val="24"/>
                </w:rPr>
                <w:delText>）修改显控软件与甲板单元</w:delText>
              </w:r>
              <w:r w:rsidDel="00DD0FFD">
                <w:rPr>
                  <w:rFonts w:ascii="Arial" w:hAnsi="Arial" w:cs="Arial" w:hint="eastAsia"/>
                  <w:color w:val="000000" w:themeColor="text1"/>
                  <w:szCs w:val="24"/>
                </w:rPr>
                <w:delText>F</w:delText>
              </w:r>
              <w:r w:rsidDel="00DD0FFD">
                <w:rPr>
                  <w:rFonts w:ascii="Arial" w:hAnsi="Arial" w:cs="Arial"/>
                  <w:color w:val="000000" w:themeColor="text1"/>
                  <w:szCs w:val="24"/>
                </w:rPr>
                <w:delText>PGA</w:delText>
              </w:r>
              <w:r w:rsidDel="00DD0FFD">
                <w:rPr>
                  <w:rFonts w:ascii="Arial" w:hAnsi="Arial" w:cs="Arial" w:hint="eastAsia"/>
                  <w:color w:val="000000" w:themeColor="text1"/>
                  <w:szCs w:val="24"/>
                </w:rPr>
                <w:delText>通信协议</w:delText>
              </w:r>
            </w:del>
          </w:p>
          <w:p w14:paraId="6DED6FB6" w14:textId="2B224A1F" w:rsidR="000D0709" w:rsidRPr="00BB02AD" w:rsidDel="00DD0FFD" w:rsidRDefault="00C548AF" w:rsidP="00C548AF">
            <w:pPr>
              <w:spacing w:line="360" w:lineRule="auto"/>
              <w:jc w:val="left"/>
              <w:rPr>
                <w:del w:id="67" w:author="Microsoft Office User" w:date="2023-06-07T11:14:00Z"/>
                <w:rFonts w:ascii="Arial" w:hAnsi="Arial" w:cs="Arial"/>
                <w:color w:val="000000" w:themeColor="text1"/>
                <w:szCs w:val="24"/>
              </w:rPr>
            </w:pPr>
            <w:del w:id="68" w:author="Microsoft Office User" w:date="2023-06-07T11:14:00Z">
              <w:r w:rsidDel="00DD0FFD">
                <w:rPr>
                  <w:rFonts w:ascii="Arial" w:hAnsi="Arial" w:cs="Arial" w:hint="eastAsia"/>
                  <w:color w:val="000000" w:themeColor="text1"/>
                  <w:szCs w:val="24"/>
                </w:rPr>
                <w:delText>（</w:delText>
              </w:r>
              <w:r w:rsidDel="00DD0FFD">
                <w:rPr>
                  <w:rFonts w:ascii="Arial" w:hAnsi="Arial" w:cs="Arial" w:hint="eastAsia"/>
                  <w:color w:val="000000" w:themeColor="text1"/>
                  <w:szCs w:val="24"/>
                </w:rPr>
                <w:delText>2</w:delText>
              </w:r>
              <w:r w:rsidDel="00DD0FFD">
                <w:rPr>
                  <w:rFonts w:ascii="Arial" w:hAnsi="Arial" w:cs="Arial" w:hint="eastAsia"/>
                  <w:color w:val="000000" w:themeColor="text1"/>
                  <w:szCs w:val="24"/>
                </w:rPr>
                <w:delText>）修改与潜标主控板相关协议</w:delText>
              </w:r>
            </w:del>
          </w:p>
        </w:tc>
      </w:tr>
      <w:tr w:rsidR="000D0709" w:rsidRPr="00BB02AD" w14:paraId="6971AC8E" w14:textId="77777777" w:rsidTr="00DD0FFD">
        <w:tc>
          <w:tcPr>
            <w:tcW w:w="700" w:type="dxa"/>
            <w:vAlign w:val="center"/>
            <w:tcPrChange w:id="69" w:author="Microsoft Office User" w:date="2023-06-07T11:14:00Z">
              <w:tcPr>
                <w:tcW w:w="704" w:type="dxa"/>
                <w:vAlign w:val="center"/>
              </w:tcPr>
            </w:tcPrChange>
          </w:tcPr>
          <w:p w14:paraId="5A72DF18" w14:textId="313C39EB" w:rsidR="000D0709" w:rsidRPr="00BB02AD" w:rsidRDefault="00133668" w:rsidP="000D0709">
            <w:pPr>
              <w:spacing w:line="360" w:lineRule="auto"/>
              <w:jc w:val="center"/>
              <w:rPr>
                <w:rFonts w:ascii="Arial" w:hAnsi="Arial" w:cs="Arial"/>
                <w:color w:val="000000" w:themeColor="text1"/>
                <w:szCs w:val="24"/>
              </w:rPr>
            </w:pPr>
            <w:ins w:id="70" w:author="Microsoft Office User" w:date="2023-06-07T13:18:00Z">
              <w:r>
                <w:rPr>
                  <w:rFonts w:ascii="Arial" w:hAnsi="Arial" w:cs="Arial" w:hint="eastAsia"/>
                  <w:color w:val="000000" w:themeColor="text1"/>
                  <w:szCs w:val="24"/>
                </w:rPr>
                <w:t>0</w:t>
              </w:r>
              <w:r>
                <w:rPr>
                  <w:rFonts w:ascii="Arial" w:hAnsi="Arial" w:cs="Arial"/>
                  <w:color w:val="000000" w:themeColor="text1"/>
                  <w:szCs w:val="24"/>
                </w:rPr>
                <w:t>.2</w:t>
              </w:r>
            </w:ins>
          </w:p>
        </w:tc>
        <w:tc>
          <w:tcPr>
            <w:tcW w:w="1118" w:type="dxa"/>
            <w:vAlign w:val="center"/>
            <w:tcPrChange w:id="71" w:author="Microsoft Office User" w:date="2023-06-07T11:14:00Z">
              <w:tcPr>
                <w:tcW w:w="1139" w:type="dxa"/>
                <w:vAlign w:val="center"/>
              </w:tcPr>
            </w:tcPrChange>
          </w:tcPr>
          <w:p w14:paraId="03E56F7E" w14:textId="7D229E8A" w:rsidR="000D0709" w:rsidRPr="00BB02AD" w:rsidRDefault="00133668" w:rsidP="000D0709">
            <w:pPr>
              <w:spacing w:line="360" w:lineRule="auto"/>
              <w:jc w:val="center"/>
              <w:rPr>
                <w:rFonts w:ascii="Arial" w:hAnsi="Arial" w:cs="Arial"/>
                <w:color w:val="000000" w:themeColor="text1"/>
                <w:szCs w:val="24"/>
              </w:rPr>
            </w:pPr>
            <w:ins w:id="72" w:author="Microsoft Office User" w:date="2023-06-07T13:18:00Z">
              <w:r>
                <w:rPr>
                  <w:rFonts w:ascii="Arial" w:hAnsi="Arial" w:cs="Arial" w:hint="eastAsia"/>
                  <w:color w:val="000000" w:themeColor="text1"/>
                  <w:szCs w:val="24"/>
                </w:rPr>
                <w:t>张欢</w:t>
              </w:r>
            </w:ins>
          </w:p>
        </w:tc>
        <w:tc>
          <w:tcPr>
            <w:tcW w:w="1768" w:type="dxa"/>
            <w:vAlign w:val="center"/>
            <w:tcPrChange w:id="73" w:author="Microsoft Office User" w:date="2023-06-07T11:14:00Z">
              <w:tcPr>
                <w:tcW w:w="1809" w:type="dxa"/>
                <w:vAlign w:val="center"/>
              </w:tcPr>
            </w:tcPrChange>
          </w:tcPr>
          <w:p w14:paraId="13F2EB19" w14:textId="77777777" w:rsidR="000D0709" w:rsidRPr="00BB02AD" w:rsidRDefault="000D0709" w:rsidP="000D0709">
            <w:pPr>
              <w:spacing w:line="360" w:lineRule="auto"/>
              <w:jc w:val="center"/>
              <w:rPr>
                <w:rFonts w:ascii="Arial" w:hAnsi="Arial" w:cs="Arial"/>
                <w:color w:val="000000" w:themeColor="text1"/>
                <w:szCs w:val="24"/>
              </w:rPr>
            </w:pPr>
          </w:p>
        </w:tc>
        <w:tc>
          <w:tcPr>
            <w:tcW w:w="1685" w:type="dxa"/>
            <w:vAlign w:val="center"/>
            <w:tcPrChange w:id="74" w:author="Microsoft Office User" w:date="2023-06-07T11:14:00Z">
              <w:tcPr>
                <w:tcW w:w="1418" w:type="dxa"/>
                <w:vAlign w:val="center"/>
              </w:tcPr>
            </w:tcPrChange>
          </w:tcPr>
          <w:p w14:paraId="6931EC01" w14:textId="02682361" w:rsidR="000D0709" w:rsidRPr="00BB02AD" w:rsidRDefault="00133668" w:rsidP="000D0709">
            <w:pPr>
              <w:spacing w:line="360" w:lineRule="auto"/>
              <w:jc w:val="center"/>
              <w:rPr>
                <w:rFonts w:ascii="Arial" w:hAnsi="Arial" w:cs="Arial"/>
                <w:color w:val="000000" w:themeColor="text1"/>
                <w:szCs w:val="24"/>
              </w:rPr>
            </w:pPr>
            <w:ins w:id="75" w:author="Microsoft Office User" w:date="2023-06-07T13:18:00Z">
              <w:r>
                <w:rPr>
                  <w:rFonts w:ascii="Arial" w:hAnsi="Arial" w:cs="Arial" w:hint="eastAsia"/>
                  <w:color w:val="000000" w:themeColor="text1"/>
                  <w:szCs w:val="24"/>
                </w:rPr>
                <w:t>2</w:t>
              </w:r>
              <w:r>
                <w:rPr>
                  <w:rFonts w:ascii="Arial" w:hAnsi="Arial" w:cs="Arial"/>
                  <w:color w:val="000000" w:themeColor="text1"/>
                  <w:szCs w:val="24"/>
                </w:rPr>
                <w:t>023.6.</w:t>
              </w:r>
            </w:ins>
            <w:ins w:id="76" w:author="Microsoft Office User" w:date="2023-06-09T15:34:00Z">
              <w:r w:rsidR="00072358">
                <w:rPr>
                  <w:rFonts w:ascii="Arial" w:hAnsi="Arial" w:cs="Arial"/>
                  <w:color w:val="000000" w:themeColor="text1"/>
                  <w:szCs w:val="24"/>
                </w:rPr>
                <w:t>9</w:t>
              </w:r>
            </w:ins>
          </w:p>
        </w:tc>
        <w:tc>
          <w:tcPr>
            <w:tcW w:w="3562" w:type="dxa"/>
            <w:vAlign w:val="center"/>
            <w:tcPrChange w:id="77" w:author="Microsoft Office User" w:date="2023-06-07T11:14:00Z">
              <w:tcPr>
                <w:tcW w:w="3646" w:type="dxa"/>
                <w:vAlign w:val="center"/>
              </w:tcPr>
            </w:tcPrChange>
          </w:tcPr>
          <w:p w14:paraId="3B37DEF8" w14:textId="751C13B7" w:rsidR="000D0709" w:rsidRPr="00BB02AD" w:rsidRDefault="00133668" w:rsidP="000D0709">
            <w:pPr>
              <w:spacing w:line="360" w:lineRule="auto"/>
              <w:jc w:val="left"/>
              <w:rPr>
                <w:rFonts w:ascii="Arial" w:hAnsi="Arial" w:cs="Arial"/>
                <w:color w:val="000000" w:themeColor="text1"/>
                <w:szCs w:val="24"/>
              </w:rPr>
            </w:pPr>
            <w:ins w:id="78" w:author="Microsoft Office User" w:date="2023-06-07T13:18:00Z">
              <w:r>
                <w:rPr>
                  <w:rFonts w:ascii="Arial" w:hAnsi="Arial" w:cs="Arial" w:hint="eastAsia"/>
                  <w:color w:val="000000" w:themeColor="text1"/>
                  <w:szCs w:val="24"/>
                </w:rPr>
                <w:t xml:space="preserve"> </w:t>
              </w:r>
              <w:r>
                <w:rPr>
                  <w:rFonts w:ascii="Arial" w:hAnsi="Arial" w:cs="Arial"/>
                  <w:color w:val="000000" w:themeColor="text1"/>
                  <w:szCs w:val="24"/>
                </w:rPr>
                <w:t xml:space="preserve">           </w:t>
              </w:r>
              <w:r>
                <w:rPr>
                  <w:rFonts w:ascii="Arial" w:hAnsi="Arial" w:cs="Arial" w:hint="eastAsia"/>
                  <w:color w:val="000000" w:themeColor="text1"/>
                  <w:szCs w:val="24"/>
                </w:rPr>
                <w:t>修改</w:t>
              </w:r>
            </w:ins>
          </w:p>
        </w:tc>
      </w:tr>
      <w:tr w:rsidR="000D0709" w:rsidRPr="00BB02AD" w14:paraId="63001611" w14:textId="77777777" w:rsidTr="00DD0FFD">
        <w:tc>
          <w:tcPr>
            <w:tcW w:w="700" w:type="dxa"/>
            <w:vAlign w:val="center"/>
            <w:tcPrChange w:id="79" w:author="Microsoft Office User" w:date="2023-06-07T11:14:00Z">
              <w:tcPr>
                <w:tcW w:w="704" w:type="dxa"/>
                <w:vAlign w:val="center"/>
              </w:tcPr>
            </w:tcPrChange>
          </w:tcPr>
          <w:p w14:paraId="48F5A2F8" w14:textId="1ABBCE3F" w:rsidR="000D0709" w:rsidRDefault="000D0709" w:rsidP="000D0709">
            <w:pPr>
              <w:spacing w:line="360" w:lineRule="auto"/>
              <w:jc w:val="center"/>
              <w:rPr>
                <w:rFonts w:ascii="Arial" w:hAnsi="Arial" w:cs="Arial"/>
                <w:color w:val="000000" w:themeColor="text1"/>
                <w:szCs w:val="24"/>
              </w:rPr>
            </w:pPr>
          </w:p>
        </w:tc>
        <w:tc>
          <w:tcPr>
            <w:tcW w:w="1118" w:type="dxa"/>
            <w:vAlign w:val="center"/>
            <w:tcPrChange w:id="80" w:author="Microsoft Office User" w:date="2023-06-07T11:14:00Z">
              <w:tcPr>
                <w:tcW w:w="1139" w:type="dxa"/>
                <w:vAlign w:val="center"/>
              </w:tcPr>
            </w:tcPrChange>
          </w:tcPr>
          <w:p w14:paraId="1279E6B4" w14:textId="54033958" w:rsidR="000D0709" w:rsidRPr="00BB02AD" w:rsidRDefault="000D0709" w:rsidP="000D0709">
            <w:pPr>
              <w:spacing w:line="360" w:lineRule="auto"/>
              <w:jc w:val="center"/>
              <w:rPr>
                <w:rFonts w:ascii="Arial" w:hAnsi="Arial" w:cs="Arial"/>
                <w:color w:val="000000" w:themeColor="text1"/>
                <w:szCs w:val="24"/>
              </w:rPr>
            </w:pPr>
          </w:p>
        </w:tc>
        <w:tc>
          <w:tcPr>
            <w:tcW w:w="1768" w:type="dxa"/>
            <w:vAlign w:val="center"/>
            <w:tcPrChange w:id="81" w:author="Microsoft Office User" w:date="2023-06-07T11:14:00Z">
              <w:tcPr>
                <w:tcW w:w="1809" w:type="dxa"/>
                <w:vAlign w:val="center"/>
              </w:tcPr>
            </w:tcPrChange>
          </w:tcPr>
          <w:p w14:paraId="69943C5D" w14:textId="77777777" w:rsidR="000D0709" w:rsidRPr="00BB02AD" w:rsidRDefault="000D0709" w:rsidP="000D0709">
            <w:pPr>
              <w:spacing w:line="360" w:lineRule="auto"/>
              <w:jc w:val="center"/>
              <w:rPr>
                <w:rFonts w:ascii="Arial" w:hAnsi="Arial" w:cs="Arial"/>
                <w:color w:val="000000" w:themeColor="text1"/>
                <w:szCs w:val="24"/>
              </w:rPr>
            </w:pPr>
          </w:p>
        </w:tc>
        <w:tc>
          <w:tcPr>
            <w:tcW w:w="1685" w:type="dxa"/>
            <w:vAlign w:val="center"/>
            <w:tcPrChange w:id="82" w:author="Microsoft Office User" w:date="2023-06-07T11:14:00Z">
              <w:tcPr>
                <w:tcW w:w="1418" w:type="dxa"/>
                <w:vAlign w:val="center"/>
              </w:tcPr>
            </w:tcPrChange>
          </w:tcPr>
          <w:p w14:paraId="76DCA5BB" w14:textId="3C383983" w:rsidR="000D0709" w:rsidRPr="00BB02AD" w:rsidRDefault="000D0709" w:rsidP="000D0709">
            <w:pPr>
              <w:spacing w:line="360" w:lineRule="auto"/>
              <w:jc w:val="center"/>
              <w:rPr>
                <w:rFonts w:ascii="Arial" w:hAnsi="Arial" w:cs="Arial"/>
                <w:color w:val="000000" w:themeColor="text1"/>
                <w:szCs w:val="24"/>
              </w:rPr>
            </w:pPr>
          </w:p>
        </w:tc>
        <w:tc>
          <w:tcPr>
            <w:tcW w:w="3562" w:type="dxa"/>
            <w:vAlign w:val="center"/>
            <w:tcPrChange w:id="83" w:author="Microsoft Office User" w:date="2023-06-07T11:14:00Z">
              <w:tcPr>
                <w:tcW w:w="3646" w:type="dxa"/>
                <w:vAlign w:val="center"/>
              </w:tcPr>
            </w:tcPrChange>
          </w:tcPr>
          <w:p w14:paraId="09CEF0FF" w14:textId="5BA0A073" w:rsidR="000D0709" w:rsidRPr="0010605B" w:rsidRDefault="000D0709" w:rsidP="000D0709">
            <w:pPr>
              <w:spacing w:line="360" w:lineRule="auto"/>
              <w:jc w:val="left"/>
              <w:rPr>
                <w:rFonts w:ascii="Arial" w:hAnsi="Arial" w:cs="Arial"/>
                <w:color w:val="000000" w:themeColor="text1"/>
                <w:szCs w:val="24"/>
              </w:rPr>
            </w:pPr>
          </w:p>
        </w:tc>
      </w:tr>
      <w:tr w:rsidR="000D0709" w:rsidRPr="00BB02AD" w14:paraId="7F4A7084" w14:textId="77777777" w:rsidTr="00DD0FFD">
        <w:tc>
          <w:tcPr>
            <w:tcW w:w="700" w:type="dxa"/>
            <w:vAlign w:val="center"/>
            <w:tcPrChange w:id="84" w:author="Microsoft Office User" w:date="2023-06-07T11:14:00Z">
              <w:tcPr>
                <w:tcW w:w="704" w:type="dxa"/>
                <w:vAlign w:val="center"/>
              </w:tcPr>
            </w:tcPrChange>
          </w:tcPr>
          <w:p w14:paraId="155B6332" w14:textId="7C2DACB4" w:rsidR="000D0709" w:rsidRDefault="000D0709" w:rsidP="000D0709">
            <w:pPr>
              <w:spacing w:line="360" w:lineRule="auto"/>
              <w:jc w:val="center"/>
              <w:rPr>
                <w:rFonts w:ascii="Arial" w:hAnsi="Arial" w:cs="Arial"/>
                <w:color w:val="000000" w:themeColor="text1"/>
                <w:szCs w:val="24"/>
              </w:rPr>
            </w:pPr>
          </w:p>
        </w:tc>
        <w:tc>
          <w:tcPr>
            <w:tcW w:w="1118" w:type="dxa"/>
            <w:vAlign w:val="center"/>
            <w:tcPrChange w:id="85" w:author="Microsoft Office User" w:date="2023-06-07T11:14:00Z">
              <w:tcPr>
                <w:tcW w:w="1139" w:type="dxa"/>
                <w:vAlign w:val="center"/>
              </w:tcPr>
            </w:tcPrChange>
          </w:tcPr>
          <w:p w14:paraId="6DF9208C" w14:textId="28EF376A" w:rsidR="000D0709" w:rsidRPr="00BB02AD" w:rsidRDefault="000D0709" w:rsidP="000D0709">
            <w:pPr>
              <w:spacing w:line="360" w:lineRule="auto"/>
              <w:jc w:val="center"/>
              <w:rPr>
                <w:rFonts w:ascii="Arial" w:hAnsi="Arial" w:cs="Arial"/>
                <w:color w:val="000000" w:themeColor="text1"/>
                <w:szCs w:val="24"/>
              </w:rPr>
            </w:pPr>
          </w:p>
        </w:tc>
        <w:tc>
          <w:tcPr>
            <w:tcW w:w="1768" w:type="dxa"/>
            <w:vAlign w:val="center"/>
            <w:tcPrChange w:id="86" w:author="Microsoft Office User" w:date="2023-06-07T11:14:00Z">
              <w:tcPr>
                <w:tcW w:w="1809" w:type="dxa"/>
                <w:vAlign w:val="center"/>
              </w:tcPr>
            </w:tcPrChange>
          </w:tcPr>
          <w:p w14:paraId="09627B39" w14:textId="77777777" w:rsidR="000D0709" w:rsidRPr="00BB02AD" w:rsidRDefault="000D0709" w:rsidP="000D0709">
            <w:pPr>
              <w:spacing w:line="360" w:lineRule="auto"/>
              <w:jc w:val="center"/>
              <w:rPr>
                <w:rFonts w:ascii="Arial" w:hAnsi="Arial" w:cs="Arial"/>
                <w:color w:val="000000" w:themeColor="text1"/>
                <w:szCs w:val="24"/>
              </w:rPr>
            </w:pPr>
          </w:p>
        </w:tc>
        <w:tc>
          <w:tcPr>
            <w:tcW w:w="1685" w:type="dxa"/>
            <w:vAlign w:val="center"/>
            <w:tcPrChange w:id="87" w:author="Microsoft Office User" w:date="2023-06-07T11:14:00Z">
              <w:tcPr>
                <w:tcW w:w="1418" w:type="dxa"/>
                <w:vAlign w:val="center"/>
              </w:tcPr>
            </w:tcPrChange>
          </w:tcPr>
          <w:p w14:paraId="221DDD9A" w14:textId="133665E1" w:rsidR="000D0709" w:rsidRPr="00BB02AD" w:rsidRDefault="000D0709" w:rsidP="000D0709">
            <w:pPr>
              <w:spacing w:line="360" w:lineRule="auto"/>
              <w:jc w:val="center"/>
              <w:rPr>
                <w:rFonts w:ascii="Arial" w:hAnsi="Arial" w:cs="Arial"/>
                <w:color w:val="000000" w:themeColor="text1"/>
                <w:szCs w:val="24"/>
              </w:rPr>
            </w:pPr>
          </w:p>
        </w:tc>
        <w:tc>
          <w:tcPr>
            <w:tcW w:w="3562" w:type="dxa"/>
            <w:vAlign w:val="center"/>
            <w:tcPrChange w:id="88" w:author="Microsoft Office User" w:date="2023-06-07T11:14:00Z">
              <w:tcPr>
                <w:tcW w:w="3646" w:type="dxa"/>
                <w:vAlign w:val="center"/>
              </w:tcPr>
            </w:tcPrChange>
          </w:tcPr>
          <w:p w14:paraId="6ECB10A5" w14:textId="31E4023B" w:rsidR="000D0709" w:rsidRPr="00BB02AD" w:rsidRDefault="000D0709" w:rsidP="000D0709">
            <w:pPr>
              <w:spacing w:line="360" w:lineRule="auto"/>
              <w:jc w:val="left"/>
              <w:rPr>
                <w:rFonts w:ascii="Arial" w:hAnsi="Arial" w:cs="Arial"/>
                <w:color w:val="000000" w:themeColor="text1"/>
                <w:szCs w:val="24"/>
              </w:rPr>
            </w:pPr>
          </w:p>
        </w:tc>
      </w:tr>
      <w:tr w:rsidR="000D0709" w:rsidRPr="00BB02AD" w14:paraId="4CDFFB76" w14:textId="77777777" w:rsidTr="00DD0FFD">
        <w:tc>
          <w:tcPr>
            <w:tcW w:w="700" w:type="dxa"/>
            <w:vAlign w:val="center"/>
            <w:tcPrChange w:id="89" w:author="Microsoft Office User" w:date="2023-06-07T11:14:00Z">
              <w:tcPr>
                <w:tcW w:w="704" w:type="dxa"/>
                <w:vAlign w:val="center"/>
              </w:tcPr>
            </w:tcPrChange>
          </w:tcPr>
          <w:p w14:paraId="65CB6B6A" w14:textId="28D736E8" w:rsidR="000D0709" w:rsidRDefault="000D0709" w:rsidP="000D0709">
            <w:pPr>
              <w:spacing w:line="360" w:lineRule="auto"/>
              <w:jc w:val="center"/>
              <w:rPr>
                <w:rFonts w:ascii="Arial" w:hAnsi="Arial" w:cs="Arial"/>
                <w:color w:val="000000" w:themeColor="text1"/>
                <w:szCs w:val="24"/>
              </w:rPr>
            </w:pPr>
          </w:p>
        </w:tc>
        <w:tc>
          <w:tcPr>
            <w:tcW w:w="1118" w:type="dxa"/>
            <w:vAlign w:val="center"/>
            <w:tcPrChange w:id="90" w:author="Microsoft Office User" w:date="2023-06-07T11:14:00Z">
              <w:tcPr>
                <w:tcW w:w="1139" w:type="dxa"/>
                <w:vAlign w:val="center"/>
              </w:tcPr>
            </w:tcPrChange>
          </w:tcPr>
          <w:p w14:paraId="47E4BE43" w14:textId="7055DB9E" w:rsidR="000D0709" w:rsidRPr="00BB02AD" w:rsidRDefault="000D0709" w:rsidP="000D0709">
            <w:pPr>
              <w:spacing w:line="360" w:lineRule="auto"/>
              <w:jc w:val="center"/>
              <w:rPr>
                <w:rFonts w:ascii="Arial" w:hAnsi="Arial" w:cs="Arial"/>
                <w:color w:val="000000" w:themeColor="text1"/>
                <w:szCs w:val="24"/>
              </w:rPr>
            </w:pPr>
          </w:p>
        </w:tc>
        <w:tc>
          <w:tcPr>
            <w:tcW w:w="1768" w:type="dxa"/>
            <w:vAlign w:val="center"/>
            <w:tcPrChange w:id="91" w:author="Microsoft Office User" w:date="2023-06-07T11:14:00Z">
              <w:tcPr>
                <w:tcW w:w="1809" w:type="dxa"/>
                <w:vAlign w:val="center"/>
              </w:tcPr>
            </w:tcPrChange>
          </w:tcPr>
          <w:p w14:paraId="2D63FABD" w14:textId="77777777" w:rsidR="000D0709" w:rsidRPr="00BB02AD" w:rsidRDefault="000D0709" w:rsidP="000D0709">
            <w:pPr>
              <w:spacing w:line="360" w:lineRule="auto"/>
              <w:jc w:val="center"/>
              <w:rPr>
                <w:rFonts w:ascii="Arial" w:hAnsi="Arial" w:cs="Arial"/>
                <w:color w:val="000000" w:themeColor="text1"/>
                <w:szCs w:val="24"/>
              </w:rPr>
            </w:pPr>
          </w:p>
        </w:tc>
        <w:tc>
          <w:tcPr>
            <w:tcW w:w="1685" w:type="dxa"/>
            <w:vAlign w:val="center"/>
            <w:tcPrChange w:id="92" w:author="Microsoft Office User" w:date="2023-06-07T11:14:00Z">
              <w:tcPr>
                <w:tcW w:w="1418" w:type="dxa"/>
                <w:vAlign w:val="center"/>
              </w:tcPr>
            </w:tcPrChange>
          </w:tcPr>
          <w:p w14:paraId="6F96FBCD" w14:textId="736E7A47" w:rsidR="000D0709" w:rsidRPr="00BB02AD" w:rsidRDefault="000D0709" w:rsidP="000D0709">
            <w:pPr>
              <w:spacing w:line="360" w:lineRule="auto"/>
              <w:jc w:val="center"/>
              <w:rPr>
                <w:rFonts w:ascii="Arial" w:hAnsi="Arial" w:cs="Arial"/>
                <w:color w:val="000000" w:themeColor="text1"/>
                <w:szCs w:val="24"/>
              </w:rPr>
            </w:pPr>
          </w:p>
        </w:tc>
        <w:tc>
          <w:tcPr>
            <w:tcW w:w="3562" w:type="dxa"/>
            <w:vAlign w:val="center"/>
            <w:tcPrChange w:id="93" w:author="Microsoft Office User" w:date="2023-06-07T11:14:00Z">
              <w:tcPr>
                <w:tcW w:w="3646" w:type="dxa"/>
                <w:vAlign w:val="center"/>
              </w:tcPr>
            </w:tcPrChange>
          </w:tcPr>
          <w:p w14:paraId="0E46CAD5" w14:textId="7F47755D" w:rsidR="000D0709" w:rsidRPr="00BB02AD" w:rsidRDefault="000D0709" w:rsidP="000D0709">
            <w:pPr>
              <w:spacing w:line="360" w:lineRule="auto"/>
              <w:rPr>
                <w:rFonts w:ascii="Arial" w:hAnsi="Arial" w:cs="Arial"/>
                <w:color w:val="000000" w:themeColor="text1"/>
                <w:szCs w:val="24"/>
              </w:rPr>
            </w:pPr>
          </w:p>
        </w:tc>
      </w:tr>
      <w:tr w:rsidR="000D0709" w:rsidRPr="009F656D" w14:paraId="06560284" w14:textId="77777777" w:rsidTr="00DD0FFD">
        <w:tc>
          <w:tcPr>
            <w:tcW w:w="700" w:type="dxa"/>
            <w:vAlign w:val="center"/>
            <w:tcPrChange w:id="94" w:author="Microsoft Office User" w:date="2023-06-07T11:14:00Z">
              <w:tcPr>
                <w:tcW w:w="704" w:type="dxa"/>
                <w:vAlign w:val="center"/>
              </w:tcPr>
            </w:tcPrChange>
          </w:tcPr>
          <w:p w14:paraId="47BEAC8B" w14:textId="45676272" w:rsidR="000D0709" w:rsidRDefault="000D0709" w:rsidP="000D0709">
            <w:pPr>
              <w:spacing w:line="360" w:lineRule="auto"/>
              <w:jc w:val="center"/>
              <w:rPr>
                <w:rFonts w:ascii="Arial" w:hAnsi="Arial" w:cs="Arial"/>
                <w:color w:val="000000" w:themeColor="text1"/>
                <w:szCs w:val="24"/>
              </w:rPr>
            </w:pPr>
          </w:p>
        </w:tc>
        <w:tc>
          <w:tcPr>
            <w:tcW w:w="1118" w:type="dxa"/>
            <w:vAlign w:val="center"/>
            <w:tcPrChange w:id="95" w:author="Microsoft Office User" w:date="2023-06-07T11:14:00Z">
              <w:tcPr>
                <w:tcW w:w="1139" w:type="dxa"/>
                <w:vAlign w:val="center"/>
              </w:tcPr>
            </w:tcPrChange>
          </w:tcPr>
          <w:p w14:paraId="78EE1FB1" w14:textId="69F05E87" w:rsidR="000D0709" w:rsidRPr="00BB02AD" w:rsidRDefault="000D0709" w:rsidP="000D0709">
            <w:pPr>
              <w:spacing w:line="360" w:lineRule="auto"/>
              <w:jc w:val="center"/>
              <w:rPr>
                <w:rFonts w:ascii="Arial" w:hAnsi="Arial" w:cs="Arial"/>
                <w:color w:val="000000" w:themeColor="text1"/>
                <w:szCs w:val="24"/>
              </w:rPr>
            </w:pPr>
          </w:p>
        </w:tc>
        <w:tc>
          <w:tcPr>
            <w:tcW w:w="1768" w:type="dxa"/>
            <w:vAlign w:val="center"/>
            <w:tcPrChange w:id="96" w:author="Microsoft Office User" w:date="2023-06-07T11:14:00Z">
              <w:tcPr>
                <w:tcW w:w="1809" w:type="dxa"/>
                <w:vAlign w:val="center"/>
              </w:tcPr>
            </w:tcPrChange>
          </w:tcPr>
          <w:p w14:paraId="6242C947" w14:textId="77777777" w:rsidR="000D0709" w:rsidRPr="00BB02AD" w:rsidRDefault="000D0709" w:rsidP="000D0709">
            <w:pPr>
              <w:spacing w:line="360" w:lineRule="auto"/>
              <w:jc w:val="center"/>
              <w:rPr>
                <w:rFonts w:ascii="Arial" w:hAnsi="Arial" w:cs="Arial"/>
                <w:color w:val="000000" w:themeColor="text1"/>
                <w:szCs w:val="24"/>
              </w:rPr>
            </w:pPr>
          </w:p>
        </w:tc>
        <w:tc>
          <w:tcPr>
            <w:tcW w:w="1685" w:type="dxa"/>
            <w:vAlign w:val="center"/>
            <w:tcPrChange w:id="97" w:author="Microsoft Office User" w:date="2023-06-07T11:14:00Z">
              <w:tcPr>
                <w:tcW w:w="1418" w:type="dxa"/>
                <w:vAlign w:val="center"/>
              </w:tcPr>
            </w:tcPrChange>
          </w:tcPr>
          <w:p w14:paraId="37308BED" w14:textId="742C7E26" w:rsidR="000D0709" w:rsidRPr="00BB02AD" w:rsidRDefault="000D0709" w:rsidP="000D0709">
            <w:pPr>
              <w:spacing w:line="360" w:lineRule="auto"/>
              <w:jc w:val="center"/>
              <w:rPr>
                <w:rFonts w:ascii="Arial" w:hAnsi="Arial" w:cs="Arial"/>
                <w:color w:val="000000" w:themeColor="text1"/>
                <w:szCs w:val="24"/>
              </w:rPr>
            </w:pPr>
          </w:p>
        </w:tc>
        <w:tc>
          <w:tcPr>
            <w:tcW w:w="3562" w:type="dxa"/>
            <w:vAlign w:val="center"/>
            <w:tcPrChange w:id="98" w:author="Microsoft Office User" w:date="2023-06-07T11:14:00Z">
              <w:tcPr>
                <w:tcW w:w="3646" w:type="dxa"/>
                <w:vAlign w:val="center"/>
              </w:tcPr>
            </w:tcPrChange>
          </w:tcPr>
          <w:p w14:paraId="5C74C27C" w14:textId="7545070D" w:rsidR="000D0709" w:rsidRPr="00F62DB6" w:rsidRDefault="000D0709" w:rsidP="000D0709">
            <w:pPr>
              <w:spacing w:line="360" w:lineRule="auto"/>
              <w:jc w:val="left"/>
              <w:rPr>
                <w:rFonts w:ascii="Arial" w:hAnsi="Arial" w:cs="Arial"/>
                <w:color w:val="000000" w:themeColor="text1"/>
                <w:szCs w:val="24"/>
              </w:rPr>
            </w:pPr>
          </w:p>
        </w:tc>
      </w:tr>
      <w:tr w:rsidR="000D0709" w:rsidRPr="009F656D" w14:paraId="0573B986" w14:textId="77777777" w:rsidTr="00DD0FFD">
        <w:tc>
          <w:tcPr>
            <w:tcW w:w="700" w:type="dxa"/>
            <w:vAlign w:val="center"/>
            <w:tcPrChange w:id="99" w:author="Microsoft Office User" w:date="2023-06-07T11:14:00Z">
              <w:tcPr>
                <w:tcW w:w="704" w:type="dxa"/>
                <w:vAlign w:val="center"/>
              </w:tcPr>
            </w:tcPrChange>
          </w:tcPr>
          <w:p w14:paraId="7781A6C5" w14:textId="7B488208" w:rsidR="000D0709" w:rsidRDefault="000D0709" w:rsidP="000D0709">
            <w:pPr>
              <w:spacing w:line="360" w:lineRule="auto"/>
              <w:jc w:val="center"/>
              <w:rPr>
                <w:rFonts w:ascii="Arial" w:hAnsi="Arial" w:cs="Arial"/>
                <w:color w:val="000000" w:themeColor="text1"/>
                <w:szCs w:val="24"/>
              </w:rPr>
            </w:pPr>
          </w:p>
        </w:tc>
        <w:tc>
          <w:tcPr>
            <w:tcW w:w="1118" w:type="dxa"/>
            <w:vAlign w:val="center"/>
            <w:tcPrChange w:id="100" w:author="Microsoft Office User" w:date="2023-06-07T11:14:00Z">
              <w:tcPr>
                <w:tcW w:w="1139" w:type="dxa"/>
                <w:vAlign w:val="center"/>
              </w:tcPr>
            </w:tcPrChange>
          </w:tcPr>
          <w:p w14:paraId="43E7D352" w14:textId="44DD5D13" w:rsidR="000D0709" w:rsidRDefault="000D0709" w:rsidP="000D0709">
            <w:pPr>
              <w:spacing w:line="360" w:lineRule="auto"/>
              <w:jc w:val="center"/>
              <w:rPr>
                <w:rFonts w:ascii="Arial" w:hAnsi="Arial" w:cs="Arial"/>
                <w:color w:val="000000" w:themeColor="text1"/>
                <w:szCs w:val="24"/>
              </w:rPr>
            </w:pPr>
          </w:p>
        </w:tc>
        <w:tc>
          <w:tcPr>
            <w:tcW w:w="1768" w:type="dxa"/>
            <w:vAlign w:val="center"/>
            <w:tcPrChange w:id="101" w:author="Microsoft Office User" w:date="2023-06-07T11:14:00Z">
              <w:tcPr>
                <w:tcW w:w="1809" w:type="dxa"/>
                <w:vAlign w:val="center"/>
              </w:tcPr>
            </w:tcPrChange>
          </w:tcPr>
          <w:p w14:paraId="2FA2BF17" w14:textId="77777777" w:rsidR="000D0709" w:rsidRPr="00BB02AD" w:rsidRDefault="000D0709" w:rsidP="000D0709">
            <w:pPr>
              <w:spacing w:line="360" w:lineRule="auto"/>
              <w:jc w:val="center"/>
              <w:rPr>
                <w:rFonts w:ascii="Arial" w:hAnsi="Arial" w:cs="Arial"/>
                <w:color w:val="000000" w:themeColor="text1"/>
                <w:szCs w:val="24"/>
              </w:rPr>
            </w:pPr>
          </w:p>
        </w:tc>
        <w:tc>
          <w:tcPr>
            <w:tcW w:w="1685" w:type="dxa"/>
            <w:vAlign w:val="center"/>
            <w:tcPrChange w:id="102" w:author="Microsoft Office User" w:date="2023-06-07T11:14:00Z">
              <w:tcPr>
                <w:tcW w:w="1418" w:type="dxa"/>
                <w:vAlign w:val="center"/>
              </w:tcPr>
            </w:tcPrChange>
          </w:tcPr>
          <w:p w14:paraId="1189A814" w14:textId="54330897" w:rsidR="000D0709" w:rsidRDefault="000D0709" w:rsidP="000D0709">
            <w:pPr>
              <w:spacing w:line="360" w:lineRule="auto"/>
              <w:jc w:val="center"/>
              <w:rPr>
                <w:rFonts w:ascii="Arial" w:hAnsi="Arial" w:cs="Arial"/>
                <w:color w:val="000000" w:themeColor="text1"/>
                <w:szCs w:val="24"/>
              </w:rPr>
            </w:pPr>
          </w:p>
        </w:tc>
        <w:tc>
          <w:tcPr>
            <w:tcW w:w="3562" w:type="dxa"/>
            <w:vAlign w:val="center"/>
            <w:tcPrChange w:id="103" w:author="Microsoft Office User" w:date="2023-06-07T11:14:00Z">
              <w:tcPr>
                <w:tcW w:w="3646" w:type="dxa"/>
                <w:vAlign w:val="center"/>
              </w:tcPr>
            </w:tcPrChange>
          </w:tcPr>
          <w:p w14:paraId="6901CF1F" w14:textId="2A387D7E" w:rsidR="000D0709" w:rsidRDefault="000D0709" w:rsidP="000D0709">
            <w:pPr>
              <w:spacing w:line="360" w:lineRule="auto"/>
              <w:jc w:val="left"/>
              <w:rPr>
                <w:rFonts w:ascii="Arial" w:hAnsi="Arial" w:cs="Arial"/>
                <w:color w:val="000000" w:themeColor="text1"/>
                <w:szCs w:val="24"/>
              </w:rPr>
            </w:pPr>
          </w:p>
        </w:tc>
      </w:tr>
      <w:tr w:rsidR="000D0709" w:rsidRPr="009F656D" w14:paraId="501A63D1" w14:textId="77777777" w:rsidTr="00DD0FFD">
        <w:tc>
          <w:tcPr>
            <w:tcW w:w="700" w:type="dxa"/>
            <w:vAlign w:val="center"/>
            <w:tcPrChange w:id="104" w:author="Microsoft Office User" w:date="2023-06-07T11:14:00Z">
              <w:tcPr>
                <w:tcW w:w="704" w:type="dxa"/>
                <w:vAlign w:val="center"/>
              </w:tcPr>
            </w:tcPrChange>
          </w:tcPr>
          <w:p w14:paraId="6B2561A4" w14:textId="205E4598" w:rsidR="000D0709" w:rsidRDefault="000D0709" w:rsidP="000D0709">
            <w:pPr>
              <w:spacing w:line="360" w:lineRule="auto"/>
              <w:jc w:val="center"/>
              <w:rPr>
                <w:rFonts w:ascii="Arial" w:hAnsi="Arial" w:cs="Arial"/>
                <w:color w:val="000000" w:themeColor="text1"/>
                <w:szCs w:val="24"/>
              </w:rPr>
            </w:pPr>
          </w:p>
        </w:tc>
        <w:tc>
          <w:tcPr>
            <w:tcW w:w="1118" w:type="dxa"/>
            <w:vAlign w:val="center"/>
            <w:tcPrChange w:id="105" w:author="Microsoft Office User" w:date="2023-06-07T11:14:00Z">
              <w:tcPr>
                <w:tcW w:w="1139" w:type="dxa"/>
                <w:vAlign w:val="center"/>
              </w:tcPr>
            </w:tcPrChange>
          </w:tcPr>
          <w:p w14:paraId="141FC16C" w14:textId="59EE2715" w:rsidR="000D0709" w:rsidRDefault="000D0709" w:rsidP="000D0709">
            <w:pPr>
              <w:spacing w:line="360" w:lineRule="auto"/>
              <w:jc w:val="center"/>
              <w:rPr>
                <w:rFonts w:ascii="Arial" w:hAnsi="Arial" w:cs="Arial"/>
                <w:color w:val="000000" w:themeColor="text1"/>
                <w:szCs w:val="24"/>
              </w:rPr>
            </w:pPr>
          </w:p>
        </w:tc>
        <w:tc>
          <w:tcPr>
            <w:tcW w:w="1768" w:type="dxa"/>
            <w:vAlign w:val="center"/>
            <w:tcPrChange w:id="106" w:author="Microsoft Office User" w:date="2023-06-07T11:14:00Z">
              <w:tcPr>
                <w:tcW w:w="1809" w:type="dxa"/>
                <w:vAlign w:val="center"/>
              </w:tcPr>
            </w:tcPrChange>
          </w:tcPr>
          <w:p w14:paraId="214C14FE" w14:textId="77777777" w:rsidR="000D0709" w:rsidRPr="00BB02AD" w:rsidRDefault="000D0709" w:rsidP="000D0709">
            <w:pPr>
              <w:spacing w:line="360" w:lineRule="auto"/>
              <w:jc w:val="center"/>
              <w:rPr>
                <w:rFonts w:ascii="Arial" w:hAnsi="Arial" w:cs="Arial"/>
                <w:color w:val="000000" w:themeColor="text1"/>
                <w:szCs w:val="24"/>
              </w:rPr>
            </w:pPr>
          </w:p>
        </w:tc>
        <w:tc>
          <w:tcPr>
            <w:tcW w:w="1685" w:type="dxa"/>
            <w:vAlign w:val="center"/>
            <w:tcPrChange w:id="107" w:author="Microsoft Office User" w:date="2023-06-07T11:14:00Z">
              <w:tcPr>
                <w:tcW w:w="1418" w:type="dxa"/>
                <w:vAlign w:val="center"/>
              </w:tcPr>
            </w:tcPrChange>
          </w:tcPr>
          <w:p w14:paraId="7ECE160F" w14:textId="5CF5BA05" w:rsidR="000D0709" w:rsidRDefault="000D0709" w:rsidP="000D0709">
            <w:pPr>
              <w:spacing w:line="360" w:lineRule="auto"/>
              <w:jc w:val="center"/>
              <w:rPr>
                <w:rFonts w:ascii="Arial" w:hAnsi="Arial" w:cs="Arial"/>
                <w:color w:val="000000" w:themeColor="text1"/>
                <w:szCs w:val="24"/>
              </w:rPr>
            </w:pPr>
          </w:p>
        </w:tc>
        <w:tc>
          <w:tcPr>
            <w:tcW w:w="3562" w:type="dxa"/>
            <w:vAlign w:val="center"/>
            <w:tcPrChange w:id="108" w:author="Microsoft Office User" w:date="2023-06-07T11:14:00Z">
              <w:tcPr>
                <w:tcW w:w="3646" w:type="dxa"/>
                <w:vAlign w:val="center"/>
              </w:tcPr>
            </w:tcPrChange>
          </w:tcPr>
          <w:p w14:paraId="433129B9" w14:textId="27B16ED5" w:rsidR="000D0709" w:rsidRDefault="000D0709" w:rsidP="000D0709">
            <w:pPr>
              <w:spacing w:line="360" w:lineRule="auto"/>
              <w:jc w:val="left"/>
              <w:rPr>
                <w:rFonts w:ascii="Arial" w:hAnsi="Arial" w:cs="Arial"/>
                <w:color w:val="000000" w:themeColor="text1"/>
                <w:szCs w:val="24"/>
              </w:rPr>
            </w:pPr>
          </w:p>
        </w:tc>
      </w:tr>
      <w:tr w:rsidR="000D0709" w:rsidRPr="009F656D" w14:paraId="2097FAFB" w14:textId="77777777" w:rsidTr="00DD0FFD">
        <w:tc>
          <w:tcPr>
            <w:tcW w:w="700" w:type="dxa"/>
            <w:vAlign w:val="center"/>
            <w:tcPrChange w:id="109" w:author="Microsoft Office User" w:date="2023-06-07T11:14:00Z">
              <w:tcPr>
                <w:tcW w:w="704" w:type="dxa"/>
                <w:vAlign w:val="center"/>
              </w:tcPr>
            </w:tcPrChange>
          </w:tcPr>
          <w:p w14:paraId="413A1556" w14:textId="4B7C2931" w:rsidR="000D0709" w:rsidRDefault="000D0709" w:rsidP="000D0709">
            <w:pPr>
              <w:spacing w:line="360" w:lineRule="auto"/>
              <w:jc w:val="center"/>
              <w:rPr>
                <w:rFonts w:ascii="Arial" w:hAnsi="Arial" w:cs="Arial"/>
                <w:color w:val="000000" w:themeColor="text1"/>
                <w:szCs w:val="24"/>
              </w:rPr>
            </w:pPr>
          </w:p>
        </w:tc>
        <w:tc>
          <w:tcPr>
            <w:tcW w:w="1118" w:type="dxa"/>
            <w:vAlign w:val="center"/>
            <w:tcPrChange w:id="110" w:author="Microsoft Office User" w:date="2023-06-07T11:14:00Z">
              <w:tcPr>
                <w:tcW w:w="1139" w:type="dxa"/>
                <w:vAlign w:val="center"/>
              </w:tcPr>
            </w:tcPrChange>
          </w:tcPr>
          <w:p w14:paraId="6C5162CD" w14:textId="7E9594D8" w:rsidR="000D0709" w:rsidRDefault="000D0709" w:rsidP="000D0709">
            <w:pPr>
              <w:spacing w:line="360" w:lineRule="auto"/>
              <w:jc w:val="center"/>
              <w:rPr>
                <w:rFonts w:ascii="Arial" w:hAnsi="Arial" w:cs="Arial"/>
                <w:color w:val="000000" w:themeColor="text1"/>
                <w:szCs w:val="24"/>
              </w:rPr>
            </w:pPr>
          </w:p>
        </w:tc>
        <w:tc>
          <w:tcPr>
            <w:tcW w:w="1768" w:type="dxa"/>
            <w:vAlign w:val="center"/>
            <w:tcPrChange w:id="111" w:author="Microsoft Office User" w:date="2023-06-07T11:14:00Z">
              <w:tcPr>
                <w:tcW w:w="1809" w:type="dxa"/>
                <w:vAlign w:val="center"/>
              </w:tcPr>
            </w:tcPrChange>
          </w:tcPr>
          <w:p w14:paraId="09483528" w14:textId="77777777" w:rsidR="000D0709" w:rsidRPr="00BB02AD" w:rsidRDefault="000D0709" w:rsidP="000D0709">
            <w:pPr>
              <w:spacing w:line="360" w:lineRule="auto"/>
              <w:jc w:val="center"/>
              <w:rPr>
                <w:rFonts w:ascii="Arial" w:hAnsi="Arial" w:cs="Arial"/>
                <w:color w:val="000000" w:themeColor="text1"/>
                <w:szCs w:val="24"/>
              </w:rPr>
            </w:pPr>
          </w:p>
        </w:tc>
        <w:tc>
          <w:tcPr>
            <w:tcW w:w="1685" w:type="dxa"/>
            <w:vAlign w:val="center"/>
            <w:tcPrChange w:id="112" w:author="Microsoft Office User" w:date="2023-06-07T11:14:00Z">
              <w:tcPr>
                <w:tcW w:w="1418" w:type="dxa"/>
                <w:vAlign w:val="center"/>
              </w:tcPr>
            </w:tcPrChange>
          </w:tcPr>
          <w:p w14:paraId="322BFB8D" w14:textId="3A2A29E2" w:rsidR="000D0709" w:rsidRDefault="000D0709" w:rsidP="000D0709">
            <w:pPr>
              <w:spacing w:line="360" w:lineRule="auto"/>
              <w:jc w:val="center"/>
              <w:rPr>
                <w:rFonts w:ascii="Arial" w:hAnsi="Arial" w:cs="Arial"/>
                <w:color w:val="000000" w:themeColor="text1"/>
                <w:szCs w:val="24"/>
              </w:rPr>
            </w:pPr>
          </w:p>
        </w:tc>
        <w:tc>
          <w:tcPr>
            <w:tcW w:w="3562" w:type="dxa"/>
            <w:vAlign w:val="center"/>
            <w:tcPrChange w:id="113" w:author="Microsoft Office User" w:date="2023-06-07T11:14:00Z">
              <w:tcPr>
                <w:tcW w:w="3646" w:type="dxa"/>
                <w:vAlign w:val="center"/>
              </w:tcPr>
            </w:tcPrChange>
          </w:tcPr>
          <w:p w14:paraId="5C5E16A7" w14:textId="7FD21986" w:rsidR="000D0709" w:rsidRDefault="000D0709" w:rsidP="000D0709">
            <w:pPr>
              <w:spacing w:line="360" w:lineRule="auto"/>
              <w:jc w:val="left"/>
              <w:rPr>
                <w:rFonts w:ascii="Arial" w:hAnsi="Arial" w:cs="Arial"/>
                <w:color w:val="000000" w:themeColor="text1"/>
                <w:szCs w:val="24"/>
              </w:rPr>
            </w:pPr>
          </w:p>
        </w:tc>
      </w:tr>
      <w:tr w:rsidR="000D0709" w:rsidRPr="009F656D" w14:paraId="3EC348CD" w14:textId="77777777" w:rsidTr="00DD0FFD">
        <w:tc>
          <w:tcPr>
            <w:tcW w:w="700" w:type="dxa"/>
            <w:vAlign w:val="center"/>
            <w:tcPrChange w:id="114" w:author="Microsoft Office User" w:date="2023-06-07T11:14:00Z">
              <w:tcPr>
                <w:tcW w:w="704" w:type="dxa"/>
                <w:vAlign w:val="center"/>
              </w:tcPr>
            </w:tcPrChange>
          </w:tcPr>
          <w:p w14:paraId="6CC1BE9C" w14:textId="74F89752" w:rsidR="000D0709" w:rsidRDefault="000D0709" w:rsidP="000D0709">
            <w:pPr>
              <w:spacing w:line="360" w:lineRule="auto"/>
              <w:jc w:val="center"/>
              <w:rPr>
                <w:rFonts w:ascii="Arial" w:hAnsi="Arial" w:cs="Arial"/>
                <w:color w:val="000000" w:themeColor="text1"/>
                <w:szCs w:val="24"/>
              </w:rPr>
            </w:pPr>
          </w:p>
        </w:tc>
        <w:tc>
          <w:tcPr>
            <w:tcW w:w="1118" w:type="dxa"/>
            <w:vAlign w:val="center"/>
            <w:tcPrChange w:id="115" w:author="Microsoft Office User" w:date="2023-06-07T11:14:00Z">
              <w:tcPr>
                <w:tcW w:w="1139" w:type="dxa"/>
                <w:vAlign w:val="center"/>
              </w:tcPr>
            </w:tcPrChange>
          </w:tcPr>
          <w:p w14:paraId="5FBA6466" w14:textId="43F6FA99" w:rsidR="000D0709" w:rsidRDefault="000D0709" w:rsidP="000D0709">
            <w:pPr>
              <w:spacing w:line="360" w:lineRule="auto"/>
              <w:jc w:val="center"/>
              <w:rPr>
                <w:rFonts w:ascii="Arial" w:hAnsi="Arial" w:cs="Arial"/>
                <w:color w:val="000000" w:themeColor="text1"/>
                <w:szCs w:val="24"/>
              </w:rPr>
            </w:pPr>
          </w:p>
        </w:tc>
        <w:tc>
          <w:tcPr>
            <w:tcW w:w="1768" w:type="dxa"/>
            <w:vAlign w:val="center"/>
            <w:tcPrChange w:id="116" w:author="Microsoft Office User" w:date="2023-06-07T11:14:00Z">
              <w:tcPr>
                <w:tcW w:w="1809" w:type="dxa"/>
                <w:vAlign w:val="center"/>
              </w:tcPr>
            </w:tcPrChange>
          </w:tcPr>
          <w:p w14:paraId="0CAA9578" w14:textId="77777777" w:rsidR="000D0709" w:rsidRPr="00BB02AD" w:rsidRDefault="000D0709" w:rsidP="000D0709">
            <w:pPr>
              <w:spacing w:line="360" w:lineRule="auto"/>
              <w:jc w:val="center"/>
              <w:rPr>
                <w:rFonts w:ascii="Arial" w:hAnsi="Arial" w:cs="Arial"/>
                <w:color w:val="000000" w:themeColor="text1"/>
                <w:szCs w:val="24"/>
              </w:rPr>
            </w:pPr>
          </w:p>
        </w:tc>
        <w:tc>
          <w:tcPr>
            <w:tcW w:w="1685" w:type="dxa"/>
            <w:vAlign w:val="center"/>
            <w:tcPrChange w:id="117" w:author="Microsoft Office User" w:date="2023-06-07T11:14:00Z">
              <w:tcPr>
                <w:tcW w:w="1418" w:type="dxa"/>
                <w:vAlign w:val="center"/>
              </w:tcPr>
            </w:tcPrChange>
          </w:tcPr>
          <w:p w14:paraId="0734CC1A" w14:textId="73F61E58" w:rsidR="000D0709" w:rsidRDefault="000D0709" w:rsidP="000D0709">
            <w:pPr>
              <w:spacing w:line="360" w:lineRule="auto"/>
              <w:jc w:val="center"/>
              <w:rPr>
                <w:rFonts w:ascii="Arial" w:hAnsi="Arial" w:cs="Arial"/>
                <w:color w:val="000000" w:themeColor="text1"/>
                <w:szCs w:val="24"/>
              </w:rPr>
            </w:pPr>
          </w:p>
        </w:tc>
        <w:tc>
          <w:tcPr>
            <w:tcW w:w="3562" w:type="dxa"/>
            <w:vAlign w:val="center"/>
            <w:tcPrChange w:id="118" w:author="Microsoft Office User" w:date="2023-06-07T11:14:00Z">
              <w:tcPr>
                <w:tcW w:w="3646" w:type="dxa"/>
                <w:vAlign w:val="center"/>
              </w:tcPr>
            </w:tcPrChange>
          </w:tcPr>
          <w:p w14:paraId="0F86BB12" w14:textId="79E226C4" w:rsidR="000D0709" w:rsidRPr="00217A3F" w:rsidRDefault="000D0709" w:rsidP="000D0709">
            <w:pPr>
              <w:spacing w:line="360" w:lineRule="auto"/>
              <w:jc w:val="left"/>
              <w:rPr>
                <w:rFonts w:ascii="Arial" w:hAnsi="Arial" w:cs="Arial"/>
                <w:color w:val="000000" w:themeColor="text1"/>
                <w:szCs w:val="24"/>
              </w:rPr>
            </w:pPr>
          </w:p>
        </w:tc>
      </w:tr>
      <w:tr w:rsidR="000D0709" w:rsidRPr="009F656D" w14:paraId="6B60672D" w14:textId="77777777" w:rsidTr="00DD0FFD">
        <w:tc>
          <w:tcPr>
            <w:tcW w:w="700" w:type="dxa"/>
            <w:vAlign w:val="center"/>
            <w:tcPrChange w:id="119" w:author="Microsoft Office User" w:date="2023-06-07T11:14:00Z">
              <w:tcPr>
                <w:tcW w:w="704" w:type="dxa"/>
                <w:vAlign w:val="center"/>
              </w:tcPr>
            </w:tcPrChange>
          </w:tcPr>
          <w:p w14:paraId="54EA88D6" w14:textId="09A77FE5" w:rsidR="000D0709" w:rsidRDefault="000D0709" w:rsidP="000D0709">
            <w:pPr>
              <w:spacing w:line="360" w:lineRule="auto"/>
              <w:jc w:val="center"/>
              <w:rPr>
                <w:rFonts w:ascii="Arial" w:hAnsi="Arial" w:cs="Arial"/>
                <w:color w:val="000000" w:themeColor="text1"/>
                <w:szCs w:val="24"/>
              </w:rPr>
            </w:pPr>
          </w:p>
        </w:tc>
        <w:tc>
          <w:tcPr>
            <w:tcW w:w="1118" w:type="dxa"/>
            <w:vAlign w:val="center"/>
            <w:tcPrChange w:id="120" w:author="Microsoft Office User" w:date="2023-06-07T11:14:00Z">
              <w:tcPr>
                <w:tcW w:w="1139" w:type="dxa"/>
                <w:vAlign w:val="center"/>
              </w:tcPr>
            </w:tcPrChange>
          </w:tcPr>
          <w:p w14:paraId="4490639E" w14:textId="56AB6DFE" w:rsidR="000D0709" w:rsidRDefault="000D0709" w:rsidP="000D0709">
            <w:pPr>
              <w:spacing w:line="360" w:lineRule="auto"/>
              <w:jc w:val="center"/>
              <w:rPr>
                <w:rFonts w:ascii="Arial" w:hAnsi="Arial" w:cs="Arial"/>
                <w:color w:val="000000" w:themeColor="text1"/>
                <w:szCs w:val="24"/>
              </w:rPr>
            </w:pPr>
          </w:p>
        </w:tc>
        <w:tc>
          <w:tcPr>
            <w:tcW w:w="1768" w:type="dxa"/>
            <w:vAlign w:val="center"/>
            <w:tcPrChange w:id="121" w:author="Microsoft Office User" w:date="2023-06-07T11:14:00Z">
              <w:tcPr>
                <w:tcW w:w="1809" w:type="dxa"/>
                <w:vAlign w:val="center"/>
              </w:tcPr>
            </w:tcPrChange>
          </w:tcPr>
          <w:p w14:paraId="724A711F" w14:textId="77777777" w:rsidR="000D0709" w:rsidRPr="00BB02AD" w:rsidRDefault="000D0709" w:rsidP="000D0709">
            <w:pPr>
              <w:spacing w:line="360" w:lineRule="auto"/>
              <w:jc w:val="center"/>
              <w:rPr>
                <w:rFonts w:ascii="Arial" w:hAnsi="Arial" w:cs="Arial"/>
                <w:color w:val="000000" w:themeColor="text1"/>
                <w:szCs w:val="24"/>
              </w:rPr>
            </w:pPr>
          </w:p>
        </w:tc>
        <w:tc>
          <w:tcPr>
            <w:tcW w:w="1685" w:type="dxa"/>
            <w:vAlign w:val="center"/>
            <w:tcPrChange w:id="122" w:author="Microsoft Office User" w:date="2023-06-07T11:14:00Z">
              <w:tcPr>
                <w:tcW w:w="1418" w:type="dxa"/>
                <w:vAlign w:val="center"/>
              </w:tcPr>
            </w:tcPrChange>
          </w:tcPr>
          <w:p w14:paraId="2CE2B277" w14:textId="60C091EF" w:rsidR="000D0709" w:rsidRDefault="000D0709" w:rsidP="000D0709">
            <w:pPr>
              <w:spacing w:line="360" w:lineRule="auto"/>
              <w:jc w:val="center"/>
              <w:rPr>
                <w:rFonts w:ascii="Arial" w:hAnsi="Arial" w:cs="Arial"/>
                <w:color w:val="000000" w:themeColor="text1"/>
                <w:szCs w:val="24"/>
              </w:rPr>
            </w:pPr>
          </w:p>
        </w:tc>
        <w:tc>
          <w:tcPr>
            <w:tcW w:w="3562" w:type="dxa"/>
            <w:vAlign w:val="center"/>
            <w:tcPrChange w:id="123" w:author="Microsoft Office User" w:date="2023-06-07T11:14:00Z">
              <w:tcPr>
                <w:tcW w:w="3646" w:type="dxa"/>
                <w:vAlign w:val="center"/>
              </w:tcPr>
            </w:tcPrChange>
          </w:tcPr>
          <w:p w14:paraId="0FE550FB" w14:textId="57B1F2E8" w:rsidR="000D0709" w:rsidRDefault="000D0709" w:rsidP="000D0709">
            <w:pPr>
              <w:spacing w:line="360" w:lineRule="auto"/>
              <w:jc w:val="left"/>
              <w:rPr>
                <w:rFonts w:ascii="Arial" w:hAnsi="Arial" w:cs="Arial"/>
                <w:color w:val="000000" w:themeColor="text1"/>
                <w:szCs w:val="24"/>
              </w:rPr>
            </w:pPr>
          </w:p>
        </w:tc>
      </w:tr>
      <w:tr w:rsidR="000D0709" w:rsidRPr="009F656D" w14:paraId="57ED876C" w14:textId="77777777" w:rsidTr="00DD0FFD">
        <w:tc>
          <w:tcPr>
            <w:tcW w:w="700" w:type="dxa"/>
            <w:vAlign w:val="center"/>
            <w:tcPrChange w:id="124" w:author="Microsoft Office User" w:date="2023-06-07T11:14:00Z">
              <w:tcPr>
                <w:tcW w:w="704" w:type="dxa"/>
                <w:vAlign w:val="center"/>
              </w:tcPr>
            </w:tcPrChange>
          </w:tcPr>
          <w:p w14:paraId="6787840E" w14:textId="12E78A51" w:rsidR="000D0709" w:rsidRDefault="000D0709" w:rsidP="000D0709">
            <w:pPr>
              <w:spacing w:line="360" w:lineRule="auto"/>
              <w:jc w:val="center"/>
              <w:rPr>
                <w:rFonts w:ascii="Arial" w:hAnsi="Arial" w:cs="Arial"/>
                <w:color w:val="000000" w:themeColor="text1"/>
                <w:szCs w:val="24"/>
              </w:rPr>
            </w:pPr>
          </w:p>
        </w:tc>
        <w:tc>
          <w:tcPr>
            <w:tcW w:w="1118" w:type="dxa"/>
            <w:vAlign w:val="center"/>
            <w:tcPrChange w:id="125" w:author="Microsoft Office User" w:date="2023-06-07T11:14:00Z">
              <w:tcPr>
                <w:tcW w:w="1139" w:type="dxa"/>
                <w:vAlign w:val="center"/>
              </w:tcPr>
            </w:tcPrChange>
          </w:tcPr>
          <w:p w14:paraId="54E1F83C" w14:textId="4FBCA3DF" w:rsidR="000D0709" w:rsidRDefault="000D0709" w:rsidP="000D0709">
            <w:pPr>
              <w:spacing w:line="360" w:lineRule="auto"/>
              <w:jc w:val="center"/>
              <w:rPr>
                <w:rFonts w:ascii="Arial" w:hAnsi="Arial" w:cs="Arial"/>
                <w:color w:val="000000" w:themeColor="text1"/>
                <w:szCs w:val="24"/>
              </w:rPr>
            </w:pPr>
          </w:p>
        </w:tc>
        <w:tc>
          <w:tcPr>
            <w:tcW w:w="1768" w:type="dxa"/>
            <w:vAlign w:val="center"/>
            <w:tcPrChange w:id="126" w:author="Microsoft Office User" w:date="2023-06-07T11:14:00Z">
              <w:tcPr>
                <w:tcW w:w="1809" w:type="dxa"/>
                <w:vAlign w:val="center"/>
              </w:tcPr>
            </w:tcPrChange>
          </w:tcPr>
          <w:p w14:paraId="7BFCE5E4" w14:textId="77777777" w:rsidR="000D0709" w:rsidRPr="00BB02AD" w:rsidRDefault="000D0709" w:rsidP="000D0709">
            <w:pPr>
              <w:spacing w:line="360" w:lineRule="auto"/>
              <w:jc w:val="center"/>
              <w:rPr>
                <w:rFonts w:ascii="Arial" w:hAnsi="Arial" w:cs="Arial"/>
                <w:color w:val="000000" w:themeColor="text1"/>
                <w:szCs w:val="24"/>
              </w:rPr>
            </w:pPr>
          </w:p>
        </w:tc>
        <w:tc>
          <w:tcPr>
            <w:tcW w:w="1685" w:type="dxa"/>
            <w:vAlign w:val="center"/>
            <w:tcPrChange w:id="127" w:author="Microsoft Office User" w:date="2023-06-07T11:14:00Z">
              <w:tcPr>
                <w:tcW w:w="1418" w:type="dxa"/>
                <w:vAlign w:val="center"/>
              </w:tcPr>
            </w:tcPrChange>
          </w:tcPr>
          <w:p w14:paraId="300C62B3" w14:textId="52277B93" w:rsidR="000D0709" w:rsidRDefault="000D0709" w:rsidP="000D0709">
            <w:pPr>
              <w:spacing w:line="360" w:lineRule="auto"/>
              <w:jc w:val="center"/>
              <w:rPr>
                <w:rFonts w:ascii="Arial" w:hAnsi="Arial" w:cs="Arial"/>
                <w:color w:val="000000" w:themeColor="text1"/>
                <w:szCs w:val="24"/>
              </w:rPr>
            </w:pPr>
          </w:p>
        </w:tc>
        <w:tc>
          <w:tcPr>
            <w:tcW w:w="3562" w:type="dxa"/>
            <w:vAlign w:val="center"/>
            <w:tcPrChange w:id="128" w:author="Microsoft Office User" w:date="2023-06-07T11:14:00Z">
              <w:tcPr>
                <w:tcW w:w="3646" w:type="dxa"/>
                <w:vAlign w:val="center"/>
              </w:tcPr>
            </w:tcPrChange>
          </w:tcPr>
          <w:p w14:paraId="66334511" w14:textId="4A203F41" w:rsidR="000D0709" w:rsidRPr="00487144" w:rsidRDefault="000D0709" w:rsidP="000D0709">
            <w:pPr>
              <w:spacing w:line="360" w:lineRule="auto"/>
              <w:rPr>
                <w:rFonts w:ascii="Arial" w:hAnsi="Arial" w:cs="Arial"/>
                <w:color w:val="000000" w:themeColor="text1"/>
                <w:szCs w:val="24"/>
              </w:rPr>
            </w:pPr>
          </w:p>
        </w:tc>
      </w:tr>
    </w:tbl>
    <w:p w14:paraId="3EA674B6" w14:textId="77777777" w:rsidR="00E25D4F" w:rsidRPr="00BB02AD" w:rsidRDefault="00E25D4F" w:rsidP="00E25D4F">
      <w:pPr>
        <w:rPr>
          <w:rFonts w:eastAsiaTheme="minorEastAsia"/>
          <w:color w:val="000000" w:themeColor="text1"/>
        </w:rPr>
      </w:pPr>
    </w:p>
    <w:p w14:paraId="12D84562" w14:textId="77777777" w:rsidR="00E25D4F" w:rsidRPr="00BB02AD" w:rsidRDefault="00E25D4F" w:rsidP="00E25D4F">
      <w:pPr>
        <w:rPr>
          <w:rFonts w:eastAsiaTheme="minorEastAsia"/>
          <w:color w:val="000000" w:themeColor="text1"/>
        </w:rPr>
        <w:sectPr w:rsidR="00E25D4F" w:rsidRPr="00BB02AD" w:rsidSect="00183A87">
          <w:pgSz w:w="11906" w:h="16838"/>
          <w:pgMar w:top="1418" w:right="1418" w:bottom="1418" w:left="1871" w:header="851" w:footer="992" w:gutter="0"/>
          <w:cols w:space="425"/>
          <w:docGrid w:type="lines" w:linePitch="312"/>
        </w:sectPr>
      </w:pPr>
    </w:p>
    <w:sdt>
      <w:sdtPr>
        <w:rPr>
          <w:rFonts w:asciiTheme="minorHAnsi" w:eastAsia="Arial" w:hAnsiTheme="minorHAnsi" w:cstheme="minorBidi"/>
          <w:color w:val="000000" w:themeColor="text1"/>
          <w:kern w:val="2"/>
          <w:sz w:val="24"/>
          <w:szCs w:val="22"/>
          <w:lang w:val="zh-CN"/>
        </w:rPr>
        <w:id w:val="1532916863"/>
        <w:docPartObj>
          <w:docPartGallery w:val="Table of Contents"/>
          <w:docPartUnique/>
        </w:docPartObj>
      </w:sdtPr>
      <w:sdtEndPr>
        <w:rPr>
          <w:rFonts w:eastAsia="宋体"/>
          <w:b/>
          <w:bCs/>
        </w:rPr>
      </w:sdtEndPr>
      <w:sdtContent>
        <w:p w14:paraId="0DEA7D39" w14:textId="77777777" w:rsidR="00E25D4F" w:rsidRPr="00BB02AD" w:rsidRDefault="00E25D4F" w:rsidP="00E25D4F">
          <w:pPr>
            <w:pStyle w:val="TOC"/>
            <w:jc w:val="center"/>
            <w:rPr>
              <w:rFonts w:ascii="黑体" w:eastAsia="黑体" w:hAnsi="黑体"/>
              <w:color w:val="000000" w:themeColor="text1"/>
              <w:sz w:val="44"/>
              <w:szCs w:val="44"/>
            </w:rPr>
          </w:pPr>
          <w:r w:rsidRPr="00BB02AD">
            <w:rPr>
              <w:rFonts w:ascii="黑体" w:eastAsia="黑体" w:hAnsi="黑体"/>
              <w:color w:val="000000" w:themeColor="text1"/>
              <w:sz w:val="44"/>
              <w:szCs w:val="44"/>
              <w:lang w:val="zh-CN"/>
            </w:rPr>
            <w:t>目</w:t>
          </w:r>
          <w:r w:rsidR="00667854" w:rsidRPr="00BB02AD">
            <w:rPr>
              <w:rFonts w:ascii="黑体" w:eastAsia="黑体" w:hAnsi="黑体" w:hint="eastAsia"/>
              <w:color w:val="000000" w:themeColor="text1"/>
              <w:sz w:val="44"/>
              <w:szCs w:val="44"/>
              <w:lang w:val="zh-CN"/>
            </w:rPr>
            <w:t xml:space="preserve"> </w:t>
          </w:r>
          <w:r w:rsidRPr="00BB02AD">
            <w:rPr>
              <w:rFonts w:ascii="黑体" w:eastAsia="黑体" w:hAnsi="黑体"/>
              <w:color w:val="000000" w:themeColor="text1"/>
              <w:sz w:val="44"/>
              <w:szCs w:val="44"/>
              <w:lang w:val="zh-CN"/>
            </w:rPr>
            <w:t>录</w:t>
          </w:r>
        </w:p>
        <w:bookmarkStart w:id="129" w:name="_GoBack"/>
        <w:bookmarkEnd w:id="129"/>
        <w:p w14:paraId="0A0CBA00" w14:textId="48426283" w:rsidR="00072358" w:rsidRDefault="00861EA9">
          <w:pPr>
            <w:pStyle w:val="TOC1"/>
            <w:tabs>
              <w:tab w:val="left" w:pos="420"/>
              <w:tab w:val="right" w:leader="dot" w:pos="8607"/>
            </w:tabs>
            <w:rPr>
              <w:ins w:id="130" w:author="Microsoft Office User" w:date="2023-06-09T15:34:00Z"/>
              <w:rFonts w:eastAsiaTheme="minorEastAsia"/>
              <w:noProof/>
              <w:sz w:val="21"/>
              <w:szCs w:val="24"/>
            </w:rPr>
          </w:pPr>
          <w:r w:rsidRPr="00BB02AD">
            <w:rPr>
              <w:color w:val="000000" w:themeColor="text1"/>
            </w:rPr>
            <w:fldChar w:fldCharType="begin"/>
          </w:r>
          <w:r w:rsidR="00E25D4F" w:rsidRPr="00BB02AD">
            <w:rPr>
              <w:color w:val="000000" w:themeColor="text1"/>
            </w:rPr>
            <w:instrText xml:space="preserve"> TOC \o "1-4" \h \z \u </w:instrText>
          </w:r>
          <w:r w:rsidRPr="00BB02AD">
            <w:rPr>
              <w:color w:val="000000" w:themeColor="text1"/>
            </w:rPr>
            <w:fldChar w:fldCharType="separate"/>
          </w:r>
          <w:ins w:id="131" w:author="Microsoft Office User" w:date="2023-06-09T15:34:00Z">
            <w:r w:rsidR="00072358" w:rsidRPr="0073467E">
              <w:rPr>
                <w:rStyle w:val="af0"/>
                <w:noProof/>
              </w:rPr>
              <w:fldChar w:fldCharType="begin"/>
            </w:r>
            <w:r w:rsidR="00072358" w:rsidRPr="0073467E">
              <w:rPr>
                <w:rStyle w:val="af0"/>
                <w:noProof/>
              </w:rPr>
              <w:instrText xml:space="preserve"> </w:instrText>
            </w:r>
            <w:r w:rsidR="00072358">
              <w:rPr>
                <w:noProof/>
              </w:rPr>
              <w:instrText>HYPERLINK \l "_Toc137217268"</w:instrText>
            </w:r>
            <w:r w:rsidR="00072358" w:rsidRPr="0073467E">
              <w:rPr>
                <w:rStyle w:val="af0"/>
                <w:noProof/>
              </w:rPr>
              <w:instrText xml:space="preserve"> </w:instrText>
            </w:r>
            <w:r w:rsidR="00072358" w:rsidRPr="0073467E">
              <w:rPr>
                <w:rStyle w:val="af0"/>
                <w:noProof/>
              </w:rPr>
            </w:r>
            <w:r w:rsidR="00072358" w:rsidRPr="0073467E">
              <w:rPr>
                <w:rStyle w:val="af0"/>
                <w:noProof/>
              </w:rPr>
              <w:fldChar w:fldCharType="separate"/>
            </w:r>
            <w:r w:rsidR="00072358" w:rsidRPr="0073467E">
              <w:rPr>
                <w:rStyle w:val="af0"/>
                <w:rFonts w:ascii="Arial" w:eastAsia="黑体" w:hAnsi="Arial" w:cs="Arial"/>
                <w:noProof/>
              </w:rPr>
              <w:t>1</w:t>
            </w:r>
            <w:r w:rsidR="00072358">
              <w:rPr>
                <w:rFonts w:eastAsiaTheme="minorEastAsia"/>
                <w:noProof/>
                <w:sz w:val="21"/>
                <w:szCs w:val="24"/>
              </w:rPr>
              <w:tab/>
            </w:r>
            <w:r w:rsidR="00072358" w:rsidRPr="0073467E">
              <w:rPr>
                <w:rStyle w:val="af0"/>
                <w:rFonts w:ascii="Arial" w:eastAsia="黑体" w:hAnsi="Arial" w:cs="Arial"/>
                <w:noProof/>
              </w:rPr>
              <w:t>概述</w:t>
            </w:r>
            <w:r w:rsidR="00072358">
              <w:rPr>
                <w:noProof/>
                <w:webHidden/>
              </w:rPr>
              <w:tab/>
            </w:r>
            <w:r w:rsidR="00072358">
              <w:rPr>
                <w:noProof/>
                <w:webHidden/>
              </w:rPr>
              <w:fldChar w:fldCharType="begin"/>
            </w:r>
            <w:r w:rsidR="00072358">
              <w:rPr>
                <w:noProof/>
                <w:webHidden/>
              </w:rPr>
              <w:instrText xml:space="preserve"> PAGEREF _Toc137217268 \h </w:instrText>
            </w:r>
            <w:r w:rsidR="00072358">
              <w:rPr>
                <w:noProof/>
                <w:webHidden/>
              </w:rPr>
            </w:r>
          </w:ins>
          <w:r w:rsidR="00072358">
            <w:rPr>
              <w:noProof/>
              <w:webHidden/>
            </w:rPr>
            <w:fldChar w:fldCharType="separate"/>
          </w:r>
          <w:ins w:id="132" w:author="Microsoft Office User" w:date="2023-06-09T15:34:00Z">
            <w:r w:rsidR="00072358">
              <w:rPr>
                <w:noProof/>
                <w:webHidden/>
              </w:rPr>
              <w:t>1</w:t>
            </w:r>
            <w:r w:rsidR="00072358">
              <w:rPr>
                <w:noProof/>
                <w:webHidden/>
              </w:rPr>
              <w:fldChar w:fldCharType="end"/>
            </w:r>
            <w:r w:rsidR="00072358" w:rsidRPr="0073467E">
              <w:rPr>
                <w:rStyle w:val="af0"/>
                <w:noProof/>
              </w:rPr>
              <w:fldChar w:fldCharType="end"/>
            </w:r>
          </w:ins>
        </w:p>
        <w:p w14:paraId="25483794" w14:textId="24D006C9" w:rsidR="00072358" w:rsidRDefault="00072358">
          <w:pPr>
            <w:pStyle w:val="TOC1"/>
            <w:tabs>
              <w:tab w:val="left" w:pos="420"/>
              <w:tab w:val="right" w:leader="dot" w:pos="8607"/>
            </w:tabs>
            <w:rPr>
              <w:ins w:id="133" w:author="Microsoft Office User" w:date="2023-06-09T15:34:00Z"/>
              <w:rFonts w:eastAsiaTheme="minorEastAsia"/>
              <w:noProof/>
              <w:sz w:val="21"/>
              <w:szCs w:val="24"/>
            </w:rPr>
          </w:pPr>
          <w:ins w:id="134" w:author="Microsoft Office User" w:date="2023-06-09T15:34:00Z">
            <w:r w:rsidRPr="0073467E">
              <w:rPr>
                <w:rStyle w:val="af0"/>
                <w:noProof/>
              </w:rPr>
              <w:fldChar w:fldCharType="begin"/>
            </w:r>
            <w:r w:rsidRPr="0073467E">
              <w:rPr>
                <w:rStyle w:val="af0"/>
                <w:noProof/>
              </w:rPr>
              <w:instrText xml:space="preserve"> </w:instrText>
            </w:r>
            <w:r>
              <w:rPr>
                <w:noProof/>
              </w:rPr>
              <w:instrText>HYPERLINK \l "_Toc137217269"</w:instrText>
            </w:r>
            <w:r w:rsidRPr="0073467E">
              <w:rPr>
                <w:rStyle w:val="af0"/>
                <w:noProof/>
              </w:rPr>
              <w:instrText xml:space="preserve"> </w:instrText>
            </w:r>
            <w:r w:rsidRPr="0073467E">
              <w:rPr>
                <w:rStyle w:val="af0"/>
                <w:noProof/>
              </w:rPr>
            </w:r>
            <w:r w:rsidRPr="0073467E">
              <w:rPr>
                <w:rStyle w:val="af0"/>
                <w:noProof/>
              </w:rPr>
              <w:fldChar w:fldCharType="separate"/>
            </w:r>
            <w:r w:rsidRPr="0073467E">
              <w:rPr>
                <w:rStyle w:val="af0"/>
                <w:rFonts w:ascii="Arial" w:eastAsia="黑体" w:hAnsi="Arial" w:cs="Arial"/>
                <w:noProof/>
              </w:rPr>
              <w:t>2</w:t>
            </w:r>
            <w:r>
              <w:rPr>
                <w:rFonts w:eastAsiaTheme="minorEastAsia"/>
                <w:noProof/>
                <w:sz w:val="21"/>
                <w:szCs w:val="24"/>
              </w:rPr>
              <w:tab/>
            </w:r>
            <w:r w:rsidRPr="0073467E">
              <w:rPr>
                <w:rStyle w:val="af0"/>
                <w:rFonts w:ascii="Arial" w:eastAsia="黑体" w:hAnsi="Arial" w:cs="Arial"/>
                <w:noProof/>
              </w:rPr>
              <w:t>电通信协议</w:t>
            </w:r>
            <w:r>
              <w:rPr>
                <w:noProof/>
                <w:webHidden/>
              </w:rPr>
              <w:tab/>
            </w:r>
            <w:r>
              <w:rPr>
                <w:noProof/>
                <w:webHidden/>
              </w:rPr>
              <w:fldChar w:fldCharType="begin"/>
            </w:r>
            <w:r>
              <w:rPr>
                <w:noProof/>
                <w:webHidden/>
              </w:rPr>
              <w:instrText xml:space="preserve"> PAGEREF _Toc137217269 \h </w:instrText>
            </w:r>
            <w:r>
              <w:rPr>
                <w:noProof/>
                <w:webHidden/>
              </w:rPr>
            </w:r>
          </w:ins>
          <w:r>
            <w:rPr>
              <w:noProof/>
              <w:webHidden/>
            </w:rPr>
            <w:fldChar w:fldCharType="separate"/>
          </w:r>
          <w:ins w:id="135" w:author="Microsoft Office User" w:date="2023-06-09T15:34:00Z">
            <w:r>
              <w:rPr>
                <w:noProof/>
                <w:webHidden/>
              </w:rPr>
              <w:t>1</w:t>
            </w:r>
            <w:r>
              <w:rPr>
                <w:noProof/>
                <w:webHidden/>
              </w:rPr>
              <w:fldChar w:fldCharType="end"/>
            </w:r>
            <w:r w:rsidRPr="0073467E">
              <w:rPr>
                <w:rStyle w:val="af0"/>
                <w:noProof/>
              </w:rPr>
              <w:fldChar w:fldCharType="end"/>
            </w:r>
          </w:ins>
        </w:p>
        <w:p w14:paraId="5E88F2FB" w14:textId="44187F9A" w:rsidR="00072358" w:rsidRDefault="00072358">
          <w:pPr>
            <w:pStyle w:val="TOC2"/>
            <w:tabs>
              <w:tab w:val="left" w:pos="1260"/>
              <w:tab w:val="right" w:leader="dot" w:pos="8607"/>
            </w:tabs>
            <w:ind w:left="480"/>
            <w:rPr>
              <w:ins w:id="136" w:author="Microsoft Office User" w:date="2023-06-09T15:34:00Z"/>
              <w:rFonts w:eastAsiaTheme="minorEastAsia"/>
              <w:noProof/>
              <w:sz w:val="21"/>
              <w:szCs w:val="24"/>
            </w:rPr>
          </w:pPr>
          <w:ins w:id="137" w:author="Microsoft Office User" w:date="2023-06-09T15:34:00Z">
            <w:r w:rsidRPr="0073467E">
              <w:rPr>
                <w:rStyle w:val="af0"/>
                <w:noProof/>
              </w:rPr>
              <w:fldChar w:fldCharType="begin"/>
            </w:r>
            <w:r w:rsidRPr="0073467E">
              <w:rPr>
                <w:rStyle w:val="af0"/>
                <w:noProof/>
              </w:rPr>
              <w:instrText xml:space="preserve"> </w:instrText>
            </w:r>
            <w:r>
              <w:rPr>
                <w:noProof/>
              </w:rPr>
              <w:instrText>HYPERLINK \l "_Toc137217270"</w:instrText>
            </w:r>
            <w:r w:rsidRPr="0073467E">
              <w:rPr>
                <w:rStyle w:val="af0"/>
                <w:noProof/>
              </w:rPr>
              <w:instrText xml:space="preserve"> </w:instrText>
            </w:r>
            <w:r w:rsidRPr="0073467E">
              <w:rPr>
                <w:rStyle w:val="af0"/>
                <w:noProof/>
              </w:rPr>
            </w:r>
            <w:r w:rsidRPr="0073467E">
              <w:rPr>
                <w:rStyle w:val="af0"/>
                <w:noProof/>
              </w:rPr>
              <w:fldChar w:fldCharType="separate"/>
            </w:r>
            <w:r w:rsidRPr="0073467E">
              <w:rPr>
                <w:rStyle w:val="af0"/>
                <w:rFonts w:ascii="Arial" w:eastAsia="黑体" w:hAnsi="Arial" w:cs="Arial"/>
                <w:noProof/>
              </w:rPr>
              <w:t>2.1</w:t>
            </w:r>
            <w:r>
              <w:rPr>
                <w:rFonts w:eastAsiaTheme="minorEastAsia"/>
                <w:noProof/>
                <w:sz w:val="21"/>
                <w:szCs w:val="24"/>
              </w:rPr>
              <w:tab/>
            </w:r>
            <w:r w:rsidRPr="0073467E">
              <w:rPr>
                <w:rStyle w:val="af0"/>
                <w:rFonts w:ascii="Arial" w:eastAsia="黑体" w:hAnsi="Arial" w:cs="Arial"/>
                <w:noProof/>
              </w:rPr>
              <w:t>显控软件与甲板单元水声遥控板的网络通信</w:t>
            </w:r>
            <w:r>
              <w:rPr>
                <w:noProof/>
                <w:webHidden/>
              </w:rPr>
              <w:tab/>
            </w:r>
            <w:r>
              <w:rPr>
                <w:noProof/>
                <w:webHidden/>
              </w:rPr>
              <w:fldChar w:fldCharType="begin"/>
            </w:r>
            <w:r>
              <w:rPr>
                <w:noProof/>
                <w:webHidden/>
              </w:rPr>
              <w:instrText xml:space="preserve"> PAGEREF _Toc137217270 \h </w:instrText>
            </w:r>
            <w:r>
              <w:rPr>
                <w:noProof/>
                <w:webHidden/>
              </w:rPr>
            </w:r>
          </w:ins>
          <w:r>
            <w:rPr>
              <w:noProof/>
              <w:webHidden/>
            </w:rPr>
            <w:fldChar w:fldCharType="separate"/>
          </w:r>
          <w:ins w:id="138" w:author="Microsoft Office User" w:date="2023-06-09T15:34:00Z">
            <w:r>
              <w:rPr>
                <w:noProof/>
                <w:webHidden/>
              </w:rPr>
              <w:t>1</w:t>
            </w:r>
            <w:r>
              <w:rPr>
                <w:noProof/>
                <w:webHidden/>
              </w:rPr>
              <w:fldChar w:fldCharType="end"/>
            </w:r>
            <w:r w:rsidRPr="0073467E">
              <w:rPr>
                <w:rStyle w:val="af0"/>
                <w:noProof/>
              </w:rPr>
              <w:fldChar w:fldCharType="end"/>
            </w:r>
          </w:ins>
        </w:p>
        <w:p w14:paraId="46DE70F2" w14:textId="5845E93C" w:rsidR="00072358" w:rsidRDefault="00072358">
          <w:pPr>
            <w:pStyle w:val="TOC3"/>
            <w:tabs>
              <w:tab w:val="left" w:pos="1680"/>
              <w:tab w:val="right" w:leader="dot" w:pos="8607"/>
            </w:tabs>
            <w:ind w:left="960"/>
            <w:rPr>
              <w:ins w:id="139" w:author="Microsoft Office User" w:date="2023-06-09T15:34:00Z"/>
              <w:rFonts w:eastAsiaTheme="minorEastAsia"/>
              <w:noProof/>
              <w:sz w:val="21"/>
              <w:szCs w:val="24"/>
            </w:rPr>
          </w:pPr>
          <w:ins w:id="140" w:author="Microsoft Office User" w:date="2023-06-09T15:34:00Z">
            <w:r w:rsidRPr="0073467E">
              <w:rPr>
                <w:rStyle w:val="af0"/>
                <w:noProof/>
              </w:rPr>
              <w:fldChar w:fldCharType="begin"/>
            </w:r>
            <w:r w:rsidRPr="0073467E">
              <w:rPr>
                <w:rStyle w:val="af0"/>
                <w:noProof/>
              </w:rPr>
              <w:instrText xml:space="preserve"> </w:instrText>
            </w:r>
            <w:r>
              <w:rPr>
                <w:noProof/>
              </w:rPr>
              <w:instrText>HYPERLINK \l "_Toc137217271"</w:instrText>
            </w:r>
            <w:r w:rsidRPr="0073467E">
              <w:rPr>
                <w:rStyle w:val="af0"/>
                <w:noProof/>
              </w:rPr>
              <w:instrText xml:space="preserve"> </w:instrText>
            </w:r>
            <w:r w:rsidRPr="0073467E">
              <w:rPr>
                <w:rStyle w:val="af0"/>
                <w:noProof/>
              </w:rPr>
            </w:r>
            <w:r w:rsidRPr="0073467E">
              <w:rPr>
                <w:rStyle w:val="af0"/>
                <w:noProof/>
              </w:rPr>
              <w:fldChar w:fldCharType="separate"/>
            </w:r>
            <w:r w:rsidRPr="0073467E">
              <w:rPr>
                <w:rStyle w:val="af0"/>
                <w:rFonts w:ascii="Arial" w:eastAsia="黑体" w:hAnsi="Arial" w:cs="Arial"/>
                <w:noProof/>
              </w:rPr>
              <w:t>2.1.1</w:t>
            </w:r>
            <w:r>
              <w:rPr>
                <w:rFonts w:eastAsiaTheme="minorEastAsia"/>
                <w:noProof/>
                <w:sz w:val="21"/>
                <w:szCs w:val="24"/>
              </w:rPr>
              <w:tab/>
            </w:r>
            <w:r w:rsidRPr="0073467E">
              <w:rPr>
                <w:rStyle w:val="af0"/>
                <w:rFonts w:ascii="Arial" w:eastAsia="黑体" w:hAnsi="Arial" w:cs="Arial"/>
                <w:noProof/>
              </w:rPr>
              <w:t>方向说明</w:t>
            </w:r>
            <w:r>
              <w:rPr>
                <w:noProof/>
                <w:webHidden/>
              </w:rPr>
              <w:tab/>
            </w:r>
            <w:r>
              <w:rPr>
                <w:noProof/>
                <w:webHidden/>
              </w:rPr>
              <w:fldChar w:fldCharType="begin"/>
            </w:r>
            <w:r>
              <w:rPr>
                <w:noProof/>
                <w:webHidden/>
              </w:rPr>
              <w:instrText xml:space="preserve"> PAGEREF _Toc137217271 \h </w:instrText>
            </w:r>
            <w:r>
              <w:rPr>
                <w:noProof/>
                <w:webHidden/>
              </w:rPr>
            </w:r>
          </w:ins>
          <w:r>
            <w:rPr>
              <w:noProof/>
              <w:webHidden/>
            </w:rPr>
            <w:fldChar w:fldCharType="separate"/>
          </w:r>
          <w:ins w:id="141" w:author="Microsoft Office User" w:date="2023-06-09T15:34:00Z">
            <w:r>
              <w:rPr>
                <w:noProof/>
                <w:webHidden/>
              </w:rPr>
              <w:t>2</w:t>
            </w:r>
            <w:r>
              <w:rPr>
                <w:noProof/>
                <w:webHidden/>
              </w:rPr>
              <w:fldChar w:fldCharType="end"/>
            </w:r>
            <w:r w:rsidRPr="0073467E">
              <w:rPr>
                <w:rStyle w:val="af0"/>
                <w:noProof/>
              </w:rPr>
              <w:fldChar w:fldCharType="end"/>
            </w:r>
          </w:ins>
        </w:p>
        <w:p w14:paraId="5E9FC955" w14:textId="42683F12" w:rsidR="00072358" w:rsidRDefault="00072358">
          <w:pPr>
            <w:pStyle w:val="TOC3"/>
            <w:tabs>
              <w:tab w:val="left" w:pos="1680"/>
              <w:tab w:val="right" w:leader="dot" w:pos="8607"/>
            </w:tabs>
            <w:ind w:left="960"/>
            <w:rPr>
              <w:ins w:id="142" w:author="Microsoft Office User" w:date="2023-06-09T15:34:00Z"/>
              <w:rFonts w:eastAsiaTheme="minorEastAsia"/>
              <w:noProof/>
              <w:sz w:val="21"/>
              <w:szCs w:val="24"/>
            </w:rPr>
          </w:pPr>
          <w:ins w:id="143" w:author="Microsoft Office User" w:date="2023-06-09T15:34:00Z">
            <w:r w:rsidRPr="0073467E">
              <w:rPr>
                <w:rStyle w:val="af0"/>
                <w:noProof/>
              </w:rPr>
              <w:fldChar w:fldCharType="begin"/>
            </w:r>
            <w:r w:rsidRPr="0073467E">
              <w:rPr>
                <w:rStyle w:val="af0"/>
                <w:noProof/>
              </w:rPr>
              <w:instrText xml:space="preserve"> </w:instrText>
            </w:r>
            <w:r>
              <w:rPr>
                <w:noProof/>
              </w:rPr>
              <w:instrText>HYPERLINK \l "_Toc137217272"</w:instrText>
            </w:r>
            <w:r w:rsidRPr="0073467E">
              <w:rPr>
                <w:rStyle w:val="af0"/>
                <w:noProof/>
              </w:rPr>
              <w:instrText xml:space="preserve"> </w:instrText>
            </w:r>
            <w:r w:rsidRPr="0073467E">
              <w:rPr>
                <w:rStyle w:val="af0"/>
                <w:noProof/>
              </w:rPr>
            </w:r>
            <w:r w:rsidRPr="0073467E">
              <w:rPr>
                <w:rStyle w:val="af0"/>
                <w:noProof/>
              </w:rPr>
              <w:fldChar w:fldCharType="separate"/>
            </w:r>
            <w:r w:rsidRPr="0073467E">
              <w:rPr>
                <w:rStyle w:val="af0"/>
                <w:rFonts w:ascii="Arial" w:eastAsia="黑体" w:hAnsi="Arial" w:cs="Arial"/>
                <w:noProof/>
              </w:rPr>
              <w:t>2.1.2</w:t>
            </w:r>
            <w:r>
              <w:rPr>
                <w:rFonts w:eastAsiaTheme="minorEastAsia"/>
                <w:noProof/>
                <w:sz w:val="21"/>
                <w:szCs w:val="24"/>
              </w:rPr>
              <w:tab/>
            </w:r>
            <w:r w:rsidRPr="0073467E">
              <w:rPr>
                <w:rStyle w:val="af0"/>
                <w:rFonts w:ascii="Arial" w:eastAsia="黑体" w:hAnsi="Arial" w:cs="Arial"/>
                <w:noProof/>
              </w:rPr>
              <w:t>通信协议格式</w:t>
            </w:r>
            <w:r>
              <w:rPr>
                <w:noProof/>
                <w:webHidden/>
              </w:rPr>
              <w:tab/>
            </w:r>
            <w:r>
              <w:rPr>
                <w:noProof/>
                <w:webHidden/>
              </w:rPr>
              <w:fldChar w:fldCharType="begin"/>
            </w:r>
            <w:r>
              <w:rPr>
                <w:noProof/>
                <w:webHidden/>
              </w:rPr>
              <w:instrText xml:space="preserve"> PAGEREF _Toc137217272 \h </w:instrText>
            </w:r>
            <w:r>
              <w:rPr>
                <w:noProof/>
                <w:webHidden/>
              </w:rPr>
            </w:r>
          </w:ins>
          <w:r>
            <w:rPr>
              <w:noProof/>
              <w:webHidden/>
            </w:rPr>
            <w:fldChar w:fldCharType="separate"/>
          </w:r>
          <w:ins w:id="144" w:author="Microsoft Office User" w:date="2023-06-09T15:34:00Z">
            <w:r>
              <w:rPr>
                <w:noProof/>
                <w:webHidden/>
              </w:rPr>
              <w:t>2</w:t>
            </w:r>
            <w:r>
              <w:rPr>
                <w:noProof/>
                <w:webHidden/>
              </w:rPr>
              <w:fldChar w:fldCharType="end"/>
            </w:r>
            <w:r w:rsidRPr="0073467E">
              <w:rPr>
                <w:rStyle w:val="af0"/>
                <w:noProof/>
              </w:rPr>
              <w:fldChar w:fldCharType="end"/>
            </w:r>
          </w:ins>
        </w:p>
        <w:p w14:paraId="32FB9E6B" w14:textId="0203CE7C" w:rsidR="00072358" w:rsidRDefault="00072358">
          <w:pPr>
            <w:pStyle w:val="TOC3"/>
            <w:tabs>
              <w:tab w:val="left" w:pos="1680"/>
              <w:tab w:val="right" w:leader="dot" w:pos="8607"/>
            </w:tabs>
            <w:ind w:left="960"/>
            <w:rPr>
              <w:ins w:id="145" w:author="Microsoft Office User" w:date="2023-06-09T15:34:00Z"/>
              <w:rFonts w:eastAsiaTheme="minorEastAsia"/>
              <w:noProof/>
              <w:sz w:val="21"/>
              <w:szCs w:val="24"/>
            </w:rPr>
          </w:pPr>
          <w:ins w:id="146" w:author="Microsoft Office User" w:date="2023-06-09T15:34:00Z">
            <w:r w:rsidRPr="0073467E">
              <w:rPr>
                <w:rStyle w:val="af0"/>
                <w:noProof/>
              </w:rPr>
              <w:fldChar w:fldCharType="begin"/>
            </w:r>
            <w:r w:rsidRPr="0073467E">
              <w:rPr>
                <w:rStyle w:val="af0"/>
                <w:noProof/>
              </w:rPr>
              <w:instrText xml:space="preserve"> </w:instrText>
            </w:r>
            <w:r>
              <w:rPr>
                <w:noProof/>
              </w:rPr>
              <w:instrText>HYPERLINK \l "_Toc137217273"</w:instrText>
            </w:r>
            <w:r w:rsidRPr="0073467E">
              <w:rPr>
                <w:rStyle w:val="af0"/>
                <w:noProof/>
              </w:rPr>
              <w:instrText xml:space="preserve"> </w:instrText>
            </w:r>
            <w:r w:rsidRPr="0073467E">
              <w:rPr>
                <w:rStyle w:val="af0"/>
                <w:noProof/>
              </w:rPr>
            </w:r>
            <w:r w:rsidRPr="0073467E">
              <w:rPr>
                <w:rStyle w:val="af0"/>
                <w:noProof/>
              </w:rPr>
              <w:fldChar w:fldCharType="separate"/>
            </w:r>
            <w:r w:rsidRPr="0073467E">
              <w:rPr>
                <w:rStyle w:val="af0"/>
                <w:rFonts w:ascii="Arial" w:eastAsia="黑体" w:hAnsi="Arial" w:cs="Arial"/>
                <w:noProof/>
              </w:rPr>
              <w:t>2.1.3</w:t>
            </w:r>
            <w:r>
              <w:rPr>
                <w:rFonts w:eastAsiaTheme="minorEastAsia"/>
                <w:noProof/>
                <w:sz w:val="21"/>
                <w:szCs w:val="24"/>
              </w:rPr>
              <w:tab/>
            </w:r>
            <w:r w:rsidRPr="0073467E">
              <w:rPr>
                <w:rStyle w:val="af0"/>
                <w:rFonts w:ascii="Arial" w:eastAsia="黑体" w:hAnsi="Arial" w:cs="Arial"/>
                <w:noProof/>
              </w:rPr>
              <w:t>通信协议内容</w:t>
            </w:r>
            <w:r>
              <w:rPr>
                <w:noProof/>
                <w:webHidden/>
              </w:rPr>
              <w:tab/>
            </w:r>
            <w:r>
              <w:rPr>
                <w:noProof/>
                <w:webHidden/>
              </w:rPr>
              <w:fldChar w:fldCharType="begin"/>
            </w:r>
            <w:r>
              <w:rPr>
                <w:noProof/>
                <w:webHidden/>
              </w:rPr>
              <w:instrText xml:space="preserve"> PAGEREF _Toc137217273 \h </w:instrText>
            </w:r>
            <w:r>
              <w:rPr>
                <w:noProof/>
                <w:webHidden/>
              </w:rPr>
            </w:r>
          </w:ins>
          <w:r>
            <w:rPr>
              <w:noProof/>
              <w:webHidden/>
            </w:rPr>
            <w:fldChar w:fldCharType="separate"/>
          </w:r>
          <w:ins w:id="147" w:author="Microsoft Office User" w:date="2023-06-09T15:34:00Z">
            <w:r>
              <w:rPr>
                <w:noProof/>
                <w:webHidden/>
              </w:rPr>
              <w:t>3</w:t>
            </w:r>
            <w:r>
              <w:rPr>
                <w:noProof/>
                <w:webHidden/>
              </w:rPr>
              <w:fldChar w:fldCharType="end"/>
            </w:r>
            <w:r w:rsidRPr="0073467E">
              <w:rPr>
                <w:rStyle w:val="af0"/>
                <w:noProof/>
              </w:rPr>
              <w:fldChar w:fldCharType="end"/>
            </w:r>
          </w:ins>
        </w:p>
        <w:p w14:paraId="79F92EDB" w14:textId="496C27C4" w:rsidR="00072358" w:rsidRDefault="00072358">
          <w:pPr>
            <w:pStyle w:val="TOC2"/>
            <w:tabs>
              <w:tab w:val="left" w:pos="1260"/>
              <w:tab w:val="right" w:leader="dot" w:pos="8607"/>
            </w:tabs>
            <w:ind w:left="480"/>
            <w:rPr>
              <w:ins w:id="148" w:author="Microsoft Office User" w:date="2023-06-09T15:34:00Z"/>
              <w:rFonts w:eastAsiaTheme="minorEastAsia"/>
              <w:noProof/>
              <w:sz w:val="21"/>
              <w:szCs w:val="24"/>
            </w:rPr>
          </w:pPr>
          <w:ins w:id="149" w:author="Microsoft Office User" w:date="2023-06-09T15:34:00Z">
            <w:r w:rsidRPr="0073467E">
              <w:rPr>
                <w:rStyle w:val="af0"/>
                <w:noProof/>
              </w:rPr>
              <w:fldChar w:fldCharType="begin"/>
            </w:r>
            <w:r w:rsidRPr="0073467E">
              <w:rPr>
                <w:rStyle w:val="af0"/>
                <w:noProof/>
              </w:rPr>
              <w:instrText xml:space="preserve"> </w:instrText>
            </w:r>
            <w:r>
              <w:rPr>
                <w:noProof/>
              </w:rPr>
              <w:instrText>HYPERLINK \l "_Toc137217300"</w:instrText>
            </w:r>
            <w:r w:rsidRPr="0073467E">
              <w:rPr>
                <w:rStyle w:val="af0"/>
                <w:noProof/>
              </w:rPr>
              <w:instrText xml:space="preserve"> </w:instrText>
            </w:r>
            <w:r w:rsidRPr="0073467E">
              <w:rPr>
                <w:rStyle w:val="af0"/>
                <w:noProof/>
              </w:rPr>
            </w:r>
            <w:r w:rsidRPr="0073467E">
              <w:rPr>
                <w:rStyle w:val="af0"/>
                <w:noProof/>
              </w:rPr>
              <w:fldChar w:fldCharType="separate"/>
            </w:r>
            <w:r w:rsidRPr="0073467E">
              <w:rPr>
                <w:rStyle w:val="af0"/>
                <w:rFonts w:ascii="Arial" w:eastAsia="黑体" w:hAnsi="Arial" w:cs="Arial"/>
                <w:noProof/>
              </w:rPr>
              <w:t>2.2</w:t>
            </w:r>
            <w:r>
              <w:rPr>
                <w:rFonts w:eastAsiaTheme="minorEastAsia"/>
                <w:noProof/>
                <w:sz w:val="21"/>
                <w:szCs w:val="24"/>
              </w:rPr>
              <w:tab/>
            </w:r>
            <w:r w:rsidRPr="0073467E">
              <w:rPr>
                <w:rStyle w:val="af0"/>
                <w:rFonts w:ascii="Arial" w:eastAsia="黑体" w:hAnsi="Arial" w:cs="Arial"/>
                <w:noProof/>
              </w:rPr>
              <w:t>显控软件与甲板单元水通机板的网络通信</w:t>
            </w:r>
            <w:r>
              <w:rPr>
                <w:noProof/>
                <w:webHidden/>
              </w:rPr>
              <w:tab/>
            </w:r>
            <w:r>
              <w:rPr>
                <w:noProof/>
                <w:webHidden/>
              </w:rPr>
              <w:fldChar w:fldCharType="begin"/>
            </w:r>
            <w:r>
              <w:rPr>
                <w:noProof/>
                <w:webHidden/>
              </w:rPr>
              <w:instrText xml:space="preserve"> PAGEREF _Toc137217300 \h </w:instrText>
            </w:r>
            <w:r>
              <w:rPr>
                <w:noProof/>
                <w:webHidden/>
              </w:rPr>
            </w:r>
          </w:ins>
          <w:r>
            <w:rPr>
              <w:noProof/>
              <w:webHidden/>
            </w:rPr>
            <w:fldChar w:fldCharType="separate"/>
          </w:r>
          <w:ins w:id="150" w:author="Microsoft Office User" w:date="2023-06-09T15:34:00Z">
            <w:r>
              <w:rPr>
                <w:noProof/>
                <w:webHidden/>
              </w:rPr>
              <w:t>7</w:t>
            </w:r>
            <w:r>
              <w:rPr>
                <w:noProof/>
                <w:webHidden/>
              </w:rPr>
              <w:fldChar w:fldCharType="end"/>
            </w:r>
            <w:r w:rsidRPr="0073467E">
              <w:rPr>
                <w:rStyle w:val="af0"/>
                <w:noProof/>
              </w:rPr>
              <w:fldChar w:fldCharType="end"/>
            </w:r>
          </w:ins>
        </w:p>
        <w:p w14:paraId="67878C68" w14:textId="4FB5DB94" w:rsidR="00072358" w:rsidRDefault="00072358">
          <w:pPr>
            <w:pStyle w:val="TOC3"/>
            <w:tabs>
              <w:tab w:val="left" w:pos="1680"/>
              <w:tab w:val="right" w:leader="dot" w:pos="8607"/>
            </w:tabs>
            <w:ind w:left="960"/>
            <w:rPr>
              <w:ins w:id="151" w:author="Microsoft Office User" w:date="2023-06-09T15:34:00Z"/>
              <w:rFonts w:eastAsiaTheme="minorEastAsia"/>
              <w:noProof/>
              <w:sz w:val="21"/>
              <w:szCs w:val="24"/>
            </w:rPr>
          </w:pPr>
          <w:ins w:id="152" w:author="Microsoft Office User" w:date="2023-06-09T15:34:00Z">
            <w:r w:rsidRPr="0073467E">
              <w:rPr>
                <w:rStyle w:val="af0"/>
                <w:noProof/>
              </w:rPr>
              <w:fldChar w:fldCharType="begin"/>
            </w:r>
            <w:r w:rsidRPr="0073467E">
              <w:rPr>
                <w:rStyle w:val="af0"/>
                <w:noProof/>
              </w:rPr>
              <w:instrText xml:space="preserve"> </w:instrText>
            </w:r>
            <w:r>
              <w:rPr>
                <w:noProof/>
              </w:rPr>
              <w:instrText>HYPERLINK \l "_Toc137217301"</w:instrText>
            </w:r>
            <w:r w:rsidRPr="0073467E">
              <w:rPr>
                <w:rStyle w:val="af0"/>
                <w:noProof/>
              </w:rPr>
              <w:instrText xml:space="preserve"> </w:instrText>
            </w:r>
            <w:r w:rsidRPr="0073467E">
              <w:rPr>
                <w:rStyle w:val="af0"/>
                <w:noProof/>
              </w:rPr>
            </w:r>
            <w:r w:rsidRPr="0073467E">
              <w:rPr>
                <w:rStyle w:val="af0"/>
                <w:noProof/>
              </w:rPr>
              <w:fldChar w:fldCharType="separate"/>
            </w:r>
            <w:r w:rsidRPr="0073467E">
              <w:rPr>
                <w:rStyle w:val="af0"/>
                <w:rFonts w:ascii="Arial" w:eastAsia="黑体" w:hAnsi="Arial" w:cs="Arial"/>
                <w:noProof/>
              </w:rPr>
              <w:t>2.2.1</w:t>
            </w:r>
            <w:r>
              <w:rPr>
                <w:rFonts w:eastAsiaTheme="minorEastAsia"/>
                <w:noProof/>
                <w:sz w:val="21"/>
                <w:szCs w:val="24"/>
              </w:rPr>
              <w:tab/>
            </w:r>
            <w:r w:rsidRPr="0073467E">
              <w:rPr>
                <w:rStyle w:val="af0"/>
                <w:rFonts w:ascii="Arial" w:eastAsia="黑体" w:hAnsi="Arial" w:cs="Arial"/>
                <w:noProof/>
              </w:rPr>
              <w:t>方向说明</w:t>
            </w:r>
            <w:r>
              <w:rPr>
                <w:noProof/>
                <w:webHidden/>
              </w:rPr>
              <w:tab/>
            </w:r>
            <w:r>
              <w:rPr>
                <w:noProof/>
                <w:webHidden/>
              </w:rPr>
              <w:fldChar w:fldCharType="begin"/>
            </w:r>
            <w:r>
              <w:rPr>
                <w:noProof/>
                <w:webHidden/>
              </w:rPr>
              <w:instrText xml:space="preserve"> PAGEREF _Toc137217301 \h </w:instrText>
            </w:r>
            <w:r>
              <w:rPr>
                <w:noProof/>
                <w:webHidden/>
              </w:rPr>
            </w:r>
          </w:ins>
          <w:r>
            <w:rPr>
              <w:noProof/>
              <w:webHidden/>
            </w:rPr>
            <w:fldChar w:fldCharType="separate"/>
          </w:r>
          <w:ins w:id="153" w:author="Microsoft Office User" w:date="2023-06-09T15:34:00Z">
            <w:r>
              <w:rPr>
                <w:noProof/>
                <w:webHidden/>
              </w:rPr>
              <w:t>7</w:t>
            </w:r>
            <w:r>
              <w:rPr>
                <w:noProof/>
                <w:webHidden/>
              </w:rPr>
              <w:fldChar w:fldCharType="end"/>
            </w:r>
            <w:r w:rsidRPr="0073467E">
              <w:rPr>
                <w:rStyle w:val="af0"/>
                <w:noProof/>
              </w:rPr>
              <w:fldChar w:fldCharType="end"/>
            </w:r>
          </w:ins>
        </w:p>
        <w:p w14:paraId="56224D91" w14:textId="541EF27D" w:rsidR="00072358" w:rsidRDefault="00072358">
          <w:pPr>
            <w:pStyle w:val="TOC3"/>
            <w:tabs>
              <w:tab w:val="left" w:pos="1680"/>
              <w:tab w:val="right" w:leader="dot" w:pos="8607"/>
            </w:tabs>
            <w:ind w:left="960"/>
            <w:rPr>
              <w:ins w:id="154" w:author="Microsoft Office User" w:date="2023-06-09T15:34:00Z"/>
              <w:rFonts w:eastAsiaTheme="minorEastAsia"/>
              <w:noProof/>
              <w:sz w:val="21"/>
              <w:szCs w:val="24"/>
            </w:rPr>
          </w:pPr>
          <w:ins w:id="155" w:author="Microsoft Office User" w:date="2023-06-09T15:34:00Z">
            <w:r w:rsidRPr="0073467E">
              <w:rPr>
                <w:rStyle w:val="af0"/>
                <w:noProof/>
              </w:rPr>
              <w:fldChar w:fldCharType="begin"/>
            </w:r>
            <w:r w:rsidRPr="0073467E">
              <w:rPr>
                <w:rStyle w:val="af0"/>
                <w:noProof/>
              </w:rPr>
              <w:instrText xml:space="preserve"> </w:instrText>
            </w:r>
            <w:r>
              <w:rPr>
                <w:noProof/>
              </w:rPr>
              <w:instrText>HYPERLINK \l "_Toc137217302"</w:instrText>
            </w:r>
            <w:r w:rsidRPr="0073467E">
              <w:rPr>
                <w:rStyle w:val="af0"/>
                <w:noProof/>
              </w:rPr>
              <w:instrText xml:space="preserve"> </w:instrText>
            </w:r>
            <w:r w:rsidRPr="0073467E">
              <w:rPr>
                <w:rStyle w:val="af0"/>
                <w:noProof/>
              </w:rPr>
            </w:r>
            <w:r w:rsidRPr="0073467E">
              <w:rPr>
                <w:rStyle w:val="af0"/>
                <w:noProof/>
              </w:rPr>
              <w:fldChar w:fldCharType="separate"/>
            </w:r>
            <w:r w:rsidRPr="0073467E">
              <w:rPr>
                <w:rStyle w:val="af0"/>
                <w:rFonts w:ascii="Arial" w:eastAsia="黑体" w:hAnsi="Arial" w:cs="Arial"/>
                <w:noProof/>
              </w:rPr>
              <w:t>2.2.2</w:t>
            </w:r>
            <w:r>
              <w:rPr>
                <w:rFonts w:eastAsiaTheme="minorEastAsia"/>
                <w:noProof/>
                <w:sz w:val="21"/>
                <w:szCs w:val="24"/>
              </w:rPr>
              <w:tab/>
            </w:r>
            <w:r w:rsidRPr="0073467E">
              <w:rPr>
                <w:rStyle w:val="af0"/>
                <w:rFonts w:ascii="Arial" w:eastAsia="黑体" w:hAnsi="Arial" w:cs="Arial"/>
                <w:noProof/>
              </w:rPr>
              <w:t>通信协议格式</w:t>
            </w:r>
            <w:r>
              <w:rPr>
                <w:noProof/>
                <w:webHidden/>
              </w:rPr>
              <w:tab/>
            </w:r>
            <w:r>
              <w:rPr>
                <w:noProof/>
                <w:webHidden/>
              </w:rPr>
              <w:fldChar w:fldCharType="begin"/>
            </w:r>
            <w:r>
              <w:rPr>
                <w:noProof/>
                <w:webHidden/>
              </w:rPr>
              <w:instrText xml:space="preserve"> PAGEREF _Toc137217302 \h </w:instrText>
            </w:r>
            <w:r>
              <w:rPr>
                <w:noProof/>
                <w:webHidden/>
              </w:rPr>
            </w:r>
          </w:ins>
          <w:r>
            <w:rPr>
              <w:noProof/>
              <w:webHidden/>
            </w:rPr>
            <w:fldChar w:fldCharType="separate"/>
          </w:r>
          <w:ins w:id="156" w:author="Microsoft Office User" w:date="2023-06-09T15:34:00Z">
            <w:r>
              <w:rPr>
                <w:noProof/>
                <w:webHidden/>
              </w:rPr>
              <w:t>7</w:t>
            </w:r>
            <w:r>
              <w:rPr>
                <w:noProof/>
                <w:webHidden/>
              </w:rPr>
              <w:fldChar w:fldCharType="end"/>
            </w:r>
            <w:r w:rsidRPr="0073467E">
              <w:rPr>
                <w:rStyle w:val="af0"/>
                <w:noProof/>
              </w:rPr>
              <w:fldChar w:fldCharType="end"/>
            </w:r>
          </w:ins>
        </w:p>
        <w:p w14:paraId="7D06A111" w14:textId="22C39537" w:rsidR="00072358" w:rsidRDefault="00072358">
          <w:pPr>
            <w:pStyle w:val="TOC3"/>
            <w:tabs>
              <w:tab w:val="left" w:pos="1680"/>
              <w:tab w:val="right" w:leader="dot" w:pos="8607"/>
            </w:tabs>
            <w:ind w:left="960"/>
            <w:rPr>
              <w:ins w:id="157" w:author="Microsoft Office User" w:date="2023-06-09T15:34:00Z"/>
              <w:rFonts w:eastAsiaTheme="minorEastAsia"/>
              <w:noProof/>
              <w:sz w:val="21"/>
              <w:szCs w:val="24"/>
            </w:rPr>
          </w:pPr>
          <w:ins w:id="158" w:author="Microsoft Office User" w:date="2023-06-09T15:34:00Z">
            <w:r w:rsidRPr="0073467E">
              <w:rPr>
                <w:rStyle w:val="af0"/>
                <w:noProof/>
              </w:rPr>
              <w:fldChar w:fldCharType="begin"/>
            </w:r>
            <w:r w:rsidRPr="0073467E">
              <w:rPr>
                <w:rStyle w:val="af0"/>
                <w:noProof/>
              </w:rPr>
              <w:instrText xml:space="preserve"> </w:instrText>
            </w:r>
            <w:r>
              <w:rPr>
                <w:noProof/>
              </w:rPr>
              <w:instrText>HYPERLINK \l "_Toc137217303"</w:instrText>
            </w:r>
            <w:r w:rsidRPr="0073467E">
              <w:rPr>
                <w:rStyle w:val="af0"/>
                <w:noProof/>
              </w:rPr>
              <w:instrText xml:space="preserve"> </w:instrText>
            </w:r>
            <w:r w:rsidRPr="0073467E">
              <w:rPr>
                <w:rStyle w:val="af0"/>
                <w:noProof/>
              </w:rPr>
            </w:r>
            <w:r w:rsidRPr="0073467E">
              <w:rPr>
                <w:rStyle w:val="af0"/>
                <w:noProof/>
              </w:rPr>
              <w:fldChar w:fldCharType="separate"/>
            </w:r>
            <w:r w:rsidRPr="0073467E">
              <w:rPr>
                <w:rStyle w:val="af0"/>
                <w:rFonts w:ascii="Arial" w:eastAsia="黑体" w:hAnsi="Arial" w:cs="Arial"/>
                <w:noProof/>
              </w:rPr>
              <w:t>2.2.3</w:t>
            </w:r>
            <w:r>
              <w:rPr>
                <w:rFonts w:eastAsiaTheme="minorEastAsia"/>
                <w:noProof/>
                <w:sz w:val="21"/>
                <w:szCs w:val="24"/>
              </w:rPr>
              <w:tab/>
            </w:r>
            <w:r w:rsidRPr="0073467E">
              <w:rPr>
                <w:rStyle w:val="af0"/>
                <w:rFonts w:ascii="Arial" w:eastAsia="黑体" w:hAnsi="Arial" w:cs="Arial"/>
                <w:noProof/>
              </w:rPr>
              <w:t>通信协议内容</w:t>
            </w:r>
            <w:r>
              <w:rPr>
                <w:noProof/>
                <w:webHidden/>
              </w:rPr>
              <w:tab/>
            </w:r>
            <w:r>
              <w:rPr>
                <w:noProof/>
                <w:webHidden/>
              </w:rPr>
              <w:fldChar w:fldCharType="begin"/>
            </w:r>
            <w:r>
              <w:rPr>
                <w:noProof/>
                <w:webHidden/>
              </w:rPr>
              <w:instrText xml:space="preserve"> PAGEREF _Toc137217303 \h </w:instrText>
            </w:r>
            <w:r>
              <w:rPr>
                <w:noProof/>
                <w:webHidden/>
              </w:rPr>
            </w:r>
          </w:ins>
          <w:r>
            <w:rPr>
              <w:noProof/>
              <w:webHidden/>
            </w:rPr>
            <w:fldChar w:fldCharType="separate"/>
          </w:r>
          <w:ins w:id="159" w:author="Microsoft Office User" w:date="2023-06-09T15:34:00Z">
            <w:r>
              <w:rPr>
                <w:noProof/>
                <w:webHidden/>
              </w:rPr>
              <w:t>7</w:t>
            </w:r>
            <w:r>
              <w:rPr>
                <w:noProof/>
                <w:webHidden/>
              </w:rPr>
              <w:fldChar w:fldCharType="end"/>
            </w:r>
            <w:r w:rsidRPr="0073467E">
              <w:rPr>
                <w:rStyle w:val="af0"/>
                <w:noProof/>
              </w:rPr>
              <w:fldChar w:fldCharType="end"/>
            </w:r>
          </w:ins>
        </w:p>
        <w:p w14:paraId="025E10E0" w14:textId="41263AE1" w:rsidR="00072358" w:rsidRDefault="00072358">
          <w:pPr>
            <w:pStyle w:val="TOC2"/>
            <w:tabs>
              <w:tab w:val="left" w:pos="1260"/>
              <w:tab w:val="right" w:leader="dot" w:pos="8607"/>
            </w:tabs>
            <w:ind w:left="480"/>
            <w:rPr>
              <w:ins w:id="160" w:author="Microsoft Office User" w:date="2023-06-09T15:34:00Z"/>
              <w:rFonts w:eastAsiaTheme="minorEastAsia"/>
              <w:noProof/>
              <w:sz w:val="21"/>
              <w:szCs w:val="24"/>
            </w:rPr>
          </w:pPr>
          <w:ins w:id="161" w:author="Microsoft Office User" w:date="2023-06-09T15:34:00Z">
            <w:r w:rsidRPr="0073467E">
              <w:rPr>
                <w:rStyle w:val="af0"/>
                <w:noProof/>
              </w:rPr>
              <w:fldChar w:fldCharType="begin"/>
            </w:r>
            <w:r w:rsidRPr="0073467E">
              <w:rPr>
                <w:rStyle w:val="af0"/>
                <w:noProof/>
              </w:rPr>
              <w:instrText xml:space="preserve"> </w:instrText>
            </w:r>
            <w:r>
              <w:rPr>
                <w:noProof/>
              </w:rPr>
              <w:instrText>HYPERLINK \l "_Toc137217304"</w:instrText>
            </w:r>
            <w:r w:rsidRPr="0073467E">
              <w:rPr>
                <w:rStyle w:val="af0"/>
                <w:noProof/>
              </w:rPr>
              <w:instrText xml:space="preserve"> </w:instrText>
            </w:r>
            <w:r w:rsidRPr="0073467E">
              <w:rPr>
                <w:rStyle w:val="af0"/>
                <w:noProof/>
              </w:rPr>
            </w:r>
            <w:r w:rsidRPr="0073467E">
              <w:rPr>
                <w:rStyle w:val="af0"/>
                <w:noProof/>
              </w:rPr>
              <w:fldChar w:fldCharType="separate"/>
            </w:r>
            <w:r w:rsidRPr="0073467E">
              <w:rPr>
                <w:rStyle w:val="af0"/>
                <w:rFonts w:ascii="Arial" w:eastAsia="黑体" w:hAnsi="Arial" w:cs="Arial"/>
                <w:noProof/>
              </w:rPr>
              <w:t>2.3</w:t>
            </w:r>
            <w:r>
              <w:rPr>
                <w:rFonts w:eastAsiaTheme="minorEastAsia"/>
                <w:noProof/>
                <w:sz w:val="21"/>
                <w:szCs w:val="24"/>
              </w:rPr>
              <w:tab/>
            </w:r>
            <w:r w:rsidRPr="0073467E">
              <w:rPr>
                <w:rStyle w:val="af0"/>
                <w:rFonts w:ascii="Arial" w:eastAsia="黑体" w:hAnsi="Arial" w:cs="Arial"/>
                <w:noProof/>
              </w:rPr>
              <w:t>显卡软件与潜标声学应答板的串口通信</w:t>
            </w:r>
            <w:r>
              <w:rPr>
                <w:noProof/>
                <w:webHidden/>
              </w:rPr>
              <w:tab/>
            </w:r>
            <w:r>
              <w:rPr>
                <w:noProof/>
                <w:webHidden/>
              </w:rPr>
              <w:fldChar w:fldCharType="begin"/>
            </w:r>
            <w:r>
              <w:rPr>
                <w:noProof/>
                <w:webHidden/>
              </w:rPr>
              <w:instrText xml:space="preserve"> PAGEREF _Toc137217304 \h </w:instrText>
            </w:r>
            <w:r>
              <w:rPr>
                <w:noProof/>
                <w:webHidden/>
              </w:rPr>
            </w:r>
          </w:ins>
          <w:r>
            <w:rPr>
              <w:noProof/>
              <w:webHidden/>
            </w:rPr>
            <w:fldChar w:fldCharType="separate"/>
          </w:r>
          <w:ins w:id="162" w:author="Microsoft Office User" w:date="2023-06-09T15:34:00Z">
            <w:r>
              <w:rPr>
                <w:noProof/>
                <w:webHidden/>
              </w:rPr>
              <w:t>9</w:t>
            </w:r>
            <w:r>
              <w:rPr>
                <w:noProof/>
                <w:webHidden/>
              </w:rPr>
              <w:fldChar w:fldCharType="end"/>
            </w:r>
            <w:r w:rsidRPr="0073467E">
              <w:rPr>
                <w:rStyle w:val="af0"/>
                <w:noProof/>
              </w:rPr>
              <w:fldChar w:fldCharType="end"/>
            </w:r>
          </w:ins>
        </w:p>
        <w:p w14:paraId="6DBA130D" w14:textId="469E0C41" w:rsidR="00072358" w:rsidRDefault="00072358">
          <w:pPr>
            <w:pStyle w:val="TOC3"/>
            <w:tabs>
              <w:tab w:val="left" w:pos="1680"/>
              <w:tab w:val="right" w:leader="dot" w:pos="8607"/>
            </w:tabs>
            <w:ind w:left="960"/>
            <w:rPr>
              <w:ins w:id="163" w:author="Microsoft Office User" w:date="2023-06-09T15:34:00Z"/>
              <w:rFonts w:eastAsiaTheme="minorEastAsia"/>
              <w:noProof/>
              <w:sz w:val="21"/>
              <w:szCs w:val="24"/>
            </w:rPr>
          </w:pPr>
          <w:ins w:id="164" w:author="Microsoft Office User" w:date="2023-06-09T15:34:00Z">
            <w:r w:rsidRPr="0073467E">
              <w:rPr>
                <w:rStyle w:val="af0"/>
                <w:noProof/>
              </w:rPr>
              <w:fldChar w:fldCharType="begin"/>
            </w:r>
            <w:r w:rsidRPr="0073467E">
              <w:rPr>
                <w:rStyle w:val="af0"/>
                <w:noProof/>
              </w:rPr>
              <w:instrText xml:space="preserve"> </w:instrText>
            </w:r>
            <w:r>
              <w:rPr>
                <w:noProof/>
              </w:rPr>
              <w:instrText>HYPERLINK \l "_Toc137217305"</w:instrText>
            </w:r>
            <w:r w:rsidRPr="0073467E">
              <w:rPr>
                <w:rStyle w:val="af0"/>
                <w:noProof/>
              </w:rPr>
              <w:instrText xml:space="preserve"> </w:instrText>
            </w:r>
            <w:r w:rsidRPr="0073467E">
              <w:rPr>
                <w:rStyle w:val="af0"/>
                <w:noProof/>
              </w:rPr>
            </w:r>
            <w:r w:rsidRPr="0073467E">
              <w:rPr>
                <w:rStyle w:val="af0"/>
                <w:noProof/>
              </w:rPr>
              <w:fldChar w:fldCharType="separate"/>
            </w:r>
            <w:r w:rsidRPr="0073467E">
              <w:rPr>
                <w:rStyle w:val="af0"/>
                <w:rFonts w:ascii="Arial" w:eastAsia="黑体" w:hAnsi="Arial" w:cs="Arial"/>
                <w:noProof/>
              </w:rPr>
              <w:t>2.3.1</w:t>
            </w:r>
            <w:r>
              <w:rPr>
                <w:rFonts w:eastAsiaTheme="minorEastAsia"/>
                <w:noProof/>
                <w:sz w:val="21"/>
                <w:szCs w:val="24"/>
              </w:rPr>
              <w:tab/>
            </w:r>
            <w:r w:rsidRPr="0073467E">
              <w:rPr>
                <w:rStyle w:val="af0"/>
                <w:rFonts w:ascii="Arial" w:eastAsia="黑体" w:hAnsi="Arial" w:cs="Arial"/>
                <w:noProof/>
              </w:rPr>
              <w:t>方向说明</w:t>
            </w:r>
            <w:r>
              <w:rPr>
                <w:noProof/>
                <w:webHidden/>
              </w:rPr>
              <w:tab/>
            </w:r>
            <w:r>
              <w:rPr>
                <w:noProof/>
                <w:webHidden/>
              </w:rPr>
              <w:fldChar w:fldCharType="begin"/>
            </w:r>
            <w:r>
              <w:rPr>
                <w:noProof/>
                <w:webHidden/>
              </w:rPr>
              <w:instrText xml:space="preserve"> PAGEREF _Toc137217305 \h </w:instrText>
            </w:r>
            <w:r>
              <w:rPr>
                <w:noProof/>
                <w:webHidden/>
              </w:rPr>
            </w:r>
          </w:ins>
          <w:r>
            <w:rPr>
              <w:noProof/>
              <w:webHidden/>
            </w:rPr>
            <w:fldChar w:fldCharType="separate"/>
          </w:r>
          <w:ins w:id="165" w:author="Microsoft Office User" w:date="2023-06-09T15:34:00Z">
            <w:r>
              <w:rPr>
                <w:noProof/>
                <w:webHidden/>
              </w:rPr>
              <w:t>9</w:t>
            </w:r>
            <w:r>
              <w:rPr>
                <w:noProof/>
                <w:webHidden/>
              </w:rPr>
              <w:fldChar w:fldCharType="end"/>
            </w:r>
            <w:r w:rsidRPr="0073467E">
              <w:rPr>
                <w:rStyle w:val="af0"/>
                <w:noProof/>
              </w:rPr>
              <w:fldChar w:fldCharType="end"/>
            </w:r>
          </w:ins>
        </w:p>
        <w:p w14:paraId="1679C3FA" w14:textId="4FC01D5F" w:rsidR="00072358" w:rsidRDefault="00072358">
          <w:pPr>
            <w:pStyle w:val="TOC3"/>
            <w:tabs>
              <w:tab w:val="left" w:pos="1680"/>
              <w:tab w:val="right" w:leader="dot" w:pos="8607"/>
            </w:tabs>
            <w:ind w:left="960"/>
            <w:rPr>
              <w:ins w:id="166" w:author="Microsoft Office User" w:date="2023-06-09T15:34:00Z"/>
              <w:rFonts w:eastAsiaTheme="minorEastAsia"/>
              <w:noProof/>
              <w:sz w:val="21"/>
              <w:szCs w:val="24"/>
            </w:rPr>
          </w:pPr>
          <w:ins w:id="167" w:author="Microsoft Office User" w:date="2023-06-09T15:34:00Z">
            <w:r w:rsidRPr="0073467E">
              <w:rPr>
                <w:rStyle w:val="af0"/>
                <w:noProof/>
              </w:rPr>
              <w:fldChar w:fldCharType="begin"/>
            </w:r>
            <w:r w:rsidRPr="0073467E">
              <w:rPr>
                <w:rStyle w:val="af0"/>
                <w:noProof/>
              </w:rPr>
              <w:instrText xml:space="preserve"> </w:instrText>
            </w:r>
            <w:r>
              <w:rPr>
                <w:noProof/>
              </w:rPr>
              <w:instrText>HYPERLINK \l "_Toc137217306"</w:instrText>
            </w:r>
            <w:r w:rsidRPr="0073467E">
              <w:rPr>
                <w:rStyle w:val="af0"/>
                <w:noProof/>
              </w:rPr>
              <w:instrText xml:space="preserve"> </w:instrText>
            </w:r>
            <w:r w:rsidRPr="0073467E">
              <w:rPr>
                <w:rStyle w:val="af0"/>
                <w:noProof/>
              </w:rPr>
            </w:r>
            <w:r w:rsidRPr="0073467E">
              <w:rPr>
                <w:rStyle w:val="af0"/>
                <w:noProof/>
              </w:rPr>
              <w:fldChar w:fldCharType="separate"/>
            </w:r>
            <w:r w:rsidRPr="0073467E">
              <w:rPr>
                <w:rStyle w:val="af0"/>
                <w:rFonts w:ascii="Arial" w:eastAsia="黑体" w:hAnsi="Arial" w:cs="Arial"/>
                <w:noProof/>
              </w:rPr>
              <w:t>2.3.2</w:t>
            </w:r>
            <w:r>
              <w:rPr>
                <w:rFonts w:eastAsiaTheme="minorEastAsia"/>
                <w:noProof/>
                <w:sz w:val="21"/>
                <w:szCs w:val="24"/>
              </w:rPr>
              <w:tab/>
            </w:r>
            <w:r w:rsidRPr="0073467E">
              <w:rPr>
                <w:rStyle w:val="af0"/>
                <w:rFonts w:ascii="Arial" w:eastAsia="黑体" w:hAnsi="Arial" w:cs="Arial"/>
                <w:noProof/>
              </w:rPr>
              <w:t>通信协议格式</w:t>
            </w:r>
            <w:r>
              <w:rPr>
                <w:noProof/>
                <w:webHidden/>
              </w:rPr>
              <w:tab/>
            </w:r>
            <w:r>
              <w:rPr>
                <w:noProof/>
                <w:webHidden/>
              </w:rPr>
              <w:fldChar w:fldCharType="begin"/>
            </w:r>
            <w:r>
              <w:rPr>
                <w:noProof/>
                <w:webHidden/>
              </w:rPr>
              <w:instrText xml:space="preserve"> PAGEREF _Toc137217306 \h </w:instrText>
            </w:r>
            <w:r>
              <w:rPr>
                <w:noProof/>
                <w:webHidden/>
              </w:rPr>
            </w:r>
          </w:ins>
          <w:r>
            <w:rPr>
              <w:noProof/>
              <w:webHidden/>
            </w:rPr>
            <w:fldChar w:fldCharType="separate"/>
          </w:r>
          <w:ins w:id="168" w:author="Microsoft Office User" w:date="2023-06-09T15:34:00Z">
            <w:r>
              <w:rPr>
                <w:noProof/>
                <w:webHidden/>
              </w:rPr>
              <w:t>9</w:t>
            </w:r>
            <w:r>
              <w:rPr>
                <w:noProof/>
                <w:webHidden/>
              </w:rPr>
              <w:fldChar w:fldCharType="end"/>
            </w:r>
            <w:r w:rsidRPr="0073467E">
              <w:rPr>
                <w:rStyle w:val="af0"/>
                <w:noProof/>
              </w:rPr>
              <w:fldChar w:fldCharType="end"/>
            </w:r>
          </w:ins>
        </w:p>
        <w:p w14:paraId="586007BD" w14:textId="1B367570" w:rsidR="00072358" w:rsidRDefault="00072358">
          <w:pPr>
            <w:pStyle w:val="TOC3"/>
            <w:tabs>
              <w:tab w:val="left" w:pos="1680"/>
              <w:tab w:val="right" w:leader="dot" w:pos="8607"/>
            </w:tabs>
            <w:ind w:left="960"/>
            <w:rPr>
              <w:ins w:id="169" w:author="Microsoft Office User" w:date="2023-06-09T15:34:00Z"/>
              <w:rFonts w:eastAsiaTheme="minorEastAsia"/>
              <w:noProof/>
              <w:sz w:val="21"/>
              <w:szCs w:val="24"/>
            </w:rPr>
          </w:pPr>
          <w:ins w:id="170" w:author="Microsoft Office User" w:date="2023-06-09T15:34:00Z">
            <w:r w:rsidRPr="0073467E">
              <w:rPr>
                <w:rStyle w:val="af0"/>
                <w:noProof/>
              </w:rPr>
              <w:fldChar w:fldCharType="begin"/>
            </w:r>
            <w:r w:rsidRPr="0073467E">
              <w:rPr>
                <w:rStyle w:val="af0"/>
                <w:noProof/>
              </w:rPr>
              <w:instrText xml:space="preserve"> </w:instrText>
            </w:r>
            <w:r>
              <w:rPr>
                <w:noProof/>
              </w:rPr>
              <w:instrText>HYPERLINK \l "_Toc137217307"</w:instrText>
            </w:r>
            <w:r w:rsidRPr="0073467E">
              <w:rPr>
                <w:rStyle w:val="af0"/>
                <w:noProof/>
              </w:rPr>
              <w:instrText xml:space="preserve"> </w:instrText>
            </w:r>
            <w:r w:rsidRPr="0073467E">
              <w:rPr>
                <w:rStyle w:val="af0"/>
                <w:noProof/>
              </w:rPr>
            </w:r>
            <w:r w:rsidRPr="0073467E">
              <w:rPr>
                <w:rStyle w:val="af0"/>
                <w:noProof/>
              </w:rPr>
              <w:fldChar w:fldCharType="separate"/>
            </w:r>
            <w:r w:rsidRPr="0073467E">
              <w:rPr>
                <w:rStyle w:val="af0"/>
                <w:rFonts w:ascii="Arial" w:eastAsia="黑体" w:hAnsi="Arial" w:cs="Arial"/>
                <w:noProof/>
              </w:rPr>
              <w:t>2.3.3</w:t>
            </w:r>
            <w:r>
              <w:rPr>
                <w:rFonts w:eastAsiaTheme="minorEastAsia"/>
                <w:noProof/>
                <w:sz w:val="21"/>
                <w:szCs w:val="24"/>
              </w:rPr>
              <w:tab/>
            </w:r>
            <w:r w:rsidRPr="0073467E">
              <w:rPr>
                <w:rStyle w:val="af0"/>
                <w:rFonts w:ascii="Arial" w:eastAsia="黑体" w:hAnsi="Arial" w:cs="Arial"/>
                <w:noProof/>
              </w:rPr>
              <w:t>通信协议内容</w:t>
            </w:r>
            <w:r>
              <w:rPr>
                <w:noProof/>
                <w:webHidden/>
              </w:rPr>
              <w:tab/>
            </w:r>
            <w:r>
              <w:rPr>
                <w:noProof/>
                <w:webHidden/>
              </w:rPr>
              <w:fldChar w:fldCharType="begin"/>
            </w:r>
            <w:r>
              <w:rPr>
                <w:noProof/>
                <w:webHidden/>
              </w:rPr>
              <w:instrText xml:space="preserve"> PAGEREF _Toc137217307 \h </w:instrText>
            </w:r>
            <w:r>
              <w:rPr>
                <w:noProof/>
                <w:webHidden/>
              </w:rPr>
            </w:r>
          </w:ins>
          <w:r>
            <w:rPr>
              <w:noProof/>
              <w:webHidden/>
            </w:rPr>
            <w:fldChar w:fldCharType="separate"/>
          </w:r>
          <w:ins w:id="171" w:author="Microsoft Office User" w:date="2023-06-09T15:34:00Z">
            <w:r>
              <w:rPr>
                <w:noProof/>
                <w:webHidden/>
              </w:rPr>
              <w:t>10</w:t>
            </w:r>
            <w:r>
              <w:rPr>
                <w:noProof/>
                <w:webHidden/>
              </w:rPr>
              <w:fldChar w:fldCharType="end"/>
            </w:r>
            <w:r w:rsidRPr="0073467E">
              <w:rPr>
                <w:rStyle w:val="af0"/>
                <w:noProof/>
              </w:rPr>
              <w:fldChar w:fldCharType="end"/>
            </w:r>
          </w:ins>
        </w:p>
        <w:p w14:paraId="7715C728" w14:textId="3A3CDBC3" w:rsidR="00072358" w:rsidRDefault="00072358">
          <w:pPr>
            <w:pStyle w:val="TOC2"/>
            <w:tabs>
              <w:tab w:val="left" w:pos="1260"/>
              <w:tab w:val="right" w:leader="dot" w:pos="8607"/>
            </w:tabs>
            <w:ind w:left="480"/>
            <w:rPr>
              <w:ins w:id="172" w:author="Microsoft Office User" w:date="2023-06-09T15:34:00Z"/>
              <w:rFonts w:eastAsiaTheme="minorEastAsia"/>
              <w:noProof/>
              <w:sz w:val="21"/>
              <w:szCs w:val="24"/>
            </w:rPr>
          </w:pPr>
          <w:ins w:id="173" w:author="Microsoft Office User" w:date="2023-06-09T15:34:00Z">
            <w:r w:rsidRPr="0073467E">
              <w:rPr>
                <w:rStyle w:val="af0"/>
                <w:noProof/>
              </w:rPr>
              <w:fldChar w:fldCharType="begin"/>
            </w:r>
            <w:r w:rsidRPr="0073467E">
              <w:rPr>
                <w:rStyle w:val="af0"/>
                <w:noProof/>
              </w:rPr>
              <w:instrText xml:space="preserve"> </w:instrText>
            </w:r>
            <w:r>
              <w:rPr>
                <w:noProof/>
              </w:rPr>
              <w:instrText>HYPERLINK \l "_Toc137217308"</w:instrText>
            </w:r>
            <w:r w:rsidRPr="0073467E">
              <w:rPr>
                <w:rStyle w:val="af0"/>
                <w:noProof/>
              </w:rPr>
              <w:instrText xml:space="preserve"> </w:instrText>
            </w:r>
            <w:r w:rsidRPr="0073467E">
              <w:rPr>
                <w:rStyle w:val="af0"/>
                <w:noProof/>
              </w:rPr>
            </w:r>
            <w:r w:rsidRPr="0073467E">
              <w:rPr>
                <w:rStyle w:val="af0"/>
                <w:noProof/>
              </w:rPr>
              <w:fldChar w:fldCharType="separate"/>
            </w:r>
            <w:r w:rsidRPr="0073467E">
              <w:rPr>
                <w:rStyle w:val="af0"/>
                <w:rFonts w:ascii="Arial" w:eastAsia="黑体" w:hAnsi="Arial" w:cs="Arial"/>
                <w:noProof/>
              </w:rPr>
              <w:t>2.4</w:t>
            </w:r>
            <w:r>
              <w:rPr>
                <w:rFonts w:eastAsiaTheme="minorEastAsia"/>
                <w:noProof/>
                <w:sz w:val="21"/>
                <w:szCs w:val="24"/>
              </w:rPr>
              <w:tab/>
            </w:r>
            <w:r w:rsidRPr="0073467E">
              <w:rPr>
                <w:rStyle w:val="af0"/>
                <w:rFonts w:ascii="Arial" w:eastAsia="黑体" w:hAnsi="Arial" w:cs="Arial"/>
                <w:noProof/>
              </w:rPr>
              <w:t>显控软件与潜标主控板的串口通信</w:t>
            </w:r>
            <w:r>
              <w:rPr>
                <w:noProof/>
                <w:webHidden/>
              </w:rPr>
              <w:tab/>
            </w:r>
            <w:r>
              <w:rPr>
                <w:noProof/>
                <w:webHidden/>
              </w:rPr>
              <w:fldChar w:fldCharType="begin"/>
            </w:r>
            <w:r>
              <w:rPr>
                <w:noProof/>
                <w:webHidden/>
              </w:rPr>
              <w:instrText xml:space="preserve"> PAGEREF _Toc137217308 \h </w:instrText>
            </w:r>
            <w:r>
              <w:rPr>
                <w:noProof/>
                <w:webHidden/>
              </w:rPr>
            </w:r>
          </w:ins>
          <w:r>
            <w:rPr>
              <w:noProof/>
              <w:webHidden/>
            </w:rPr>
            <w:fldChar w:fldCharType="separate"/>
          </w:r>
          <w:ins w:id="174" w:author="Microsoft Office User" w:date="2023-06-09T15:34:00Z">
            <w:r>
              <w:rPr>
                <w:noProof/>
                <w:webHidden/>
              </w:rPr>
              <w:t>11</w:t>
            </w:r>
            <w:r>
              <w:rPr>
                <w:noProof/>
                <w:webHidden/>
              </w:rPr>
              <w:fldChar w:fldCharType="end"/>
            </w:r>
            <w:r w:rsidRPr="0073467E">
              <w:rPr>
                <w:rStyle w:val="af0"/>
                <w:noProof/>
              </w:rPr>
              <w:fldChar w:fldCharType="end"/>
            </w:r>
          </w:ins>
        </w:p>
        <w:p w14:paraId="19864025" w14:textId="0E78EA4D" w:rsidR="00072358" w:rsidRDefault="00072358">
          <w:pPr>
            <w:pStyle w:val="TOC3"/>
            <w:tabs>
              <w:tab w:val="left" w:pos="1680"/>
              <w:tab w:val="right" w:leader="dot" w:pos="8607"/>
            </w:tabs>
            <w:ind w:left="960"/>
            <w:rPr>
              <w:ins w:id="175" w:author="Microsoft Office User" w:date="2023-06-09T15:34:00Z"/>
              <w:rFonts w:eastAsiaTheme="minorEastAsia"/>
              <w:noProof/>
              <w:sz w:val="21"/>
              <w:szCs w:val="24"/>
            </w:rPr>
          </w:pPr>
          <w:ins w:id="176" w:author="Microsoft Office User" w:date="2023-06-09T15:34:00Z">
            <w:r w:rsidRPr="0073467E">
              <w:rPr>
                <w:rStyle w:val="af0"/>
                <w:noProof/>
              </w:rPr>
              <w:fldChar w:fldCharType="begin"/>
            </w:r>
            <w:r w:rsidRPr="0073467E">
              <w:rPr>
                <w:rStyle w:val="af0"/>
                <w:noProof/>
              </w:rPr>
              <w:instrText xml:space="preserve"> </w:instrText>
            </w:r>
            <w:r>
              <w:rPr>
                <w:noProof/>
              </w:rPr>
              <w:instrText>HYPERLINK \l "_Toc137217309"</w:instrText>
            </w:r>
            <w:r w:rsidRPr="0073467E">
              <w:rPr>
                <w:rStyle w:val="af0"/>
                <w:noProof/>
              </w:rPr>
              <w:instrText xml:space="preserve"> </w:instrText>
            </w:r>
            <w:r w:rsidRPr="0073467E">
              <w:rPr>
                <w:rStyle w:val="af0"/>
                <w:noProof/>
              </w:rPr>
            </w:r>
            <w:r w:rsidRPr="0073467E">
              <w:rPr>
                <w:rStyle w:val="af0"/>
                <w:noProof/>
              </w:rPr>
              <w:fldChar w:fldCharType="separate"/>
            </w:r>
            <w:r w:rsidRPr="0073467E">
              <w:rPr>
                <w:rStyle w:val="af0"/>
                <w:rFonts w:ascii="Arial" w:eastAsia="黑体" w:hAnsi="Arial" w:cs="Arial"/>
                <w:noProof/>
              </w:rPr>
              <w:t>2.4.1</w:t>
            </w:r>
            <w:r>
              <w:rPr>
                <w:rFonts w:eastAsiaTheme="minorEastAsia"/>
                <w:noProof/>
                <w:sz w:val="21"/>
                <w:szCs w:val="24"/>
              </w:rPr>
              <w:tab/>
            </w:r>
            <w:r w:rsidRPr="0073467E">
              <w:rPr>
                <w:rStyle w:val="af0"/>
                <w:rFonts w:ascii="Arial" w:eastAsia="黑体" w:hAnsi="Arial" w:cs="Arial"/>
                <w:noProof/>
              </w:rPr>
              <w:t>方向说明</w:t>
            </w:r>
            <w:r>
              <w:rPr>
                <w:noProof/>
                <w:webHidden/>
              </w:rPr>
              <w:tab/>
            </w:r>
            <w:r>
              <w:rPr>
                <w:noProof/>
                <w:webHidden/>
              </w:rPr>
              <w:fldChar w:fldCharType="begin"/>
            </w:r>
            <w:r>
              <w:rPr>
                <w:noProof/>
                <w:webHidden/>
              </w:rPr>
              <w:instrText xml:space="preserve"> PAGEREF _Toc137217309 \h </w:instrText>
            </w:r>
            <w:r>
              <w:rPr>
                <w:noProof/>
                <w:webHidden/>
              </w:rPr>
            </w:r>
          </w:ins>
          <w:r>
            <w:rPr>
              <w:noProof/>
              <w:webHidden/>
            </w:rPr>
            <w:fldChar w:fldCharType="separate"/>
          </w:r>
          <w:ins w:id="177" w:author="Microsoft Office User" w:date="2023-06-09T15:34:00Z">
            <w:r>
              <w:rPr>
                <w:noProof/>
                <w:webHidden/>
              </w:rPr>
              <w:t>11</w:t>
            </w:r>
            <w:r>
              <w:rPr>
                <w:noProof/>
                <w:webHidden/>
              </w:rPr>
              <w:fldChar w:fldCharType="end"/>
            </w:r>
            <w:r w:rsidRPr="0073467E">
              <w:rPr>
                <w:rStyle w:val="af0"/>
                <w:noProof/>
              </w:rPr>
              <w:fldChar w:fldCharType="end"/>
            </w:r>
          </w:ins>
        </w:p>
        <w:p w14:paraId="4E579399" w14:textId="6CC2BECC" w:rsidR="00072358" w:rsidRDefault="00072358">
          <w:pPr>
            <w:pStyle w:val="TOC3"/>
            <w:tabs>
              <w:tab w:val="left" w:pos="1680"/>
              <w:tab w:val="right" w:leader="dot" w:pos="8607"/>
            </w:tabs>
            <w:ind w:left="960"/>
            <w:rPr>
              <w:ins w:id="178" w:author="Microsoft Office User" w:date="2023-06-09T15:34:00Z"/>
              <w:rFonts w:eastAsiaTheme="minorEastAsia"/>
              <w:noProof/>
              <w:sz w:val="21"/>
              <w:szCs w:val="24"/>
            </w:rPr>
          </w:pPr>
          <w:ins w:id="179" w:author="Microsoft Office User" w:date="2023-06-09T15:34:00Z">
            <w:r w:rsidRPr="0073467E">
              <w:rPr>
                <w:rStyle w:val="af0"/>
                <w:noProof/>
              </w:rPr>
              <w:fldChar w:fldCharType="begin"/>
            </w:r>
            <w:r w:rsidRPr="0073467E">
              <w:rPr>
                <w:rStyle w:val="af0"/>
                <w:noProof/>
              </w:rPr>
              <w:instrText xml:space="preserve"> </w:instrText>
            </w:r>
            <w:r>
              <w:rPr>
                <w:noProof/>
              </w:rPr>
              <w:instrText>HYPERLINK \l "_Toc137217310"</w:instrText>
            </w:r>
            <w:r w:rsidRPr="0073467E">
              <w:rPr>
                <w:rStyle w:val="af0"/>
                <w:noProof/>
              </w:rPr>
              <w:instrText xml:space="preserve"> </w:instrText>
            </w:r>
            <w:r w:rsidRPr="0073467E">
              <w:rPr>
                <w:rStyle w:val="af0"/>
                <w:noProof/>
              </w:rPr>
            </w:r>
            <w:r w:rsidRPr="0073467E">
              <w:rPr>
                <w:rStyle w:val="af0"/>
                <w:noProof/>
              </w:rPr>
              <w:fldChar w:fldCharType="separate"/>
            </w:r>
            <w:r w:rsidRPr="0073467E">
              <w:rPr>
                <w:rStyle w:val="af0"/>
                <w:rFonts w:ascii="Arial" w:eastAsia="黑体" w:hAnsi="Arial" w:cs="Arial"/>
                <w:noProof/>
              </w:rPr>
              <w:t>2.4.2</w:t>
            </w:r>
            <w:r>
              <w:rPr>
                <w:rFonts w:eastAsiaTheme="minorEastAsia"/>
                <w:noProof/>
                <w:sz w:val="21"/>
                <w:szCs w:val="24"/>
              </w:rPr>
              <w:tab/>
            </w:r>
            <w:r w:rsidRPr="0073467E">
              <w:rPr>
                <w:rStyle w:val="af0"/>
                <w:rFonts w:ascii="Arial" w:eastAsia="黑体" w:hAnsi="Arial" w:cs="Arial"/>
                <w:noProof/>
              </w:rPr>
              <w:t>通信协议格式</w:t>
            </w:r>
            <w:r>
              <w:rPr>
                <w:noProof/>
                <w:webHidden/>
              </w:rPr>
              <w:tab/>
            </w:r>
            <w:r>
              <w:rPr>
                <w:noProof/>
                <w:webHidden/>
              </w:rPr>
              <w:fldChar w:fldCharType="begin"/>
            </w:r>
            <w:r>
              <w:rPr>
                <w:noProof/>
                <w:webHidden/>
              </w:rPr>
              <w:instrText xml:space="preserve"> PAGEREF _Toc137217310 \h </w:instrText>
            </w:r>
            <w:r>
              <w:rPr>
                <w:noProof/>
                <w:webHidden/>
              </w:rPr>
            </w:r>
          </w:ins>
          <w:r>
            <w:rPr>
              <w:noProof/>
              <w:webHidden/>
            </w:rPr>
            <w:fldChar w:fldCharType="separate"/>
          </w:r>
          <w:ins w:id="180" w:author="Microsoft Office User" w:date="2023-06-09T15:34:00Z">
            <w:r>
              <w:rPr>
                <w:noProof/>
                <w:webHidden/>
              </w:rPr>
              <w:t>11</w:t>
            </w:r>
            <w:r>
              <w:rPr>
                <w:noProof/>
                <w:webHidden/>
              </w:rPr>
              <w:fldChar w:fldCharType="end"/>
            </w:r>
            <w:r w:rsidRPr="0073467E">
              <w:rPr>
                <w:rStyle w:val="af0"/>
                <w:noProof/>
              </w:rPr>
              <w:fldChar w:fldCharType="end"/>
            </w:r>
          </w:ins>
        </w:p>
        <w:p w14:paraId="10C62B5A" w14:textId="54590FC9" w:rsidR="00072358" w:rsidRDefault="00072358">
          <w:pPr>
            <w:pStyle w:val="TOC3"/>
            <w:tabs>
              <w:tab w:val="left" w:pos="1680"/>
              <w:tab w:val="right" w:leader="dot" w:pos="8607"/>
            </w:tabs>
            <w:ind w:left="960"/>
            <w:rPr>
              <w:ins w:id="181" w:author="Microsoft Office User" w:date="2023-06-09T15:34:00Z"/>
              <w:rFonts w:eastAsiaTheme="minorEastAsia"/>
              <w:noProof/>
              <w:sz w:val="21"/>
              <w:szCs w:val="24"/>
            </w:rPr>
          </w:pPr>
          <w:ins w:id="182" w:author="Microsoft Office User" w:date="2023-06-09T15:34:00Z">
            <w:r w:rsidRPr="0073467E">
              <w:rPr>
                <w:rStyle w:val="af0"/>
                <w:noProof/>
              </w:rPr>
              <w:fldChar w:fldCharType="begin"/>
            </w:r>
            <w:r w:rsidRPr="0073467E">
              <w:rPr>
                <w:rStyle w:val="af0"/>
                <w:noProof/>
              </w:rPr>
              <w:instrText xml:space="preserve"> </w:instrText>
            </w:r>
            <w:r>
              <w:rPr>
                <w:noProof/>
              </w:rPr>
              <w:instrText>HYPERLINK \l "_Toc137217311"</w:instrText>
            </w:r>
            <w:r w:rsidRPr="0073467E">
              <w:rPr>
                <w:rStyle w:val="af0"/>
                <w:noProof/>
              </w:rPr>
              <w:instrText xml:space="preserve"> </w:instrText>
            </w:r>
            <w:r w:rsidRPr="0073467E">
              <w:rPr>
                <w:rStyle w:val="af0"/>
                <w:noProof/>
              </w:rPr>
            </w:r>
            <w:r w:rsidRPr="0073467E">
              <w:rPr>
                <w:rStyle w:val="af0"/>
                <w:noProof/>
              </w:rPr>
              <w:fldChar w:fldCharType="separate"/>
            </w:r>
            <w:r w:rsidRPr="0073467E">
              <w:rPr>
                <w:rStyle w:val="af0"/>
                <w:rFonts w:ascii="Arial" w:eastAsia="黑体" w:hAnsi="Arial" w:cs="Arial"/>
                <w:noProof/>
              </w:rPr>
              <w:t>2.4.3</w:t>
            </w:r>
            <w:r>
              <w:rPr>
                <w:rFonts w:eastAsiaTheme="minorEastAsia"/>
                <w:noProof/>
                <w:sz w:val="21"/>
                <w:szCs w:val="24"/>
              </w:rPr>
              <w:tab/>
            </w:r>
            <w:r w:rsidRPr="0073467E">
              <w:rPr>
                <w:rStyle w:val="af0"/>
                <w:rFonts w:ascii="Arial" w:eastAsia="黑体" w:hAnsi="Arial" w:cs="Arial"/>
                <w:noProof/>
              </w:rPr>
              <w:t>通信协议内容</w:t>
            </w:r>
            <w:r>
              <w:rPr>
                <w:noProof/>
                <w:webHidden/>
              </w:rPr>
              <w:tab/>
            </w:r>
            <w:r>
              <w:rPr>
                <w:noProof/>
                <w:webHidden/>
              </w:rPr>
              <w:fldChar w:fldCharType="begin"/>
            </w:r>
            <w:r>
              <w:rPr>
                <w:noProof/>
                <w:webHidden/>
              </w:rPr>
              <w:instrText xml:space="preserve"> PAGEREF _Toc137217311 \h </w:instrText>
            </w:r>
            <w:r>
              <w:rPr>
                <w:noProof/>
                <w:webHidden/>
              </w:rPr>
            </w:r>
          </w:ins>
          <w:r>
            <w:rPr>
              <w:noProof/>
              <w:webHidden/>
            </w:rPr>
            <w:fldChar w:fldCharType="separate"/>
          </w:r>
          <w:ins w:id="183" w:author="Microsoft Office User" w:date="2023-06-09T15:34:00Z">
            <w:r>
              <w:rPr>
                <w:noProof/>
                <w:webHidden/>
              </w:rPr>
              <w:t>11</w:t>
            </w:r>
            <w:r>
              <w:rPr>
                <w:noProof/>
                <w:webHidden/>
              </w:rPr>
              <w:fldChar w:fldCharType="end"/>
            </w:r>
            <w:r w:rsidRPr="0073467E">
              <w:rPr>
                <w:rStyle w:val="af0"/>
                <w:noProof/>
              </w:rPr>
              <w:fldChar w:fldCharType="end"/>
            </w:r>
          </w:ins>
        </w:p>
        <w:p w14:paraId="1D79DC36" w14:textId="338A579D" w:rsidR="00072358" w:rsidRDefault="00072358">
          <w:pPr>
            <w:pStyle w:val="TOC3"/>
            <w:tabs>
              <w:tab w:val="left" w:pos="1680"/>
              <w:tab w:val="right" w:leader="dot" w:pos="8607"/>
            </w:tabs>
            <w:ind w:left="960"/>
            <w:rPr>
              <w:ins w:id="184" w:author="Microsoft Office User" w:date="2023-06-09T15:34:00Z"/>
              <w:rFonts w:eastAsiaTheme="minorEastAsia"/>
              <w:noProof/>
              <w:sz w:val="21"/>
              <w:szCs w:val="24"/>
            </w:rPr>
          </w:pPr>
          <w:ins w:id="185" w:author="Microsoft Office User" w:date="2023-06-09T15:34:00Z">
            <w:r w:rsidRPr="0073467E">
              <w:rPr>
                <w:rStyle w:val="af0"/>
                <w:noProof/>
              </w:rPr>
              <w:fldChar w:fldCharType="begin"/>
            </w:r>
            <w:r w:rsidRPr="0073467E">
              <w:rPr>
                <w:rStyle w:val="af0"/>
                <w:noProof/>
              </w:rPr>
              <w:instrText xml:space="preserve"> </w:instrText>
            </w:r>
            <w:r>
              <w:rPr>
                <w:noProof/>
              </w:rPr>
              <w:instrText>HYPERLINK \l "_Toc137217312"</w:instrText>
            </w:r>
            <w:r w:rsidRPr="0073467E">
              <w:rPr>
                <w:rStyle w:val="af0"/>
                <w:noProof/>
              </w:rPr>
              <w:instrText xml:space="preserve"> </w:instrText>
            </w:r>
            <w:r w:rsidRPr="0073467E">
              <w:rPr>
                <w:rStyle w:val="af0"/>
                <w:noProof/>
              </w:rPr>
            </w:r>
            <w:r w:rsidRPr="0073467E">
              <w:rPr>
                <w:rStyle w:val="af0"/>
                <w:noProof/>
              </w:rPr>
              <w:fldChar w:fldCharType="separate"/>
            </w:r>
            <w:r w:rsidRPr="0073467E">
              <w:rPr>
                <w:rStyle w:val="af0"/>
                <w:rFonts w:ascii="Arial" w:eastAsia="黑体" w:hAnsi="Arial" w:cs="Arial"/>
                <w:noProof/>
              </w:rPr>
              <w:t>2.4.4</w:t>
            </w:r>
            <w:r>
              <w:rPr>
                <w:rFonts w:eastAsiaTheme="minorEastAsia"/>
                <w:noProof/>
                <w:sz w:val="21"/>
                <w:szCs w:val="24"/>
              </w:rPr>
              <w:tab/>
            </w:r>
            <w:r w:rsidRPr="0073467E">
              <w:rPr>
                <w:rStyle w:val="af0"/>
                <w:rFonts w:ascii="Arial" w:eastAsia="黑体" w:hAnsi="Arial" w:cs="Arial"/>
                <w:noProof/>
              </w:rPr>
              <w:t>数据内容说明</w:t>
            </w:r>
            <w:r>
              <w:rPr>
                <w:noProof/>
                <w:webHidden/>
              </w:rPr>
              <w:tab/>
            </w:r>
            <w:r>
              <w:rPr>
                <w:noProof/>
                <w:webHidden/>
              </w:rPr>
              <w:fldChar w:fldCharType="begin"/>
            </w:r>
            <w:r>
              <w:rPr>
                <w:noProof/>
                <w:webHidden/>
              </w:rPr>
              <w:instrText xml:space="preserve"> PAGEREF _Toc137217312 \h </w:instrText>
            </w:r>
            <w:r>
              <w:rPr>
                <w:noProof/>
                <w:webHidden/>
              </w:rPr>
            </w:r>
          </w:ins>
          <w:r>
            <w:rPr>
              <w:noProof/>
              <w:webHidden/>
            </w:rPr>
            <w:fldChar w:fldCharType="separate"/>
          </w:r>
          <w:ins w:id="186" w:author="Microsoft Office User" w:date="2023-06-09T15:34:00Z">
            <w:r>
              <w:rPr>
                <w:noProof/>
                <w:webHidden/>
              </w:rPr>
              <w:t>14</w:t>
            </w:r>
            <w:r>
              <w:rPr>
                <w:noProof/>
                <w:webHidden/>
              </w:rPr>
              <w:fldChar w:fldCharType="end"/>
            </w:r>
            <w:r w:rsidRPr="0073467E">
              <w:rPr>
                <w:rStyle w:val="af0"/>
                <w:noProof/>
              </w:rPr>
              <w:fldChar w:fldCharType="end"/>
            </w:r>
          </w:ins>
        </w:p>
        <w:p w14:paraId="6701C627" w14:textId="58C4C70B" w:rsidR="00072358" w:rsidRDefault="00072358">
          <w:pPr>
            <w:pStyle w:val="TOC2"/>
            <w:tabs>
              <w:tab w:val="left" w:pos="1260"/>
              <w:tab w:val="right" w:leader="dot" w:pos="8607"/>
            </w:tabs>
            <w:ind w:left="480"/>
            <w:rPr>
              <w:ins w:id="187" w:author="Microsoft Office User" w:date="2023-06-09T15:34:00Z"/>
              <w:rFonts w:eastAsiaTheme="minorEastAsia"/>
              <w:noProof/>
              <w:sz w:val="21"/>
              <w:szCs w:val="24"/>
            </w:rPr>
          </w:pPr>
          <w:ins w:id="188" w:author="Microsoft Office User" w:date="2023-06-09T15:34:00Z">
            <w:r w:rsidRPr="0073467E">
              <w:rPr>
                <w:rStyle w:val="af0"/>
                <w:noProof/>
              </w:rPr>
              <w:fldChar w:fldCharType="begin"/>
            </w:r>
            <w:r w:rsidRPr="0073467E">
              <w:rPr>
                <w:rStyle w:val="af0"/>
                <w:noProof/>
              </w:rPr>
              <w:instrText xml:space="preserve"> </w:instrText>
            </w:r>
            <w:r>
              <w:rPr>
                <w:noProof/>
              </w:rPr>
              <w:instrText>HYPERLINK \l "_Toc137217313"</w:instrText>
            </w:r>
            <w:r w:rsidRPr="0073467E">
              <w:rPr>
                <w:rStyle w:val="af0"/>
                <w:noProof/>
              </w:rPr>
              <w:instrText xml:space="preserve"> </w:instrText>
            </w:r>
            <w:r w:rsidRPr="0073467E">
              <w:rPr>
                <w:rStyle w:val="af0"/>
                <w:noProof/>
              </w:rPr>
            </w:r>
            <w:r w:rsidRPr="0073467E">
              <w:rPr>
                <w:rStyle w:val="af0"/>
                <w:noProof/>
              </w:rPr>
              <w:fldChar w:fldCharType="separate"/>
            </w:r>
            <w:r w:rsidRPr="0073467E">
              <w:rPr>
                <w:rStyle w:val="af0"/>
                <w:rFonts w:ascii="Arial" w:eastAsia="黑体" w:hAnsi="Arial" w:cs="Arial"/>
                <w:noProof/>
              </w:rPr>
              <w:t>2.5</w:t>
            </w:r>
            <w:r>
              <w:rPr>
                <w:rFonts w:eastAsiaTheme="minorEastAsia"/>
                <w:noProof/>
                <w:sz w:val="21"/>
                <w:szCs w:val="24"/>
              </w:rPr>
              <w:tab/>
            </w:r>
            <w:r w:rsidRPr="0073467E">
              <w:rPr>
                <w:rStyle w:val="af0"/>
                <w:rFonts w:ascii="Arial" w:eastAsia="黑体" w:hAnsi="Arial" w:cs="Arial"/>
                <w:noProof/>
              </w:rPr>
              <w:t>主控板与数据采集存储板的接口</w:t>
            </w:r>
            <w:r>
              <w:rPr>
                <w:noProof/>
                <w:webHidden/>
              </w:rPr>
              <w:tab/>
            </w:r>
            <w:r>
              <w:rPr>
                <w:noProof/>
                <w:webHidden/>
              </w:rPr>
              <w:fldChar w:fldCharType="begin"/>
            </w:r>
            <w:r>
              <w:rPr>
                <w:noProof/>
                <w:webHidden/>
              </w:rPr>
              <w:instrText xml:space="preserve"> PAGEREF _Toc137217313 \h </w:instrText>
            </w:r>
            <w:r>
              <w:rPr>
                <w:noProof/>
                <w:webHidden/>
              </w:rPr>
            </w:r>
          </w:ins>
          <w:r>
            <w:rPr>
              <w:noProof/>
              <w:webHidden/>
            </w:rPr>
            <w:fldChar w:fldCharType="separate"/>
          </w:r>
          <w:ins w:id="189" w:author="Microsoft Office User" w:date="2023-06-09T15:34:00Z">
            <w:r>
              <w:rPr>
                <w:noProof/>
                <w:webHidden/>
              </w:rPr>
              <w:t>15</w:t>
            </w:r>
            <w:r>
              <w:rPr>
                <w:noProof/>
                <w:webHidden/>
              </w:rPr>
              <w:fldChar w:fldCharType="end"/>
            </w:r>
            <w:r w:rsidRPr="0073467E">
              <w:rPr>
                <w:rStyle w:val="af0"/>
                <w:noProof/>
              </w:rPr>
              <w:fldChar w:fldCharType="end"/>
            </w:r>
          </w:ins>
        </w:p>
        <w:p w14:paraId="4A1BAB65" w14:textId="78593DFB" w:rsidR="00072358" w:rsidRDefault="00072358">
          <w:pPr>
            <w:pStyle w:val="TOC3"/>
            <w:tabs>
              <w:tab w:val="left" w:pos="1680"/>
              <w:tab w:val="right" w:leader="dot" w:pos="8607"/>
            </w:tabs>
            <w:ind w:left="960"/>
            <w:rPr>
              <w:ins w:id="190" w:author="Microsoft Office User" w:date="2023-06-09T15:34:00Z"/>
              <w:rFonts w:eastAsiaTheme="minorEastAsia"/>
              <w:noProof/>
              <w:sz w:val="21"/>
              <w:szCs w:val="24"/>
            </w:rPr>
          </w:pPr>
          <w:ins w:id="191" w:author="Microsoft Office User" w:date="2023-06-09T15:34:00Z">
            <w:r w:rsidRPr="0073467E">
              <w:rPr>
                <w:rStyle w:val="af0"/>
                <w:noProof/>
              </w:rPr>
              <w:fldChar w:fldCharType="begin"/>
            </w:r>
            <w:r w:rsidRPr="0073467E">
              <w:rPr>
                <w:rStyle w:val="af0"/>
                <w:noProof/>
              </w:rPr>
              <w:instrText xml:space="preserve"> </w:instrText>
            </w:r>
            <w:r>
              <w:rPr>
                <w:noProof/>
              </w:rPr>
              <w:instrText>HYPERLINK \l "_Toc137217314"</w:instrText>
            </w:r>
            <w:r w:rsidRPr="0073467E">
              <w:rPr>
                <w:rStyle w:val="af0"/>
                <w:noProof/>
              </w:rPr>
              <w:instrText xml:space="preserve"> </w:instrText>
            </w:r>
            <w:r w:rsidRPr="0073467E">
              <w:rPr>
                <w:rStyle w:val="af0"/>
                <w:noProof/>
              </w:rPr>
            </w:r>
            <w:r w:rsidRPr="0073467E">
              <w:rPr>
                <w:rStyle w:val="af0"/>
                <w:noProof/>
              </w:rPr>
              <w:fldChar w:fldCharType="separate"/>
            </w:r>
            <w:r w:rsidRPr="0073467E">
              <w:rPr>
                <w:rStyle w:val="af0"/>
                <w:rFonts w:ascii="Arial" w:eastAsia="黑体" w:hAnsi="Arial" w:cs="Arial"/>
                <w:noProof/>
              </w:rPr>
              <w:t>2.5.1</w:t>
            </w:r>
            <w:r>
              <w:rPr>
                <w:rFonts w:eastAsiaTheme="minorEastAsia"/>
                <w:noProof/>
                <w:sz w:val="21"/>
                <w:szCs w:val="24"/>
              </w:rPr>
              <w:tab/>
            </w:r>
            <w:r w:rsidRPr="0073467E">
              <w:rPr>
                <w:rStyle w:val="af0"/>
                <w:rFonts w:ascii="Arial" w:eastAsia="黑体" w:hAnsi="Arial" w:cs="Arial"/>
                <w:noProof/>
              </w:rPr>
              <w:t>方向说明</w:t>
            </w:r>
            <w:r>
              <w:rPr>
                <w:noProof/>
                <w:webHidden/>
              </w:rPr>
              <w:tab/>
            </w:r>
            <w:r>
              <w:rPr>
                <w:noProof/>
                <w:webHidden/>
              </w:rPr>
              <w:fldChar w:fldCharType="begin"/>
            </w:r>
            <w:r>
              <w:rPr>
                <w:noProof/>
                <w:webHidden/>
              </w:rPr>
              <w:instrText xml:space="preserve"> PAGEREF _Toc137217314 \h </w:instrText>
            </w:r>
            <w:r>
              <w:rPr>
                <w:noProof/>
                <w:webHidden/>
              </w:rPr>
            </w:r>
          </w:ins>
          <w:r>
            <w:rPr>
              <w:noProof/>
              <w:webHidden/>
            </w:rPr>
            <w:fldChar w:fldCharType="separate"/>
          </w:r>
          <w:ins w:id="192" w:author="Microsoft Office User" w:date="2023-06-09T15:34:00Z">
            <w:r>
              <w:rPr>
                <w:noProof/>
                <w:webHidden/>
              </w:rPr>
              <w:t>15</w:t>
            </w:r>
            <w:r>
              <w:rPr>
                <w:noProof/>
                <w:webHidden/>
              </w:rPr>
              <w:fldChar w:fldCharType="end"/>
            </w:r>
            <w:r w:rsidRPr="0073467E">
              <w:rPr>
                <w:rStyle w:val="af0"/>
                <w:noProof/>
              </w:rPr>
              <w:fldChar w:fldCharType="end"/>
            </w:r>
          </w:ins>
        </w:p>
        <w:p w14:paraId="228B2ABE" w14:textId="729261EE" w:rsidR="00072358" w:rsidRDefault="00072358">
          <w:pPr>
            <w:pStyle w:val="TOC3"/>
            <w:tabs>
              <w:tab w:val="left" w:pos="1680"/>
              <w:tab w:val="right" w:leader="dot" w:pos="8607"/>
            </w:tabs>
            <w:ind w:left="960"/>
            <w:rPr>
              <w:ins w:id="193" w:author="Microsoft Office User" w:date="2023-06-09T15:34:00Z"/>
              <w:rFonts w:eastAsiaTheme="minorEastAsia"/>
              <w:noProof/>
              <w:sz w:val="21"/>
              <w:szCs w:val="24"/>
            </w:rPr>
          </w:pPr>
          <w:ins w:id="194" w:author="Microsoft Office User" w:date="2023-06-09T15:34:00Z">
            <w:r w:rsidRPr="0073467E">
              <w:rPr>
                <w:rStyle w:val="af0"/>
                <w:noProof/>
              </w:rPr>
              <w:lastRenderedPageBreak/>
              <w:fldChar w:fldCharType="begin"/>
            </w:r>
            <w:r w:rsidRPr="0073467E">
              <w:rPr>
                <w:rStyle w:val="af0"/>
                <w:noProof/>
              </w:rPr>
              <w:instrText xml:space="preserve"> </w:instrText>
            </w:r>
            <w:r>
              <w:rPr>
                <w:noProof/>
              </w:rPr>
              <w:instrText>HYPERLINK \l "_Toc137217315"</w:instrText>
            </w:r>
            <w:r w:rsidRPr="0073467E">
              <w:rPr>
                <w:rStyle w:val="af0"/>
                <w:noProof/>
              </w:rPr>
              <w:instrText xml:space="preserve"> </w:instrText>
            </w:r>
            <w:r w:rsidRPr="0073467E">
              <w:rPr>
                <w:rStyle w:val="af0"/>
                <w:noProof/>
              </w:rPr>
            </w:r>
            <w:r w:rsidRPr="0073467E">
              <w:rPr>
                <w:rStyle w:val="af0"/>
                <w:noProof/>
              </w:rPr>
              <w:fldChar w:fldCharType="separate"/>
            </w:r>
            <w:r w:rsidRPr="0073467E">
              <w:rPr>
                <w:rStyle w:val="af0"/>
                <w:rFonts w:ascii="Arial" w:eastAsia="黑体" w:hAnsi="Arial" w:cs="Arial"/>
                <w:noProof/>
              </w:rPr>
              <w:t>2.5.2</w:t>
            </w:r>
            <w:r>
              <w:rPr>
                <w:rFonts w:eastAsiaTheme="minorEastAsia"/>
                <w:noProof/>
                <w:sz w:val="21"/>
                <w:szCs w:val="24"/>
              </w:rPr>
              <w:tab/>
            </w:r>
            <w:r w:rsidRPr="0073467E">
              <w:rPr>
                <w:rStyle w:val="af0"/>
                <w:rFonts w:ascii="Arial" w:eastAsia="黑体" w:hAnsi="Arial" w:cs="Arial"/>
                <w:noProof/>
              </w:rPr>
              <w:t>通信协议格式</w:t>
            </w:r>
            <w:r>
              <w:rPr>
                <w:noProof/>
                <w:webHidden/>
              </w:rPr>
              <w:tab/>
            </w:r>
            <w:r>
              <w:rPr>
                <w:noProof/>
                <w:webHidden/>
              </w:rPr>
              <w:fldChar w:fldCharType="begin"/>
            </w:r>
            <w:r>
              <w:rPr>
                <w:noProof/>
                <w:webHidden/>
              </w:rPr>
              <w:instrText xml:space="preserve"> PAGEREF _Toc137217315 \h </w:instrText>
            </w:r>
            <w:r>
              <w:rPr>
                <w:noProof/>
                <w:webHidden/>
              </w:rPr>
            </w:r>
          </w:ins>
          <w:r>
            <w:rPr>
              <w:noProof/>
              <w:webHidden/>
            </w:rPr>
            <w:fldChar w:fldCharType="separate"/>
          </w:r>
          <w:ins w:id="195" w:author="Microsoft Office User" w:date="2023-06-09T15:34:00Z">
            <w:r>
              <w:rPr>
                <w:noProof/>
                <w:webHidden/>
              </w:rPr>
              <w:t>15</w:t>
            </w:r>
            <w:r>
              <w:rPr>
                <w:noProof/>
                <w:webHidden/>
              </w:rPr>
              <w:fldChar w:fldCharType="end"/>
            </w:r>
            <w:r w:rsidRPr="0073467E">
              <w:rPr>
                <w:rStyle w:val="af0"/>
                <w:noProof/>
              </w:rPr>
              <w:fldChar w:fldCharType="end"/>
            </w:r>
          </w:ins>
        </w:p>
        <w:p w14:paraId="4FF387D3" w14:textId="3505C5AC" w:rsidR="00072358" w:rsidRDefault="00072358">
          <w:pPr>
            <w:pStyle w:val="TOC3"/>
            <w:tabs>
              <w:tab w:val="left" w:pos="1680"/>
              <w:tab w:val="right" w:leader="dot" w:pos="8607"/>
            </w:tabs>
            <w:ind w:left="960"/>
            <w:rPr>
              <w:ins w:id="196" w:author="Microsoft Office User" w:date="2023-06-09T15:34:00Z"/>
              <w:rFonts w:eastAsiaTheme="minorEastAsia"/>
              <w:noProof/>
              <w:sz w:val="21"/>
              <w:szCs w:val="24"/>
            </w:rPr>
          </w:pPr>
          <w:ins w:id="197" w:author="Microsoft Office User" w:date="2023-06-09T15:34:00Z">
            <w:r w:rsidRPr="0073467E">
              <w:rPr>
                <w:rStyle w:val="af0"/>
                <w:noProof/>
              </w:rPr>
              <w:fldChar w:fldCharType="begin"/>
            </w:r>
            <w:r w:rsidRPr="0073467E">
              <w:rPr>
                <w:rStyle w:val="af0"/>
                <w:noProof/>
              </w:rPr>
              <w:instrText xml:space="preserve"> </w:instrText>
            </w:r>
            <w:r>
              <w:rPr>
                <w:noProof/>
              </w:rPr>
              <w:instrText>HYPERLINK \l "_Toc137217316"</w:instrText>
            </w:r>
            <w:r w:rsidRPr="0073467E">
              <w:rPr>
                <w:rStyle w:val="af0"/>
                <w:noProof/>
              </w:rPr>
              <w:instrText xml:space="preserve"> </w:instrText>
            </w:r>
            <w:r w:rsidRPr="0073467E">
              <w:rPr>
                <w:rStyle w:val="af0"/>
                <w:noProof/>
              </w:rPr>
            </w:r>
            <w:r w:rsidRPr="0073467E">
              <w:rPr>
                <w:rStyle w:val="af0"/>
                <w:noProof/>
              </w:rPr>
              <w:fldChar w:fldCharType="separate"/>
            </w:r>
            <w:r w:rsidRPr="0073467E">
              <w:rPr>
                <w:rStyle w:val="af0"/>
                <w:rFonts w:ascii="Arial" w:eastAsia="黑体" w:hAnsi="Arial" w:cs="Arial"/>
                <w:noProof/>
              </w:rPr>
              <w:t>2.5.3</w:t>
            </w:r>
            <w:r>
              <w:rPr>
                <w:rFonts w:eastAsiaTheme="minorEastAsia"/>
                <w:noProof/>
                <w:sz w:val="21"/>
                <w:szCs w:val="24"/>
              </w:rPr>
              <w:tab/>
            </w:r>
            <w:r w:rsidRPr="0073467E">
              <w:rPr>
                <w:rStyle w:val="af0"/>
                <w:rFonts w:ascii="Arial" w:eastAsia="黑体" w:hAnsi="Arial" w:cs="Arial"/>
                <w:noProof/>
              </w:rPr>
              <w:t>通信协议内容</w:t>
            </w:r>
            <w:r>
              <w:rPr>
                <w:noProof/>
                <w:webHidden/>
              </w:rPr>
              <w:tab/>
            </w:r>
            <w:r>
              <w:rPr>
                <w:noProof/>
                <w:webHidden/>
              </w:rPr>
              <w:fldChar w:fldCharType="begin"/>
            </w:r>
            <w:r>
              <w:rPr>
                <w:noProof/>
                <w:webHidden/>
              </w:rPr>
              <w:instrText xml:space="preserve"> PAGEREF _Toc137217316 \h </w:instrText>
            </w:r>
            <w:r>
              <w:rPr>
                <w:noProof/>
                <w:webHidden/>
              </w:rPr>
            </w:r>
          </w:ins>
          <w:r>
            <w:rPr>
              <w:noProof/>
              <w:webHidden/>
            </w:rPr>
            <w:fldChar w:fldCharType="separate"/>
          </w:r>
          <w:ins w:id="198" w:author="Microsoft Office User" w:date="2023-06-09T15:34:00Z">
            <w:r>
              <w:rPr>
                <w:noProof/>
                <w:webHidden/>
              </w:rPr>
              <w:t>16</w:t>
            </w:r>
            <w:r>
              <w:rPr>
                <w:noProof/>
                <w:webHidden/>
              </w:rPr>
              <w:fldChar w:fldCharType="end"/>
            </w:r>
            <w:r w:rsidRPr="0073467E">
              <w:rPr>
                <w:rStyle w:val="af0"/>
                <w:noProof/>
              </w:rPr>
              <w:fldChar w:fldCharType="end"/>
            </w:r>
          </w:ins>
        </w:p>
        <w:p w14:paraId="4CAE8A76" w14:textId="7AF045BB" w:rsidR="00072358" w:rsidRDefault="00072358">
          <w:pPr>
            <w:pStyle w:val="TOC2"/>
            <w:tabs>
              <w:tab w:val="left" w:pos="1260"/>
              <w:tab w:val="right" w:leader="dot" w:pos="8607"/>
            </w:tabs>
            <w:ind w:left="480"/>
            <w:rPr>
              <w:ins w:id="199" w:author="Microsoft Office User" w:date="2023-06-09T15:34:00Z"/>
              <w:rFonts w:eastAsiaTheme="minorEastAsia"/>
              <w:noProof/>
              <w:sz w:val="21"/>
              <w:szCs w:val="24"/>
            </w:rPr>
          </w:pPr>
          <w:ins w:id="200" w:author="Microsoft Office User" w:date="2023-06-09T15:34:00Z">
            <w:r w:rsidRPr="0073467E">
              <w:rPr>
                <w:rStyle w:val="af0"/>
                <w:noProof/>
              </w:rPr>
              <w:fldChar w:fldCharType="begin"/>
            </w:r>
            <w:r w:rsidRPr="0073467E">
              <w:rPr>
                <w:rStyle w:val="af0"/>
                <w:noProof/>
              </w:rPr>
              <w:instrText xml:space="preserve"> </w:instrText>
            </w:r>
            <w:r>
              <w:rPr>
                <w:noProof/>
              </w:rPr>
              <w:instrText>HYPERLINK \l "_Toc137217317"</w:instrText>
            </w:r>
            <w:r w:rsidRPr="0073467E">
              <w:rPr>
                <w:rStyle w:val="af0"/>
                <w:noProof/>
              </w:rPr>
              <w:instrText xml:space="preserve"> </w:instrText>
            </w:r>
            <w:r w:rsidRPr="0073467E">
              <w:rPr>
                <w:rStyle w:val="af0"/>
                <w:noProof/>
              </w:rPr>
            </w:r>
            <w:r w:rsidRPr="0073467E">
              <w:rPr>
                <w:rStyle w:val="af0"/>
                <w:noProof/>
              </w:rPr>
              <w:fldChar w:fldCharType="separate"/>
            </w:r>
            <w:r w:rsidRPr="0073467E">
              <w:rPr>
                <w:rStyle w:val="af0"/>
                <w:rFonts w:ascii="Arial" w:eastAsia="黑体" w:hAnsi="Arial" w:cs="Arial"/>
                <w:noProof/>
              </w:rPr>
              <w:t>2.6</w:t>
            </w:r>
            <w:r>
              <w:rPr>
                <w:rFonts w:eastAsiaTheme="minorEastAsia"/>
                <w:noProof/>
                <w:sz w:val="21"/>
                <w:szCs w:val="24"/>
              </w:rPr>
              <w:tab/>
            </w:r>
            <w:r w:rsidRPr="0073467E">
              <w:rPr>
                <w:rStyle w:val="af0"/>
                <w:rFonts w:ascii="Arial" w:eastAsia="黑体" w:hAnsi="Arial" w:cs="Arial"/>
                <w:noProof/>
              </w:rPr>
              <w:t>潜标声学应答板与潜标主控板的串口通信</w:t>
            </w:r>
            <w:r>
              <w:rPr>
                <w:noProof/>
                <w:webHidden/>
              </w:rPr>
              <w:tab/>
            </w:r>
            <w:r>
              <w:rPr>
                <w:noProof/>
                <w:webHidden/>
              </w:rPr>
              <w:fldChar w:fldCharType="begin"/>
            </w:r>
            <w:r>
              <w:rPr>
                <w:noProof/>
                <w:webHidden/>
              </w:rPr>
              <w:instrText xml:space="preserve"> PAGEREF _Toc137217317 \h </w:instrText>
            </w:r>
            <w:r>
              <w:rPr>
                <w:noProof/>
                <w:webHidden/>
              </w:rPr>
            </w:r>
          </w:ins>
          <w:r>
            <w:rPr>
              <w:noProof/>
              <w:webHidden/>
            </w:rPr>
            <w:fldChar w:fldCharType="separate"/>
          </w:r>
          <w:ins w:id="201" w:author="Microsoft Office User" w:date="2023-06-09T15:34:00Z">
            <w:r>
              <w:rPr>
                <w:noProof/>
                <w:webHidden/>
              </w:rPr>
              <w:t>17</w:t>
            </w:r>
            <w:r>
              <w:rPr>
                <w:noProof/>
                <w:webHidden/>
              </w:rPr>
              <w:fldChar w:fldCharType="end"/>
            </w:r>
            <w:r w:rsidRPr="0073467E">
              <w:rPr>
                <w:rStyle w:val="af0"/>
                <w:noProof/>
              </w:rPr>
              <w:fldChar w:fldCharType="end"/>
            </w:r>
          </w:ins>
        </w:p>
        <w:p w14:paraId="5F029E6B" w14:textId="0087E041" w:rsidR="00072358" w:rsidRDefault="00072358">
          <w:pPr>
            <w:pStyle w:val="TOC3"/>
            <w:tabs>
              <w:tab w:val="left" w:pos="1680"/>
              <w:tab w:val="right" w:leader="dot" w:pos="8607"/>
            </w:tabs>
            <w:ind w:left="960"/>
            <w:rPr>
              <w:ins w:id="202" w:author="Microsoft Office User" w:date="2023-06-09T15:34:00Z"/>
              <w:rFonts w:eastAsiaTheme="minorEastAsia"/>
              <w:noProof/>
              <w:sz w:val="21"/>
              <w:szCs w:val="24"/>
            </w:rPr>
          </w:pPr>
          <w:ins w:id="203" w:author="Microsoft Office User" w:date="2023-06-09T15:34:00Z">
            <w:r w:rsidRPr="0073467E">
              <w:rPr>
                <w:rStyle w:val="af0"/>
                <w:noProof/>
              </w:rPr>
              <w:fldChar w:fldCharType="begin"/>
            </w:r>
            <w:r w:rsidRPr="0073467E">
              <w:rPr>
                <w:rStyle w:val="af0"/>
                <w:noProof/>
              </w:rPr>
              <w:instrText xml:space="preserve"> </w:instrText>
            </w:r>
            <w:r>
              <w:rPr>
                <w:noProof/>
              </w:rPr>
              <w:instrText>HYPERLINK \l "_Toc137217318"</w:instrText>
            </w:r>
            <w:r w:rsidRPr="0073467E">
              <w:rPr>
                <w:rStyle w:val="af0"/>
                <w:noProof/>
              </w:rPr>
              <w:instrText xml:space="preserve"> </w:instrText>
            </w:r>
            <w:r w:rsidRPr="0073467E">
              <w:rPr>
                <w:rStyle w:val="af0"/>
                <w:noProof/>
              </w:rPr>
            </w:r>
            <w:r w:rsidRPr="0073467E">
              <w:rPr>
                <w:rStyle w:val="af0"/>
                <w:noProof/>
              </w:rPr>
              <w:fldChar w:fldCharType="separate"/>
            </w:r>
            <w:r w:rsidRPr="0073467E">
              <w:rPr>
                <w:rStyle w:val="af0"/>
                <w:rFonts w:ascii="Arial" w:eastAsia="黑体" w:hAnsi="Arial" w:cs="Arial"/>
                <w:noProof/>
              </w:rPr>
              <w:t>2.6.1</w:t>
            </w:r>
            <w:r>
              <w:rPr>
                <w:rFonts w:eastAsiaTheme="minorEastAsia"/>
                <w:noProof/>
                <w:sz w:val="21"/>
                <w:szCs w:val="24"/>
              </w:rPr>
              <w:tab/>
            </w:r>
            <w:r w:rsidRPr="0073467E">
              <w:rPr>
                <w:rStyle w:val="af0"/>
                <w:rFonts w:ascii="Arial" w:eastAsia="黑体" w:hAnsi="Arial" w:cs="Arial"/>
                <w:noProof/>
              </w:rPr>
              <w:t>方向说明</w:t>
            </w:r>
            <w:r>
              <w:rPr>
                <w:noProof/>
                <w:webHidden/>
              </w:rPr>
              <w:tab/>
            </w:r>
            <w:r>
              <w:rPr>
                <w:noProof/>
                <w:webHidden/>
              </w:rPr>
              <w:fldChar w:fldCharType="begin"/>
            </w:r>
            <w:r>
              <w:rPr>
                <w:noProof/>
                <w:webHidden/>
              </w:rPr>
              <w:instrText xml:space="preserve"> PAGEREF _Toc137217318 \h </w:instrText>
            </w:r>
            <w:r>
              <w:rPr>
                <w:noProof/>
                <w:webHidden/>
              </w:rPr>
            </w:r>
          </w:ins>
          <w:r>
            <w:rPr>
              <w:noProof/>
              <w:webHidden/>
            </w:rPr>
            <w:fldChar w:fldCharType="separate"/>
          </w:r>
          <w:ins w:id="204" w:author="Microsoft Office User" w:date="2023-06-09T15:34:00Z">
            <w:r>
              <w:rPr>
                <w:noProof/>
                <w:webHidden/>
              </w:rPr>
              <w:t>17</w:t>
            </w:r>
            <w:r>
              <w:rPr>
                <w:noProof/>
                <w:webHidden/>
              </w:rPr>
              <w:fldChar w:fldCharType="end"/>
            </w:r>
            <w:r w:rsidRPr="0073467E">
              <w:rPr>
                <w:rStyle w:val="af0"/>
                <w:noProof/>
              </w:rPr>
              <w:fldChar w:fldCharType="end"/>
            </w:r>
          </w:ins>
        </w:p>
        <w:p w14:paraId="028448A4" w14:textId="6158D5BC" w:rsidR="00072358" w:rsidRDefault="00072358">
          <w:pPr>
            <w:pStyle w:val="TOC3"/>
            <w:tabs>
              <w:tab w:val="left" w:pos="1680"/>
              <w:tab w:val="right" w:leader="dot" w:pos="8607"/>
            </w:tabs>
            <w:ind w:left="960"/>
            <w:rPr>
              <w:ins w:id="205" w:author="Microsoft Office User" w:date="2023-06-09T15:34:00Z"/>
              <w:rFonts w:eastAsiaTheme="minorEastAsia"/>
              <w:noProof/>
              <w:sz w:val="21"/>
              <w:szCs w:val="24"/>
            </w:rPr>
          </w:pPr>
          <w:ins w:id="206" w:author="Microsoft Office User" w:date="2023-06-09T15:34:00Z">
            <w:r w:rsidRPr="0073467E">
              <w:rPr>
                <w:rStyle w:val="af0"/>
                <w:noProof/>
              </w:rPr>
              <w:fldChar w:fldCharType="begin"/>
            </w:r>
            <w:r w:rsidRPr="0073467E">
              <w:rPr>
                <w:rStyle w:val="af0"/>
                <w:noProof/>
              </w:rPr>
              <w:instrText xml:space="preserve"> </w:instrText>
            </w:r>
            <w:r>
              <w:rPr>
                <w:noProof/>
              </w:rPr>
              <w:instrText>HYPERLINK \l "_Toc137217319"</w:instrText>
            </w:r>
            <w:r w:rsidRPr="0073467E">
              <w:rPr>
                <w:rStyle w:val="af0"/>
                <w:noProof/>
              </w:rPr>
              <w:instrText xml:space="preserve"> </w:instrText>
            </w:r>
            <w:r w:rsidRPr="0073467E">
              <w:rPr>
                <w:rStyle w:val="af0"/>
                <w:noProof/>
              </w:rPr>
            </w:r>
            <w:r w:rsidRPr="0073467E">
              <w:rPr>
                <w:rStyle w:val="af0"/>
                <w:noProof/>
              </w:rPr>
              <w:fldChar w:fldCharType="separate"/>
            </w:r>
            <w:r w:rsidRPr="0073467E">
              <w:rPr>
                <w:rStyle w:val="af0"/>
                <w:rFonts w:ascii="Arial" w:eastAsia="黑体" w:hAnsi="Arial" w:cs="Arial"/>
                <w:noProof/>
              </w:rPr>
              <w:t>2.6.2</w:t>
            </w:r>
            <w:r>
              <w:rPr>
                <w:rFonts w:eastAsiaTheme="minorEastAsia"/>
                <w:noProof/>
                <w:sz w:val="21"/>
                <w:szCs w:val="24"/>
              </w:rPr>
              <w:tab/>
            </w:r>
            <w:r w:rsidRPr="0073467E">
              <w:rPr>
                <w:rStyle w:val="af0"/>
                <w:rFonts w:ascii="Arial" w:eastAsia="黑体" w:hAnsi="Arial" w:cs="Arial"/>
                <w:noProof/>
              </w:rPr>
              <w:t>通信协议格式</w:t>
            </w:r>
            <w:r>
              <w:rPr>
                <w:noProof/>
                <w:webHidden/>
              </w:rPr>
              <w:tab/>
            </w:r>
            <w:r>
              <w:rPr>
                <w:noProof/>
                <w:webHidden/>
              </w:rPr>
              <w:fldChar w:fldCharType="begin"/>
            </w:r>
            <w:r>
              <w:rPr>
                <w:noProof/>
                <w:webHidden/>
              </w:rPr>
              <w:instrText xml:space="preserve"> PAGEREF _Toc137217319 \h </w:instrText>
            </w:r>
            <w:r>
              <w:rPr>
                <w:noProof/>
                <w:webHidden/>
              </w:rPr>
            </w:r>
          </w:ins>
          <w:r>
            <w:rPr>
              <w:noProof/>
              <w:webHidden/>
            </w:rPr>
            <w:fldChar w:fldCharType="separate"/>
          </w:r>
          <w:ins w:id="207" w:author="Microsoft Office User" w:date="2023-06-09T15:34:00Z">
            <w:r>
              <w:rPr>
                <w:noProof/>
                <w:webHidden/>
              </w:rPr>
              <w:t>17</w:t>
            </w:r>
            <w:r>
              <w:rPr>
                <w:noProof/>
                <w:webHidden/>
              </w:rPr>
              <w:fldChar w:fldCharType="end"/>
            </w:r>
            <w:r w:rsidRPr="0073467E">
              <w:rPr>
                <w:rStyle w:val="af0"/>
                <w:noProof/>
              </w:rPr>
              <w:fldChar w:fldCharType="end"/>
            </w:r>
          </w:ins>
        </w:p>
        <w:p w14:paraId="27E35FEC" w14:textId="52E769C6" w:rsidR="00072358" w:rsidRDefault="00072358">
          <w:pPr>
            <w:pStyle w:val="TOC3"/>
            <w:tabs>
              <w:tab w:val="left" w:pos="1680"/>
              <w:tab w:val="right" w:leader="dot" w:pos="8607"/>
            </w:tabs>
            <w:ind w:left="960"/>
            <w:rPr>
              <w:ins w:id="208" w:author="Microsoft Office User" w:date="2023-06-09T15:34:00Z"/>
              <w:rFonts w:eastAsiaTheme="minorEastAsia"/>
              <w:noProof/>
              <w:sz w:val="21"/>
              <w:szCs w:val="24"/>
            </w:rPr>
          </w:pPr>
          <w:ins w:id="209" w:author="Microsoft Office User" w:date="2023-06-09T15:34:00Z">
            <w:r w:rsidRPr="0073467E">
              <w:rPr>
                <w:rStyle w:val="af0"/>
                <w:noProof/>
              </w:rPr>
              <w:fldChar w:fldCharType="begin"/>
            </w:r>
            <w:r w:rsidRPr="0073467E">
              <w:rPr>
                <w:rStyle w:val="af0"/>
                <w:noProof/>
              </w:rPr>
              <w:instrText xml:space="preserve"> </w:instrText>
            </w:r>
            <w:r>
              <w:rPr>
                <w:noProof/>
              </w:rPr>
              <w:instrText>HYPERLINK \l "_Toc137217320"</w:instrText>
            </w:r>
            <w:r w:rsidRPr="0073467E">
              <w:rPr>
                <w:rStyle w:val="af0"/>
                <w:noProof/>
              </w:rPr>
              <w:instrText xml:space="preserve"> </w:instrText>
            </w:r>
            <w:r w:rsidRPr="0073467E">
              <w:rPr>
                <w:rStyle w:val="af0"/>
                <w:noProof/>
              </w:rPr>
            </w:r>
            <w:r w:rsidRPr="0073467E">
              <w:rPr>
                <w:rStyle w:val="af0"/>
                <w:noProof/>
              </w:rPr>
              <w:fldChar w:fldCharType="separate"/>
            </w:r>
            <w:r w:rsidRPr="0073467E">
              <w:rPr>
                <w:rStyle w:val="af0"/>
                <w:rFonts w:ascii="Arial" w:eastAsia="黑体" w:hAnsi="Arial" w:cs="Arial"/>
                <w:noProof/>
              </w:rPr>
              <w:t>2.6.3</w:t>
            </w:r>
            <w:r>
              <w:rPr>
                <w:rFonts w:eastAsiaTheme="minorEastAsia"/>
                <w:noProof/>
                <w:sz w:val="21"/>
                <w:szCs w:val="24"/>
              </w:rPr>
              <w:tab/>
            </w:r>
            <w:r w:rsidRPr="0073467E">
              <w:rPr>
                <w:rStyle w:val="af0"/>
                <w:rFonts w:ascii="Arial" w:eastAsia="黑体" w:hAnsi="Arial" w:cs="Arial"/>
                <w:noProof/>
              </w:rPr>
              <w:t>通信协议内容</w:t>
            </w:r>
            <w:r>
              <w:rPr>
                <w:noProof/>
                <w:webHidden/>
              </w:rPr>
              <w:tab/>
            </w:r>
            <w:r>
              <w:rPr>
                <w:noProof/>
                <w:webHidden/>
              </w:rPr>
              <w:fldChar w:fldCharType="begin"/>
            </w:r>
            <w:r>
              <w:rPr>
                <w:noProof/>
                <w:webHidden/>
              </w:rPr>
              <w:instrText xml:space="preserve"> PAGEREF _Toc137217320 \h </w:instrText>
            </w:r>
            <w:r>
              <w:rPr>
                <w:noProof/>
                <w:webHidden/>
              </w:rPr>
            </w:r>
          </w:ins>
          <w:r>
            <w:rPr>
              <w:noProof/>
              <w:webHidden/>
            </w:rPr>
            <w:fldChar w:fldCharType="separate"/>
          </w:r>
          <w:ins w:id="210" w:author="Microsoft Office User" w:date="2023-06-09T15:34:00Z">
            <w:r>
              <w:rPr>
                <w:noProof/>
                <w:webHidden/>
              </w:rPr>
              <w:t>17</w:t>
            </w:r>
            <w:r>
              <w:rPr>
                <w:noProof/>
                <w:webHidden/>
              </w:rPr>
              <w:fldChar w:fldCharType="end"/>
            </w:r>
            <w:r w:rsidRPr="0073467E">
              <w:rPr>
                <w:rStyle w:val="af0"/>
                <w:noProof/>
              </w:rPr>
              <w:fldChar w:fldCharType="end"/>
            </w:r>
          </w:ins>
        </w:p>
        <w:p w14:paraId="58E397E2" w14:textId="1AC61875" w:rsidR="00072358" w:rsidRDefault="00072358">
          <w:pPr>
            <w:pStyle w:val="TOC2"/>
            <w:tabs>
              <w:tab w:val="left" w:pos="1260"/>
              <w:tab w:val="right" w:leader="dot" w:pos="8607"/>
            </w:tabs>
            <w:ind w:left="480"/>
            <w:rPr>
              <w:ins w:id="211" w:author="Microsoft Office User" w:date="2023-06-09T15:34:00Z"/>
              <w:rFonts w:eastAsiaTheme="minorEastAsia"/>
              <w:noProof/>
              <w:sz w:val="21"/>
              <w:szCs w:val="24"/>
            </w:rPr>
          </w:pPr>
          <w:ins w:id="212" w:author="Microsoft Office User" w:date="2023-06-09T15:34:00Z">
            <w:r w:rsidRPr="0073467E">
              <w:rPr>
                <w:rStyle w:val="af0"/>
                <w:noProof/>
              </w:rPr>
              <w:fldChar w:fldCharType="begin"/>
            </w:r>
            <w:r w:rsidRPr="0073467E">
              <w:rPr>
                <w:rStyle w:val="af0"/>
                <w:noProof/>
              </w:rPr>
              <w:instrText xml:space="preserve"> </w:instrText>
            </w:r>
            <w:r>
              <w:rPr>
                <w:noProof/>
              </w:rPr>
              <w:instrText>HYPERLINK \l "_Toc137217321"</w:instrText>
            </w:r>
            <w:r w:rsidRPr="0073467E">
              <w:rPr>
                <w:rStyle w:val="af0"/>
                <w:noProof/>
              </w:rPr>
              <w:instrText xml:space="preserve"> </w:instrText>
            </w:r>
            <w:r w:rsidRPr="0073467E">
              <w:rPr>
                <w:rStyle w:val="af0"/>
                <w:noProof/>
              </w:rPr>
            </w:r>
            <w:r w:rsidRPr="0073467E">
              <w:rPr>
                <w:rStyle w:val="af0"/>
                <w:noProof/>
              </w:rPr>
              <w:fldChar w:fldCharType="separate"/>
            </w:r>
            <w:r w:rsidRPr="0073467E">
              <w:rPr>
                <w:rStyle w:val="af0"/>
                <w:rFonts w:ascii="Arial" w:eastAsia="黑体" w:hAnsi="Arial" w:cs="Arial"/>
                <w:noProof/>
              </w:rPr>
              <w:t>2.7</w:t>
            </w:r>
            <w:r>
              <w:rPr>
                <w:rFonts w:eastAsiaTheme="minorEastAsia"/>
                <w:noProof/>
                <w:sz w:val="21"/>
                <w:szCs w:val="24"/>
              </w:rPr>
              <w:tab/>
            </w:r>
            <w:r w:rsidRPr="0073467E">
              <w:rPr>
                <w:rStyle w:val="af0"/>
                <w:rFonts w:ascii="Arial" w:eastAsia="黑体" w:hAnsi="Arial" w:cs="Arial"/>
                <w:noProof/>
              </w:rPr>
              <w:t>潜标声学应答板与潜标水通机板的串口通信</w:t>
            </w:r>
            <w:r>
              <w:rPr>
                <w:noProof/>
                <w:webHidden/>
              </w:rPr>
              <w:tab/>
            </w:r>
            <w:r>
              <w:rPr>
                <w:noProof/>
                <w:webHidden/>
              </w:rPr>
              <w:fldChar w:fldCharType="begin"/>
            </w:r>
            <w:r>
              <w:rPr>
                <w:noProof/>
                <w:webHidden/>
              </w:rPr>
              <w:instrText xml:space="preserve"> PAGEREF _Toc137217321 \h </w:instrText>
            </w:r>
            <w:r>
              <w:rPr>
                <w:noProof/>
                <w:webHidden/>
              </w:rPr>
            </w:r>
          </w:ins>
          <w:r>
            <w:rPr>
              <w:noProof/>
              <w:webHidden/>
            </w:rPr>
            <w:fldChar w:fldCharType="separate"/>
          </w:r>
          <w:ins w:id="213" w:author="Microsoft Office User" w:date="2023-06-09T15:34:00Z">
            <w:r>
              <w:rPr>
                <w:noProof/>
                <w:webHidden/>
              </w:rPr>
              <w:t>19</w:t>
            </w:r>
            <w:r>
              <w:rPr>
                <w:noProof/>
                <w:webHidden/>
              </w:rPr>
              <w:fldChar w:fldCharType="end"/>
            </w:r>
            <w:r w:rsidRPr="0073467E">
              <w:rPr>
                <w:rStyle w:val="af0"/>
                <w:noProof/>
              </w:rPr>
              <w:fldChar w:fldCharType="end"/>
            </w:r>
          </w:ins>
        </w:p>
        <w:p w14:paraId="2E469DF5" w14:textId="01E973A4" w:rsidR="00072358" w:rsidRDefault="00072358">
          <w:pPr>
            <w:pStyle w:val="TOC3"/>
            <w:tabs>
              <w:tab w:val="left" w:pos="1680"/>
              <w:tab w:val="right" w:leader="dot" w:pos="8607"/>
            </w:tabs>
            <w:ind w:left="960"/>
            <w:rPr>
              <w:ins w:id="214" w:author="Microsoft Office User" w:date="2023-06-09T15:34:00Z"/>
              <w:rFonts w:eastAsiaTheme="minorEastAsia"/>
              <w:noProof/>
              <w:sz w:val="21"/>
              <w:szCs w:val="24"/>
            </w:rPr>
          </w:pPr>
          <w:ins w:id="215" w:author="Microsoft Office User" w:date="2023-06-09T15:34:00Z">
            <w:r w:rsidRPr="0073467E">
              <w:rPr>
                <w:rStyle w:val="af0"/>
                <w:noProof/>
              </w:rPr>
              <w:fldChar w:fldCharType="begin"/>
            </w:r>
            <w:r w:rsidRPr="0073467E">
              <w:rPr>
                <w:rStyle w:val="af0"/>
                <w:noProof/>
              </w:rPr>
              <w:instrText xml:space="preserve"> </w:instrText>
            </w:r>
            <w:r>
              <w:rPr>
                <w:noProof/>
              </w:rPr>
              <w:instrText>HYPERLINK \l "_Toc137217322"</w:instrText>
            </w:r>
            <w:r w:rsidRPr="0073467E">
              <w:rPr>
                <w:rStyle w:val="af0"/>
                <w:noProof/>
              </w:rPr>
              <w:instrText xml:space="preserve"> </w:instrText>
            </w:r>
            <w:r w:rsidRPr="0073467E">
              <w:rPr>
                <w:rStyle w:val="af0"/>
                <w:noProof/>
              </w:rPr>
            </w:r>
            <w:r w:rsidRPr="0073467E">
              <w:rPr>
                <w:rStyle w:val="af0"/>
                <w:noProof/>
              </w:rPr>
              <w:fldChar w:fldCharType="separate"/>
            </w:r>
            <w:r w:rsidRPr="0073467E">
              <w:rPr>
                <w:rStyle w:val="af0"/>
                <w:rFonts w:ascii="Arial" w:eastAsia="黑体" w:hAnsi="Arial" w:cs="Arial"/>
                <w:noProof/>
              </w:rPr>
              <w:t>2.7.1</w:t>
            </w:r>
            <w:r>
              <w:rPr>
                <w:rFonts w:eastAsiaTheme="minorEastAsia"/>
                <w:noProof/>
                <w:sz w:val="21"/>
                <w:szCs w:val="24"/>
              </w:rPr>
              <w:tab/>
            </w:r>
            <w:r w:rsidRPr="0073467E">
              <w:rPr>
                <w:rStyle w:val="af0"/>
                <w:rFonts w:ascii="Arial" w:eastAsia="黑体" w:hAnsi="Arial" w:cs="Arial"/>
                <w:noProof/>
              </w:rPr>
              <w:t>方向说明</w:t>
            </w:r>
            <w:r>
              <w:rPr>
                <w:noProof/>
                <w:webHidden/>
              </w:rPr>
              <w:tab/>
            </w:r>
            <w:r>
              <w:rPr>
                <w:noProof/>
                <w:webHidden/>
              </w:rPr>
              <w:fldChar w:fldCharType="begin"/>
            </w:r>
            <w:r>
              <w:rPr>
                <w:noProof/>
                <w:webHidden/>
              </w:rPr>
              <w:instrText xml:space="preserve"> PAGEREF _Toc137217322 \h </w:instrText>
            </w:r>
            <w:r>
              <w:rPr>
                <w:noProof/>
                <w:webHidden/>
              </w:rPr>
            </w:r>
          </w:ins>
          <w:r>
            <w:rPr>
              <w:noProof/>
              <w:webHidden/>
            </w:rPr>
            <w:fldChar w:fldCharType="separate"/>
          </w:r>
          <w:ins w:id="216" w:author="Microsoft Office User" w:date="2023-06-09T15:34:00Z">
            <w:r>
              <w:rPr>
                <w:noProof/>
                <w:webHidden/>
              </w:rPr>
              <w:t>19</w:t>
            </w:r>
            <w:r>
              <w:rPr>
                <w:noProof/>
                <w:webHidden/>
              </w:rPr>
              <w:fldChar w:fldCharType="end"/>
            </w:r>
            <w:r w:rsidRPr="0073467E">
              <w:rPr>
                <w:rStyle w:val="af0"/>
                <w:noProof/>
              </w:rPr>
              <w:fldChar w:fldCharType="end"/>
            </w:r>
          </w:ins>
        </w:p>
        <w:p w14:paraId="66268636" w14:textId="27A0D4BC" w:rsidR="00072358" w:rsidRDefault="00072358">
          <w:pPr>
            <w:pStyle w:val="TOC3"/>
            <w:tabs>
              <w:tab w:val="left" w:pos="1680"/>
              <w:tab w:val="right" w:leader="dot" w:pos="8607"/>
            </w:tabs>
            <w:ind w:left="960"/>
            <w:rPr>
              <w:ins w:id="217" w:author="Microsoft Office User" w:date="2023-06-09T15:34:00Z"/>
              <w:rFonts w:eastAsiaTheme="minorEastAsia"/>
              <w:noProof/>
              <w:sz w:val="21"/>
              <w:szCs w:val="24"/>
            </w:rPr>
          </w:pPr>
          <w:ins w:id="218" w:author="Microsoft Office User" w:date="2023-06-09T15:34:00Z">
            <w:r w:rsidRPr="0073467E">
              <w:rPr>
                <w:rStyle w:val="af0"/>
                <w:noProof/>
              </w:rPr>
              <w:fldChar w:fldCharType="begin"/>
            </w:r>
            <w:r w:rsidRPr="0073467E">
              <w:rPr>
                <w:rStyle w:val="af0"/>
                <w:noProof/>
              </w:rPr>
              <w:instrText xml:space="preserve"> </w:instrText>
            </w:r>
            <w:r>
              <w:rPr>
                <w:noProof/>
              </w:rPr>
              <w:instrText>HYPERLINK \l "_Toc137217323"</w:instrText>
            </w:r>
            <w:r w:rsidRPr="0073467E">
              <w:rPr>
                <w:rStyle w:val="af0"/>
                <w:noProof/>
              </w:rPr>
              <w:instrText xml:space="preserve"> </w:instrText>
            </w:r>
            <w:r w:rsidRPr="0073467E">
              <w:rPr>
                <w:rStyle w:val="af0"/>
                <w:noProof/>
              </w:rPr>
            </w:r>
            <w:r w:rsidRPr="0073467E">
              <w:rPr>
                <w:rStyle w:val="af0"/>
                <w:noProof/>
              </w:rPr>
              <w:fldChar w:fldCharType="separate"/>
            </w:r>
            <w:r w:rsidRPr="0073467E">
              <w:rPr>
                <w:rStyle w:val="af0"/>
                <w:rFonts w:ascii="Arial" w:eastAsia="黑体" w:hAnsi="Arial" w:cs="Arial"/>
                <w:noProof/>
              </w:rPr>
              <w:t>2.7.2</w:t>
            </w:r>
            <w:r>
              <w:rPr>
                <w:rFonts w:eastAsiaTheme="minorEastAsia"/>
                <w:noProof/>
                <w:sz w:val="21"/>
                <w:szCs w:val="24"/>
              </w:rPr>
              <w:tab/>
            </w:r>
            <w:r w:rsidRPr="0073467E">
              <w:rPr>
                <w:rStyle w:val="af0"/>
                <w:rFonts w:ascii="Arial" w:eastAsia="黑体" w:hAnsi="Arial" w:cs="Arial"/>
                <w:noProof/>
              </w:rPr>
              <w:t>通信协议格式</w:t>
            </w:r>
            <w:r>
              <w:rPr>
                <w:noProof/>
                <w:webHidden/>
              </w:rPr>
              <w:tab/>
            </w:r>
            <w:r>
              <w:rPr>
                <w:noProof/>
                <w:webHidden/>
              </w:rPr>
              <w:fldChar w:fldCharType="begin"/>
            </w:r>
            <w:r>
              <w:rPr>
                <w:noProof/>
                <w:webHidden/>
              </w:rPr>
              <w:instrText xml:space="preserve"> PAGEREF _Toc137217323 \h </w:instrText>
            </w:r>
            <w:r>
              <w:rPr>
                <w:noProof/>
                <w:webHidden/>
              </w:rPr>
            </w:r>
          </w:ins>
          <w:r>
            <w:rPr>
              <w:noProof/>
              <w:webHidden/>
            </w:rPr>
            <w:fldChar w:fldCharType="separate"/>
          </w:r>
          <w:ins w:id="219" w:author="Microsoft Office User" w:date="2023-06-09T15:34:00Z">
            <w:r>
              <w:rPr>
                <w:noProof/>
                <w:webHidden/>
              </w:rPr>
              <w:t>19</w:t>
            </w:r>
            <w:r>
              <w:rPr>
                <w:noProof/>
                <w:webHidden/>
              </w:rPr>
              <w:fldChar w:fldCharType="end"/>
            </w:r>
            <w:r w:rsidRPr="0073467E">
              <w:rPr>
                <w:rStyle w:val="af0"/>
                <w:noProof/>
              </w:rPr>
              <w:fldChar w:fldCharType="end"/>
            </w:r>
          </w:ins>
        </w:p>
        <w:p w14:paraId="6EF7A705" w14:textId="17C65488" w:rsidR="00072358" w:rsidRDefault="00072358">
          <w:pPr>
            <w:pStyle w:val="TOC3"/>
            <w:tabs>
              <w:tab w:val="left" w:pos="1680"/>
              <w:tab w:val="right" w:leader="dot" w:pos="8607"/>
            </w:tabs>
            <w:ind w:left="960"/>
            <w:rPr>
              <w:ins w:id="220" w:author="Microsoft Office User" w:date="2023-06-09T15:34:00Z"/>
              <w:rFonts w:eastAsiaTheme="minorEastAsia"/>
              <w:noProof/>
              <w:sz w:val="21"/>
              <w:szCs w:val="24"/>
            </w:rPr>
          </w:pPr>
          <w:ins w:id="221" w:author="Microsoft Office User" w:date="2023-06-09T15:34:00Z">
            <w:r w:rsidRPr="0073467E">
              <w:rPr>
                <w:rStyle w:val="af0"/>
                <w:noProof/>
              </w:rPr>
              <w:fldChar w:fldCharType="begin"/>
            </w:r>
            <w:r w:rsidRPr="0073467E">
              <w:rPr>
                <w:rStyle w:val="af0"/>
                <w:noProof/>
              </w:rPr>
              <w:instrText xml:space="preserve"> </w:instrText>
            </w:r>
            <w:r>
              <w:rPr>
                <w:noProof/>
              </w:rPr>
              <w:instrText>HYPERLINK \l "_Toc137217438"</w:instrText>
            </w:r>
            <w:r w:rsidRPr="0073467E">
              <w:rPr>
                <w:rStyle w:val="af0"/>
                <w:noProof/>
              </w:rPr>
              <w:instrText xml:space="preserve"> </w:instrText>
            </w:r>
            <w:r w:rsidRPr="0073467E">
              <w:rPr>
                <w:rStyle w:val="af0"/>
                <w:noProof/>
              </w:rPr>
            </w:r>
            <w:r w:rsidRPr="0073467E">
              <w:rPr>
                <w:rStyle w:val="af0"/>
                <w:noProof/>
              </w:rPr>
              <w:fldChar w:fldCharType="separate"/>
            </w:r>
            <w:r w:rsidRPr="0073467E">
              <w:rPr>
                <w:rStyle w:val="af0"/>
                <w:rFonts w:ascii="Arial" w:eastAsia="黑体" w:hAnsi="Arial" w:cs="Arial"/>
                <w:noProof/>
              </w:rPr>
              <w:t>2.7.3</w:t>
            </w:r>
            <w:r>
              <w:rPr>
                <w:rFonts w:eastAsiaTheme="minorEastAsia"/>
                <w:noProof/>
                <w:sz w:val="21"/>
                <w:szCs w:val="24"/>
              </w:rPr>
              <w:tab/>
            </w:r>
            <w:r w:rsidRPr="0073467E">
              <w:rPr>
                <w:rStyle w:val="af0"/>
                <w:rFonts w:ascii="Arial" w:eastAsia="黑体" w:hAnsi="Arial" w:cs="Arial"/>
                <w:noProof/>
              </w:rPr>
              <w:t>通信协议内容</w:t>
            </w:r>
            <w:r>
              <w:rPr>
                <w:noProof/>
                <w:webHidden/>
              </w:rPr>
              <w:tab/>
            </w:r>
            <w:r>
              <w:rPr>
                <w:noProof/>
                <w:webHidden/>
              </w:rPr>
              <w:fldChar w:fldCharType="begin"/>
            </w:r>
            <w:r>
              <w:rPr>
                <w:noProof/>
                <w:webHidden/>
              </w:rPr>
              <w:instrText xml:space="preserve"> PAGEREF _Toc137217438 \h </w:instrText>
            </w:r>
            <w:r>
              <w:rPr>
                <w:noProof/>
                <w:webHidden/>
              </w:rPr>
            </w:r>
          </w:ins>
          <w:r>
            <w:rPr>
              <w:noProof/>
              <w:webHidden/>
            </w:rPr>
            <w:fldChar w:fldCharType="separate"/>
          </w:r>
          <w:ins w:id="222" w:author="Microsoft Office User" w:date="2023-06-09T15:34:00Z">
            <w:r>
              <w:rPr>
                <w:noProof/>
                <w:webHidden/>
              </w:rPr>
              <w:t>20</w:t>
            </w:r>
            <w:r>
              <w:rPr>
                <w:noProof/>
                <w:webHidden/>
              </w:rPr>
              <w:fldChar w:fldCharType="end"/>
            </w:r>
            <w:r w:rsidRPr="0073467E">
              <w:rPr>
                <w:rStyle w:val="af0"/>
                <w:noProof/>
              </w:rPr>
              <w:fldChar w:fldCharType="end"/>
            </w:r>
          </w:ins>
        </w:p>
        <w:p w14:paraId="2DCF701E" w14:textId="0A983200" w:rsidR="00072358" w:rsidRDefault="00072358">
          <w:pPr>
            <w:pStyle w:val="TOC2"/>
            <w:tabs>
              <w:tab w:val="left" w:pos="840"/>
              <w:tab w:val="right" w:leader="dot" w:pos="8607"/>
            </w:tabs>
            <w:ind w:left="480"/>
            <w:rPr>
              <w:ins w:id="223" w:author="Microsoft Office User" w:date="2023-06-09T15:34:00Z"/>
              <w:rFonts w:eastAsiaTheme="minorEastAsia"/>
              <w:noProof/>
              <w:sz w:val="21"/>
              <w:szCs w:val="24"/>
            </w:rPr>
          </w:pPr>
          <w:ins w:id="224" w:author="Microsoft Office User" w:date="2023-06-09T15:34:00Z">
            <w:r w:rsidRPr="0073467E">
              <w:rPr>
                <w:rStyle w:val="af0"/>
                <w:noProof/>
              </w:rPr>
              <w:fldChar w:fldCharType="begin"/>
            </w:r>
            <w:r w:rsidRPr="0073467E">
              <w:rPr>
                <w:rStyle w:val="af0"/>
                <w:noProof/>
              </w:rPr>
              <w:instrText xml:space="preserve"> </w:instrText>
            </w:r>
            <w:r>
              <w:rPr>
                <w:noProof/>
              </w:rPr>
              <w:instrText>HYPERLINK \l "_Toc137217440"</w:instrText>
            </w:r>
            <w:r w:rsidRPr="0073467E">
              <w:rPr>
                <w:rStyle w:val="af0"/>
                <w:noProof/>
              </w:rPr>
              <w:instrText xml:space="preserve"> </w:instrText>
            </w:r>
            <w:r w:rsidRPr="0073467E">
              <w:rPr>
                <w:rStyle w:val="af0"/>
                <w:noProof/>
              </w:rPr>
            </w:r>
            <w:r w:rsidRPr="0073467E">
              <w:rPr>
                <w:rStyle w:val="af0"/>
                <w:noProof/>
              </w:rPr>
              <w:fldChar w:fldCharType="separate"/>
            </w:r>
            <w:r>
              <w:rPr>
                <w:rFonts w:eastAsiaTheme="minorEastAsia"/>
                <w:noProof/>
                <w:sz w:val="21"/>
                <w:szCs w:val="24"/>
              </w:rPr>
              <w:tab/>
            </w:r>
            <w:r w:rsidRPr="0073467E">
              <w:rPr>
                <w:rStyle w:val="af0"/>
                <w:rFonts w:ascii="Arial" w:hAnsi="Arial" w:cs="Arial"/>
                <w:noProof/>
              </w:rPr>
              <w:t>潜标释放命令</w:t>
            </w:r>
            <w:r>
              <w:rPr>
                <w:noProof/>
                <w:webHidden/>
              </w:rPr>
              <w:tab/>
            </w:r>
            <w:r>
              <w:rPr>
                <w:noProof/>
                <w:webHidden/>
              </w:rPr>
              <w:fldChar w:fldCharType="begin"/>
            </w:r>
            <w:r>
              <w:rPr>
                <w:noProof/>
                <w:webHidden/>
              </w:rPr>
              <w:instrText xml:space="preserve"> PAGEREF _Toc137217440 \h </w:instrText>
            </w:r>
            <w:r>
              <w:rPr>
                <w:noProof/>
                <w:webHidden/>
              </w:rPr>
            </w:r>
          </w:ins>
          <w:r>
            <w:rPr>
              <w:noProof/>
              <w:webHidden/>
            </w:rPr>
            <w:fldChar w:fldCharType="separate"/>
          </w:r>
          <w:ins w:id="225" w:author="Microsoft Office User" w:date="2023-06-09T15:34:00Z">
            <w:r>
              <w:rPr>
                <w:noProof/>
                <w:webHidden/>
              </w:rPr>
              <w:t>20</w:t>
            </w:r>
            <w:r>
              <w:rPr>
                <w:noProof/>
                <w:webHidden/>
              </w:rPr>
              <w:fldChar w:fldCharType="end"/>
            </w:r>
            <w:r w:rsidRPr="0073467E">
              <w:rPr>
                <w:rStyle w:val="af0"/>
                <w:noProof/>
              </w:rPr>
              <w:fldChar w:fldCharType="end"/>
            </w:r>
          </w:ins>
        </w:p>
        <w:p w14:paraId="0A0CE7C6" w14:textId="71D7E8C4" w:rsidR="00072358" w:rsidRDefault="00072358">
          <w:pPr>
            <w:pStyle w:val="TOC2"/>
            <w:tabs>
              <w:tab w:val="left" w:pos="1260"/>
              <w:tab w:val="right" w:leader="dot" w:pos="8607"/>
            </w:tabs>
            <w:ind w:left="480"/>
            <w:rPr>
              <w:ins w:id="226" w:author="Microsoft Office User" w:date="2023-06-09T15:34:00Z"/>
              <w:rFonts w:eastAsiaTheme="minorEastAsia"/>
              <w:noProof/>
              <w:sz w:val="21"/>
              <w:szCs w:val="24"/>
            </w:rPr>
          </w:pPr>
          <w:ins w:id="227" w:author="Microsoft Office User" w:date="2023-06-09T15:34:00Z">
            <w:r w:rsidRPr="0073467E">
              <w:rPr>
                <w:rStyle w:val="af0"/>
                <w:noProof/>
              </w:rPr>
              <w:fldChar w:fldCharType="begin"/>
            </w:r>
            <w:r w:rsidRPr="0073467E">
              <w:rPr>
                <w:rStyle w:val="af0"/>
                <w:noProof/>
              </w:rPr>
              <w:instrText xml:space="preserve"> </w:instrText>
            </w:r>
            <w:r>
              <w:rPr>
                <w:noProof/>
              </w:rPr>
              <w:instrText>HYPERLINK \l "_Toc137217589"</w:instrText>
            </w:r>
            <w:r w:rsidRPr="0073467E">
              <w:rPr>
                <w:rStyle w:val="af0"/>
                <w:noProof/>
              </w:rPr>
              <w:instrText xml:space="preserve"> </w:instrText>
            </w:r>
            <w:r w:rsidRPr="0073467E">
              <w:rPr>
                <w:rStyle w:val="af0"/>
                <w:noProof/>
              </w:rPr>
            </w:r>
            <w:r w:rsidRPr="0073467E">
              <w:rPr>
                <w:rStyle w:val="af0"/>
                <w:noProof/>
              </w:rPr>
              <w:fldChar w:fldCharType="separate"/>
            </w:r>
            <w:r w:rsidRPr="0073467E">
              <w:rPr>
                <w:rStyle w:val="af0"/>
                <w:rFonts w:ascii="Arial" w:eastAsia="黑体" w:hAnsi="Arial" w:cs="Arial"/>
                <w:noProof/>
              </w:rPr>
              <w:t>2.8</w:t>
            </w:r>
            <w:r>
              <w:rPr>
                <w:rFonts w:eastAsiaTheme="minorEastAsia"/>
                <w:noProof/>
                <w:sz w:val="21"/>
                <w:szCs w:val="24"/>
              </w:rPr>
              <w:tab/>
            </w:r>
            <w:r w:rsidRPr="0073467E">
              <w:rPr>
                <w:rStyle w:val="af0"/>
                <w:rFonts w:ascii="Arial" w:eastAsia="黑体" w:hAnsi="Arial" w:cs="Arial"/>
                <w:noProof/>
              </w:rPr>
              <w:t>潜标水通机板与潜标数据采集存储板的串口通信</w:t>
            </w:r>
            <w:r>
              <w:rPr>
                <w:noProof/>
                <w:webHidden/>
              </w:rPr>
              <w:tab/>
            </w:r>
            <w:r>
              <w:rPr>
                <w:noProof/>
                <w:webHidden/>
              </w:rPr>
              <w:fldChar w:fldCharType="begin"/>
            </w:r>
            <w:r>
              <w:rPr>
                <w:noProof/>
                <w:webHidden/>
              </w:rPr>
              <w:instrText xml:space="preserve"> PAGEREF _Toc137217589 \h </w:instrText>
            </w:r>
            <w:r>
              <w:rPr>
                <w:noProof/>
                <w:webHidden/>
              </w:rPr>
            </w:r>
          </w:ins>
          <w:r>
            <w:rPr>
              <w:noProof/>
              <w:webHidden/>
            </w:rPr>
            <w:fldChar w:fldCharType="separate"/>
          </w:r>
          <w:ins w:id="228" w:author="Microsoft Office User" w:date="2023-06-09T15:34:00Z">
            <w:r>
              <w:rPr>
                <w:noProof/>
                <w:webHidden/>
              </w:rPr>
              <w:t>20</w:t>
            </w:r>
            <w:r>
              <w:rPr>
                <w:noProof/>
                <w:webHidden/>
              </w:rPr>
              <w:fldChar w:fldCharType="end"/>
            </w:r>
            <w:r w:rsidRPr="0073467E">
              <w:rPr>
                <w:rStyle w:val="af0"/>
                <w:noProof/>
              </w:rPr>
              <w:fldChar w:fldCharType="end"/>
            </w:r>
          </w:ins>
        </w:p>
        <w:p w14:paraId="2C24453D" w14:textId="0B3B63B9" w:rsidR="00072358" w:rsidRDefault="00072358">
          <w:pPr>
            <w:pStyle w:val="TOC3"/>
            <w:tabs>
              <w:tab w:val="left" w:pos="1680"/>
              <w:tab w:val="right" w:leader="dot" w:pos="8607"/>
            </w:tabs>
            <w:ind w:left="960"/>
            <w:rPr>
              <w:ins w:id="229" w:author="Microsoft Office User" w:date="2023-06-09T15:34:00Z"/>
              <w:rFonts w:eastAsiaTheme="minorEastAsia"/>
              <w:noProof/>
              <w:sz w:val="21"/>
              <w:szCs w:val="24"/>
            </w:rPr>
          </w:pPr>
          <w:ins w:id="230" w:author="Microsoft Office User" w:date="2023-06-09T15:34:00Z">
            <w:r w:rsidRPr="0073467E">
              <w:rPr>
                <w:rStyle w:val="af0"/>
                <w:noProof/>
              </w:rPr>
              <w:fldChar w:fldCharType="begin"/>
            </w:r>
            <w:r w:rsidRPr="0073467E">
              <w:rPr>
                <w:rStyle w:val="af0"/>
                <w:noProof/>
              </w:rPr>
              <w:instrText xml:space="preserve"> </w:instrText>
            </w:r>
            <w:r>
              <w:rPr>
                <w:noProof/>
              </w:rPr>
              <w:instrText>HYPERLINK \l "_Toc137217590"</w:instrText>
            </w:r>
            <w:r w:rsidRPr="0073467E">
              <w:rPr>
                <w:rStyle w:val="af0"/>
                <w:noProof/>
              </w:rPr>
              <w:instrText xml:space="preserve"> </w:instrText>
            </w:r>
            <w:r w:rsidRPr="0073467E">
              <w:rPr>
                <w:rStyle w:val="af0"/>
                <w:noProof/>
              </w:rPr>
            </w:r>
            <w:r w:rsidRPr="0073467E">
              <w:rPr>
                <w:rStyle w:val="af0"/>
                <w:noProof/>
              </w:rPr>
              <w:fldChar w:fldCharType="separate"/>
            </w:r>
            <w:r w:rsidRPr="0073467E">
              <w:rPr>
                <w:rStyle w:val="af0"/>
                <w:rFonts w:ascii="Arial" w:eastAsia="黑体" w:hAnsi="Arial" w:cs="Arial"/>
                <w:noProof/>
              </w:rPr>
              <w:t>2.8.1</w:t>
            </w:r>
            <w:r>
              <w:rPr>
                <w:rFonts w:eastAsiaTheme="minorEastAsia"/>
                <w:noProof/>
                <w:sz w:val="21"/>
                <w:szCs w:val="24"/>
              </w:rPr>
              <w:tab/>
            </w:r>
            <w:r w:rsidRPr="0073467E">
              <w:rPr>
                <w:rStyle w:val="af0"/>
                <w:rFonts w:ascii="Arial" w:eastAsia="黑体" w:hAnsi="Arial" w:cs="Arial"/>
                <w:noProof/>
              </w:rPr>
              <w:t>方向说明</w:t>
            </w:r>
            <w:r>
              <w:rPr>
                <w:noProof/>
                <w:webHidden/>
              </w:rPr>
              <w:tab/>
            </w:r>
            <w:r>
              <w:rPr>
                <w:noProof/>
                <w:webHidden/>
              </w:rPr>
              <w:fldChar w:fldCharType="begin"/>
            </w:r>
            <w:r>
              <w:rPr>
                <w:noProof/>
                <w:webHidden/>
              </w:rPr>
              <w:instrText xml:space="preserve"> PAGEREF _Toc137217590 \h </w:instrText>
            </w:r>
            <w:r>
              <w:rPr>
                <w:noProof/>
                <w:webHidden/>
              </w:rPr>
            </w:r>
          </w:ins>
          <w:r>
            <w:rPr>
              <w:noProof/>
              <w:webHidden/>
            </w:rPr>
            <w:fldChar w:fldCharType="separate"/>
          </w:r>
          <w:ins w:id="231" w:author="Microsoft Office User" w:date="2023-06-09T15:34:00Z">
            <w:r>
              <w:rPr>
                <w:noProof/>
                <w:webHidden/>
              </w:rPr>
              <w:t>20</w:t>
            </w:r>
            <w:r>
              <w:rPr>
                <w:noProof/>
                <w:webHidden/>
              </w:rPr>
              <w:fldChar w:fldCharType="end"/>
            </w:r>
            <w:r w:rsidRPr="0073467E">
              <w:rPr>
                <w:rStyle w:val="af0"/>
                <w:noProof/>
              </w:rPr>
              <w:fldChar w:fldCharType="end"/>
            </w:r>
          </w:ins>
        </w:p>
        <w:p w14:paraId="0680F261" w14:textId="3AE8E45F" w:rsidR="00072358" w:rsidRDefault="00072358">
          <w:pPr>
            <w:pStyle w:val="TOC3"/>
            <w:tabs>
              <w:tab w:val="left" w:pos="1680"/>
              <w:tab w:val="right" w:leader="dot" w:pos="8607"/>
            </w:tabs>
            <w:ind w:left="960"/>
            <w:rPr>
              <w:ins w:id="232" w:author="Microsoft Office User" w:date="2023-06-09T15:34:00Z"/>
              <w:rFonts w:eastAsiaTheme="minorEastAsia"/>
              <w:noProof/>
              <w:sz w:val="21"/>
              <w:szCs w:val="24"/>
            </w:rPr>
          </w:pPr>
          <w:ins w:id="233" w:author="Microsoft Office User" w:date="2023-06-09T15:34:00Z">
            <w:r w:rsidRPr="0073467E">
              <w:rPr>
                <w:rStyle w:val="af0"/>
                <w:noProof/>
              </w:rPr>
              <w:fldChar w:fldCharType="begin"/>
            </w:r>
            <w:r w:rsidRPr="0073467E">
              <w:rPr>
                <w:rStyle w:val="af0"/>
                <w:noProof/>
              </w:rPr>
              <w:instrText xml:space="preserve"> </w:instrText>
            </w:r>
            <w:r>
              <w:rPr>
                <w:noProof/>
              </w:rPr>
              <w:instrText>HYPERLINK \l "_Toc137217591"</w:instrText>
            </w:r>
            <w:r w:rsidRPr="0073467E">
              <w:rPr>
                <w:rStyle w:val="af0"/>
                <w:noProof/>
              </w:rPr>
              <w:instrText xml:space="preserve"> </w:instrText>
            </w:r>
            <w:r w:rsidRPr="0073467E">
              <w:rPr>
                <w:rStyle w:val="af0"/>
                <w:noProof/>
              </w:rPr>
            </w:r>
            <w:r w:rsidRPr="0073467E">
              <w:rPr>
                <w:rStyle w:val="af0"/>
                <w:noProof/>
              </w:rPr>
              <w:fldChar w:fldCharType="separate"/>
            </w:r>
            <w:r w:rsidRPr="0073467E">
              <w:rPr>
                <w:rStyle w:val="af0"/>
                <w:rFonts w:ascii="Arial" w:eastAsia="黑体" w:hAnsi="Arial" w:cs="Arial"/>
                <w:noProof/>
              </w:rPr>
              <w:t>2.8.2</w:t>
            </w:r>
            <w:r>
              <w:rPr>
                <w:rFonts w:eastAsiaTheme="minorEastAsia"/>
                <w:noProof/>
                <w:sz w:val="21"/>
                <w:szCs w:val="24"/>
              </w:rPr>
              <w:tab/>
            </w:r>
            <w:r w:rsidRPr="0073467E">
              <w:rPr>
                <w:rStyle w:val="af0"/>
                <w:rFonts w:ascii="Arial" w:eastAsia="黑体" w:hAnsi="Arial" w:cs="Arial"/>
                <w:noProof/>
              </w:rPr>
              <w:t>通信协议格式</w:t>
            </w:r>
            <w:r>
              <w:rPr>
                <w:noProof/>
                <w:webHidden/>
              </w:rPr>
              <w:tab/>
            </w:r>
            <w:r>
              <w:rPr>
                <w:noProof/>
                <w:webHidden/>
              </w:rPr>
              <w:fldChar w:fldCharType="begin"/>
            </w:r>
            <w:r>
              <w:rPr>
                <w:noProof/>
                <w:webHidden/>
              </w:rPr>
              <w:instrText xml:space="preserve"> PAGEREF _Toc137217591 \h </w:instrText>
            </w:r>
            <w:r>
              <w:rPr>
                <w:noProof/>
                <w:webHidden/>
              </w:rPr>
            </w:r>
          </w:ins>
          <w:r>
            <w:rPr>
              <w:noProof/>
              <w:webHidden/>
            </w:rPr>
            <w:fldChar w:fldCharType="separate"/>
          </w:r>
          <w:ins w:id="234" w:author="Microsoft Office User" w:date="2023-06-09T15:34:00Z">
            <w:r>
              <w:rPr>
                <w:noProof/>
                <w:webHidden/>
              </w:rPr>
              <w:t>21</w:t>
            </w:r>
            <w:r>
              <w:rPr>
                <w:noProof/>
                <w:webHidden/>
              </w:rPr>
              <w:fldChar w:fldCharType="end"/>
            </w:r>
            <w:r w:rsidRPr="0073467E">
              <w:rPr>
                <w:rStyle w:val="af0"/>
                <w:noProof/>
              </w:rPr>
              <w:fldChar w:fldCharType="end"/>
            </w:r>
          </w:ins>
        </w:p>
        <w:p w14:paraId="1BDF3614" w14:textId="0175EBE1" w:rsidR="00072358" w:rsidRDefault="00072358">
          <w:pPr>
            <w:pStyle w:val="TOC3"/>
            <w:tabs>
              <w:tab w:val="left" w:pos="1680"/>
              <w:tab w:val="right" w:leader="dot" w:pos="8607"/>
            </w:tabs>
            <w:ind w:left="960"/>
            <w:rPr>
              <w:ins w:id="235" w:author="Microsoft Office User" w:date="2023-06-09T15:34:00Z"/>
              <w:rFonts w:eastAsiaTheme="minorEastAsia"/>
              <w:noProof/>
              <w:sz w:val="21"/>
              <w:szCs w:val="24"/>
            </w:rPr>
          </w:pPr>
          <w:ins w:id="236" w:author="Microsoft Office User" w:date="2023-06-09T15:34:00Z">
            <w:r w:rsidRPr="0073467E">
              <w:rPr>
                <w:rStyle w:val="af0"/>
                <w:noProof/>
              </w:rPr>
              <w:fldChar w:fldCharType="begin"/>
            </w:r>
            <w:r w:rsidRPr="0073467E">
              <w:rPr>
                <w:rStyle w:val="af0"/>
                <w:noProof/>
              </w:rPr>
              <w:instrText xml:space="preserve"> </w:instrText>
            </w:r>
            <w:r>
              <w:rPr>
                <w:noProof/>
              </w:rPr>
              <w:instrText>HYPERLINK \l "_Toc137217592"</w:instrText>
            </w:r>
            <w:r w:rsidRPr="0073467E">
              <w:rPr>
                <w:rStyle w:val="af0"/>
                <w:noProof/>
              </w:rPr>
              <w:instrText xml:space="preserve"> </w:instrText>
            </w:r>
            <w:r w:rsidRPr="0073467E">
              <w:rPr>
                <w:rStyle w:val="af0"/>
                <w:noProof/>
              </w:rPr>
            </w:r>
            <w:r w:rsidRPr="0073467E">
              <w:rPr>
                <w:rStyle w:val="af0"/>
                <w:noProof/>
              </w:rPr>
              <w:fldChar w:fldCharType="separate"/>
            </w:r>
            <w:r w:rsidRPr="0073467E">
              <w:rPr>
                <w:rStyle w:val="af0"/>
                <w:rFonts w:ascii="Arial" w:eastAsia="黑体" w:hAnsi="Arial" w:cs="Arial"/>
                <w:noProof/>
              </w:rPr>
              <w:t>2.8.3</w:t>
            </w:r>
            <w:r>
              <w:rPr>
                <w:rFonts w:eastAsiaTheme="minorEastAsia"/>
                <w:noProof/>
                <w:sz w:val="21"/>
                <w:szCs w:val="24"/>
              </w:rPr>
              <w:tab/>
            </w:r>
            <w:r w:rsidRPr="0073467E">
              <w:rPr>
                <w:rStyle w:val="af0"/>
                <w:rFonts w:ascii="Arial" w:eastAsia="黑体" w:hAnsi="Arial" w:cs="Arial"/>
                <w:noProof/>
              </w:rPr>
              <w:t>通信协议内容</w:t>
            </w:r>
            <w:r>
              <w:rPr>
                <w:noProof/>
                <w:webHidden/>
              </w:rPr>
              <w:tab/>
            </w:r>
            <w:r>
              <w:rPr>
                <w:noProof/>
                <w:webHidden/>
              </w:rPr>
              <w:fldChar w:fldCharType="begin"/>
            </w:r>
            <w:r>
              <w:rPr>
                <w:noProof/>
                <w:webHidden/>
              </w:rPr>
              <w:instrText xml:space="preserve"> PAGEREF _Toc137217592 \h </w:instrText>
            </w:r>
            <w:r>
              <w:rPr>
                <w:noProof/>
                <w:webHidden/>
              </w:rPr>
            </w:r>
          </w:ins>
          <w:r>
            <w:rPr>
              <w:noProof/>
              <w:webHidden/>
            </w:rPr>
            <w:fldChar w:fldCharType="separate"/>
          </w:r>
          <w:ins w:id="237" w:author="Microsoft Office User" w:date="2023-06-09T15:34:00Z">
            <w:r>
              <w:rPr>
                <w:noProof/>
                <w:webHidden/>
              </w:rPr>
              <w:t>21</w:t>
            </w:r>
            <w:r>
              <w:rPr>
                <w:noProof/>
                <w:webHidden/>
              </w:rPr>
              <w:fldChar w:fldCharType="end"/>
            </w:r>
            <w:r w:rsidRPr="0073467E">
              <w:rPr>
                <w:rStyle w:val="af0"/>
                <w:noProof/>
              </w:rPr>
              <w:fldChar w:fldCharType="end"/>
            </w:r>
          </w:ins>
        </w:p>
        <w:p w14:paraId="5D2A51A4" w14:textId="4D6133F1" w:rsidR="00072358" w:rsidRDefault="00072358">
          <w:pPr>
            <w:pStyle w:val="TOC2"/>
            <w:tabs>
              <w:tab w:val="left" w:pos="1260"/>
              <w:tab w:val="right" w:leader="dot" w:pos="8607"/>
            </w:tabs>
            <w:ind w:left="480"/>
            <w:rPr>
              <w:ins w:id="238" w:author="Microsoft Office User" w:date="2023-06-09T15:34:00Z"/>
              <w:rFonts w:eastAsiaTheme="minorEastAsia"/>
              <w:noProof/>
              <w:sz w:val="21"/>
              <w:szCs w:val="24"/>
            </w:rPr>
          </w:pPr>
          <w:ins w:id="239" w:author="Microsoft Office User" w:date="2023-06-09T15:34:00Z">
            <w:r w:rsidRPr="0073467E">
              <w:rPr>
                <w:rStyle w:val="af0"/>
                <w:noProof/>
              </w:rPr>
              <w:fldChar w:fldCharType="begin"/>
            </w:r>
            <w:r w:rsidRPr="0073467E">
              <w:rPr>
                <w:rStyle w:val="af0"/>
                <w:noProof/>
              </w:rPr>
              <w:instrText xml:space="preserve"> </w:instrText>
            </w:r>
            <w:r>
              <w:rPr>
                <w:noProof/>
              </w:rPr>
              <w:instrText>HYPERLINK \l "_Toc137217594"</w:instrText>
            </w:r>
            <w:r w:rsidRPr="0073467E">
              <w:rPr>
                <w:rStyle w:val="af0"/>
                <w:noProof/>
              </w:rPr>
              <w:instrText xml:space="preserve"> </w:instrText>
            </w:r>
            <w:r w:rsidRPr="0073467E">
              <w:rPr>
                <w:rStyle w:val="af0"/>
                <w:noProof/>
              </w:rPr>
            </w:r>
            <w:r w:rsidRPr="0073467E">
              <w:rPr>
                <w:rStyle w:val="af0"/>
                <w:noProof/>
              </w:rPr>
              <w:fldChar w:fldCharType="separate"/>
            </w:r>
            <w:r w:rsidRPr="0073467E">
              <w:rPr>
                <w:rStyle w:val="af0"/>
                <w:rFonts w:ascii="Arial" w:eastAsia="黑体" w:hAnsi="Arial" w:cs="Arial"/>
                <w:noProof/>
              </w:rPr>
              <w:t>2.9</w:t>
            </w:r>
            <w:r>
              <w:rPr>
                <w:rFonts w:eastAsiaTheme="minorEastAsia"/>
                <w:noProof/>
                <w:sz w:val="21"/>
                <w:szCs w:val="24"/>
              </w:rPr>
              <w:tab/>
            </w:r>
            <w:r w:rsidRPr="0073467E">
              <w:rPr>
                <w:rStyle w:val="af0"/>
                <w:rFonts w:ascii="Arial" w:eastAsia="黑体" w:hAnsi="Arial" w:cs="Arial"/>
                <w:noProof/>
              </w:rPr>
              <w:t>显控软件与北斗岸站模块的串口通信</w:t>
            </w:r>
            <w:r>
              <w:rPr>
                <w:noProof/>
                <w:webHidden/>
              </w:rPr>
              <w:tab/>
            </w:r>
            <w:r>
              <w:rPr>
                <w:noProof/>
                <w:webHidden/>
              </w:rPr>
              <w:fldChar w:fldCharType="begin"/>
            </w:r>
            <w:r>
              <w:rPr>
                <w:noProof/>
                <w:webHidden/>
              </w:rPr>
              <w:instrText xml:space="preserve"> PAGEREF _Toc137217594 \h </w:instrText>
            </w:r>
            <w:r>
              <w:rPr>
                <w:noProof/>
                <w:webHidden/>
              </w:rPr>
            </w:r>
          </w:ins>
          <w:r>
            <w:rPr>
              <w:noProof/>
              <w:webHidden/>
            </w:rPr>
            <w:fldChar w:fldCharType="separate"/>
          </w:r>
          <w:ins w:id="240" w:author="Microsoft Office User" w:date="2023-06-09T15:34:00Z">
            <w:r>
              <w:rPr>
                <w:noProof/>
                <w:webHidden/>
              </w:rPr>
              <w:t>22</w:t>
            </w:r>
            <w:r>
              <w:rPr>
                <w:noProof/>
                <w:webHidden/>
              </w:rPr>
              <w:fldChar w:fldCharType="end"/>
            </w:r>
            <w:r w:rsidRPr="0073467E">
              <w:rPr>
                <w:rStyle w:val="af0"/>
                <w:noProof/>
              </w:rPr>
              <w:fldChar w:fldCharType="end"/>
            </w:r>
          </w:ins>
        </w:p>
        <w:p w14:paraId="3B8AD925" w14:textId="1E92D207" w:rsidR="00072358" w:rsidRDefault="00072358">
          <w:pPr>
            <w:pStyle w:val="TOC3"/>
            <w:tabs>
              <w:tab w:val="left" w:pos="1680"/>
              <w:tab w:val="right" w:leader="dot" w:pos="8607"/>
            </w:tabs>
            <w:ind w:left="960"/>
            <w:rPr>
              <w:ins w:id="241" w:author="Microsoft Office User" w:date="2023-06-09T15:34:00Z"/>
              <w:rFonts w:eastAsiaTheme="minorEastAsia"/>
              <w:noProof/>
              <w:sz w:val="21"/>
              <w:szCs w:val="24"/>
            </w:rPr>
          </w:pPr>
          <w:ins w:id="242" w:author="Microsoft Office User" w:date="2023-06-09T15:34:00Z">
            <w:r w:rsidRPr="0073467E">
              <w:rPr>
                <w:rStyle w:val="af0"/>
                <w:noProof/>
              </w:rPr>
              <w:fldChar w:fldCharType="begin"/>
            </w:r>
            <w:r w:rsidRPr="0073467E">
              <w:rPr>
                <w:rStyle w:val="af0"/>
                <w:noProof/>
              </w:rPr>
              <w:instrText xml:space="preserve"> </w:instrText>
            </w:r>
            <w:r>
              <w:rPr>
                <w:noProof/>
              </w:rPr>
              <w:instrText>HYPERLINK \l "_Toc137217595"</w:instrText>
            </w:r>
            <w:r w:rsidRPr="0073467E">
              <w:rPr>
                <w:rStyle w:val="af0"/>
                <w:noProof/>
              </w:rPr>
              <w:instrText xml:space="preserve"> </w:instrText>
            </w:r>
            <w:r w:rsidRPr="0073467E">
              <w:rPr>
                <w:rStyle w:val="af0"/>
                <w:noProof/>
              </w:rPr>
            </w:r>
            <w:r w:rsidRPr="0073467E">
              <w:rPr>
                <w:rStyle w:val="af0"/>
                <w:noProof/>
              </w:rPr>
              <w:fldChar w:fldCharType="separate"/>
            </w:r>
            <w:r w:rsidRPr="0073467E">
              <w:rPr>
                <w:rStyle w:val="af0"/>
                <w:rFonts w:ascii="Arial" w:eastAsia="黑体" w:hAnsi="Arial" w:cs="Arial"/>
                <w:noProof/>
              </w:rPr>
              <w:t>2.9.1</w:t>
            </w:r>
            <w:r>
              <w:rPr>
                <w:rFonts w:eastAsiaTheme="minorEastAsia"/>
                <w:noProof/>
                <w:sz w:val="21"/>
                <w:szCs w:val="24"/>
              </w:rPr>
              <w:tab/>
            </w:r>
            <w:r w:rsidRPr="0073467E">
              <w:rPr>
                <w:rStyle w:val="af0"/>
                <w:rFonts w:ascii="Arial" w:eastAsia="黑体" w:hAnsi="Arial" w:cs="Arial"/>
                <w:noProof/>
              </w:rPr>
              <w:t>方向说明</w:t>
            </w:r>
            <w:r>
              <w:rPr>
                <w:noProof/>
                <w:webHidden/>
              </w:rPr>
              <w:tab/>
            </w:r>
            <w:r>
              <w:rPr>
                <w:noProof/>
                <w:webHidden/>
              </w:rPr>
              <w:fldChar w:fldCharType="begin"/>
            </w:r>
            <w:r>
              <w:rPr>
                <w:noProof/>
                <w:webHidden/>
              </w:rPr>
              <w:instrText xml:space="preserve"> PAGEREF _Toc137217595 \h </w:instrText>
            </w:r>
            <w:r>
              <w:rPr>
                <w:noProof/>
                <w:webHidden/>
              </w:rPr>
            </w:r>
          </w:ins>
          <w:r>
            <w:rPr>
              <w:noProof/>
              <w:webHidden/>
            </w:rPr>
            <w:fldChar w:fldCharType="separate"/>
          </w:r>
          <w:ins w:id="243" w:author="Microsoft Office User" w:date="2023-06-09T15:34:00Z">
            <w:r>
              <w:rPr>
                <w:noProof/>
                <w:webHidden/>
              </w:rPr>
              <w:t>22</w:t>
            </w:r>
            <w:r>
              <w:rPr>
                <w:noProof/>
                <w:webHidden/>
              </w:rPr>
              <w:fldChar w:fldCharType="end"/>
            </w:r>
            <w:r w:rsidRPr="0073467E">
              <w:rPr>
                <w:rStyle w:val="af0"/>
                <w:noProof/>
              </w:rPr>
              <w:fldChar w:fldCharType="end"/>
            </w:r>
          </w:ins>
        </w:p>
        <w:p w14:paraId="58B92EBE" w14:textId="773E4777" w:rsidR="00072358" w:rsidRDefault="00072358">
          <w:pPr>
            <w:pStyle w:val="TOC3"/>
            <w:tabs>
              <w:tab w:val="left" w:pos="1680"/>
              <w:tab w:val="right" w:leader="dot" w:pos="8607"/>
            </w:tabs>
            <w:ind w:left="960"/>
            <w:rPr>
              <w:ins w:id="244" w:author="Microsoft Office User" w:date="2023-06-09T15:34:00Z"/>
              <w:rFonts w:eastAsiaTheme="minorEastAsia"/>
              <w:noProof/>
              <w:sz w:val="21"/>
              <w:szCs w:val="24"/>
            </w:rPr>
          </w:pPr>
          <w:ins w:id="245" w:author="Microsoft Office User" w:date="2023-06-09T15:34:00Z">
            <w:r w:rsidRPr="0073467E">
              <w:rPr>
                <w:rStyle w:val="af0"/>
                <w:noProof/>
              </w:rPr>
              <w:fldChar w:fldCharType="begin"/>
            </w:r>
            <w:r w:rsidRPr="0073467E">
              <w:rPr>
                <w:rStyle w:val="af0"/>
                <w:noProof/>
              </w:rPr>
              <w:instrText xml:space="preserve"> </w:instrText>
            </w:r>
            <w:r>
              <w:rPr>
                <w:noProof/>
              </w:rPr>
              <w:instrText>HYPERLINK \l "_Toc137217596"</w:instrText>
            </w:r>
            <w:r w:rsidRPr="0073467E">
              <w:rPr>
                <w:rStyle w:val="af0"/>
                <w:noProof/>
              </w:rPr>
              <w:instrText xml:space="preserve"> </w:instrText>
            </w:r>
            <w:r w:rsidRPr="0073467E">
              <w:rPr>
                <w:rStyle w:val="af0"/>
                <w:noProof/>
              </w:rPr>
            </w:r>
            <w:r w:rsidRPr="0073467E">
              <w:rPr>
                <w:rStyle w:val="af0"/>
                <w:noProof/>
              </w:rPr>
              <w:fldChar w:fldCharType="separate"/>
            </w:r>
            <w:r w:rsidRPr="0073467E">
              <w:rPr>
                <w:rStyle w:val="af0"/>
                <w:rFonts w:ascii="Arial" w:eastAsia="黑体" w:hAnsi="Arial" w:cs="Arial"/>
                <w:noProof/>
              </w:rPr>
              <w:t>2.9.2</w:t>
            </w:r>
            <w:r>
              <w:rPr>
                <w:rFonts w:eastAsiaTheme="minorEastAsia"/>
                <w:noProof/>
                <w:sz w:val="21"/>
                <w:szCs w:val="24"/>
              </w:rPr>
              <w:tab/>
            </w:r>
            <w:r w:rsidRPr="0073467E">
              <w:rPr>
                <w:rStyle w:val="af0"/>
                <w:rFonts w:ascii="Arial" w:eastAsia="黑体" w:hAnsi="Arial" w:cs="Arial"/>
                <w:noProof/>
              </w:rPr>
              <w:t>通信协议格式</w:t>
            </w:r>
            <w:r>
              <w:rPr>
                <w:noProof/>
                <w:webHidden/>
              </w:rPr>
              <w:tab/>
            </w:r>
            <w:r>
              <w:rPr>
                <w:noProof/>
                <w:webHidden/>
              </w:rPr>
              <w:fldChar w:fldCharType="begin"/>
            </w:r>
            <w:r>
              <w:rPr>
                <w:noProof/>
                <w:webHidden/>
              </w:rPr>
              <w:instrText xml:space="preserve"> PAGEREF _Toc137217596 \h </w:instrText>
            </w:r>
            <w:r>
              <w:rPr>
                <w:noProof/>
                <w:webHidden/>
              </w:rPr>
            </w:r>
          </w:ins>
          <w:r>
            <w:rPr>
              <w:noProof/>
              <w:webHidden/>
            </w:rPr>
            <w:fldChar w:fldCharType="separate"/>
          </w:r>
          <w:ins w:id="246" w:author="Microsoft Office User" w:date="2023-06-09T15:34:00Z">
            <w:r>
              <w:rPr>
                <w:noProof/>
                <w:webHidden/>
              </w:rPr>
              <w:t>22</w:t>
            </w:r>
            <w:r>
              <w:rPr>
                <w:noProof/>
                <w:webHidden/>
              </w:rPr>
              <w:fldChar w:fldCharType="end"/>
            </w:r>
            <w:r w:rsidRPr="0073467E">
              <w:rPr>
                <w:rStyle w:val="af0"/>
                <w:noProof/>
              </w:rPr>
              <w:fldChar w:fldCharType="end"/>
            </w:r>
          </w:ins>
        </w:p>
        <w:p w14:paraId="534301BE" w14:textId="6736BBAC" w:rsidR="00072358" w:rsidRDefault="00072358">
          <w:pPr>
            <w:pStyle w:val="TOC3"/>
            <w:tabs>
              <w:tab w:val="left" w:pos="1680"/>
              <w:tab w:val="right" w:leader="dot" w:pos="8607"/>
            </w:tabs>
            <w:ind w:left="960"/>
            <w:rPr>
              <w:ins w:id="247" w:author="Microsoft Office User" w:date="2023-06-09T15:34:00Z"/>
              <w:rFonts w:eastAsiaTheme="minorEastAsia"/>
              <w:noProof/>
              <w:sz w:val="21"/>
              <w:szCs w:val="24"/>
            </w:rPr>
          </w:pPr>
          <w:ins w:id="248" w:author="Microsoft Office User" w:date="2023-06-09T15:34:00Z">
            <w:r w:rsidRPr="0073467E">
              <w:rPr>
                <w:rStyle w:val="af0"/>
                <w:noProof/>
              </w:rPr>
              <w:fldChar w:fldCharType="begin"/>
            </w:r>
            <w:r w:rsidRPr="0073467E">
              <w:rPr>
                <w:rStyle w:val="af0"/>
                <w:noProof/>
              </w:rPr>
              <w:instrText xml:space="preserve"> </w:instrText>
            </w:r>
            <w:r>
              <w:rPr>
                <w:noProof/>
              </w:rPr>
              <w:instrText>HYPERLINK \l "_Toc137217597"</w:instrText>
            </w:r>
            <w:r w:rsidRPr="0073467E">
              <w:rPr>
                <w:rStyle w:val="af0"/>
                <w:noProof/>
              </w:rPr>
              <w:instrText xml:space="preserve"> </w:instrText>
            </w:r>
            <w:r w:rsidRPr="0073467E">
              <w:rPr>
                <w:rStyle w:val="af0"/>
                <w:noProof/>
              </w:rPr>
            </w:r>
            <w:r w:rsidRPr="0073467E">
              <w:rPr>
                <w:rStyle w:val="af0"/>
                <w:noProof/>
              </w:rPr>
              <w:fldChar w:fldCharType="separate"/>
            </w:r>
            <w:r w:rsidRPr="0073467E">
              <w:rPr>
                <w:rStyle w:val="af0"/>
                <w:rFonts w:ascii="Arial" w:eastAsia="黑体" w:hAnsi="Arial" w:cs="Arial"/>
                <w:noProof/>
              </w:rPr>
              <w:t>2.9.3</w:t>
            </w:r>
            <w:r>
              <w:rPr>
                <w:rFonts w:eastAsiaTheme="minorEastAsia"/>
                <w:noProof/>
                <w:sz w:val="21"/>
                <w:szCs w:val="24"/>
              </w:rPr>
              <w:tab/>
            </w:r>
            <w:r w:rsidRPr="0073467E">
              <w:rPr>
                <w:rStyle w:val="af0"/>
                <w:rFonts w:ascii="Arial" w:eastAsia="黑体" w:hAnsi="Arial" w:cs="Arial"/>
                <w:noProof/>
              </w:rPr>
              <w:t>北斗通信协议内容</w:t>
            </w:r>
            <w:r>
              <w:rPr>
                <w:noProof/>
                <w:webHidden/>
              </w:rPr>
              <w:tab/>
            </w:r>
            <w:r>
              <w:rPr>
                <w:noProof/>
                <w:webHidden/>
              </w:rPr>
              <w:fldChar w:fldCharType="begin"/>
            </w:r>
            <w:r>
              <w:rPr>
                <w:noProof/>
                <w:webHidden/>
              </w:rPr>
              <w:instrText xml:space="preserve"> PAGEREF _Toc137217597 \h </w:instrText>
            </w:r>
            <w:r>
              <w:rPr>
                <w:noProof/>
                <w:webHidden/>
              </w:rPr>
            </w:r>
          </w:ins>
          <w:r>
            <w:rPr>
              <w:noProof/>
              <w:webHidden/>
            </w:rPr>
            <w:fldChar w:fldCharType="separate"/>
          </w:r>
          <w:ins w:id="249" w:author="Microsoft Office User" w:date="2023-06-09T15:34:00Z">
            <w:r>
              <w:rPr>
                <w:noProof/>
                <w:webHidden/>
              </w:rPr>
              <w:t>22</w:t>
            </w:r>
            <w:r>
              <w:rPr>
                <w:noProof/>
                <w:webHidden/>
              </w:rPr>
              <w:fldChar w:fldCharType="end"/>
            </w:r>
            <w:r w:rsidRPr="0073467E">
              <w:rPr>
                <w:rStyle w:val="af0"/>
                <w:noProof/>
              </w:rPr>
              <w:fldChar w:fldCharType="end"/>
            </w:r>
          </w:ins>
        </w:p>
        <w:p w14:paraId="4CA6C43E" w14:textId="125F1D66" w:rsidR="00072358" w:rsidRDefault="00072358">
          <w:pPr>
            <w:pStyle w:val="TOC3"/>
            <w:tabs>
              <w:tab w:val="left" w:pos="1680"/>
              <w:tab w:val="right" w:leader="dot" w:pos="8607"/>
            </w:tabs>
            <w:ind w:left="960"/>
            <w:rPr>
              <w:ins w:id="250" w:author="Microsoft Office User" w:date="2023-06-09T15:34:00Z"/>
              <w:rFonts w:eastAsiaTheme="minorEastAsia"/>
              <w:noProof/>
              <w:sz w:val="21"/>
              <w:szCs w:val="24"/>
            </w:rPr>
          </w:pPr>
          <w:ins w:id="251" w:author="Microsoft Office User" w:date="2023-06-09T15:34:00Z">
            <w:r w:rsidRPr="0073467E">
              <w:rPr>
                <w:rStyle w:val="af0"/>
                <w:noProof/>
              </w:rPr>
              <w:fldChar w:fldCharType="begin"/>
            </w:r>
            <w:r w:rsidRPr="0073467E">
              <w:rPr>
                <w:rStyle w:val="af0"/>
                <w:noProof/>
              </w:rPr>
              <w:instrText xml:space="preserve"> </w:instrText>
            </w:r>
            <w:r>
              <w:rPr>
                <w:noProof/>
              </w:rPr>
              <w:instrText>HYPERLINK \l "_Toc137217598"</w:instrText>
            </w:r>
            <w:r w:rsidRPr="0073467E">
              <w:rPr>
                <w:rStyle w:val="af0"/>
                <w:noProof/>
              </w:rPr>
              <w:instrText xml:space="preserve"> </w:instrText>
            </w:r>
            <w:r w:rsidRPr="0073467E">
              <w:rPr>
                <w:rStyle w:val="af0"/>
                <w:noProof/>
              </w:rPr>
            </w:r>
            <w:r w:rsidRPr="0073467E">
              <w:rPr>
                <w:rStyle w:val="af0"/>
                <w:noProof/>
              </w:rPr>
              <w:fldChar w:fldCharType="separate"/>
            </w:r>
            <w:r w:rsidRPr="0073467E">
              <w:rPr>
                <w:rStyle w:val="af0"/>
                <w:rFonts w:ascii="Arial" w:eastAsia="黑体" w:hAnsi="Arial" w:cs="Arial"/>
                <w:noProof/>
              </w:rPr>
              <w:t>2.9.4</w:t>
            </w:r>
            <w:r>
              <w:rPr>
                <w:rFonts w:eastAsiaTheme="minorEastAsia"/>
                <w:noProof/>
                <w:sz w:val="21"/>
                <w:szCs w:val="24"/>
              </w:rPr>
              <w:tab/>
            </w:r>
            <w:r w:rsidRPr="0073467E">
              <w:rPr>
                <w:rStyle w:val="af0"/>
                <w:rFonts w:ascii="Arial" w:eastAsia="黑体" w:hAnsi="Arial" w:cs="Arial"/>
                <w:noProof/>
              </w:rPr>
              <w:t>无线通信协议内容</w:t>
            </w:r>
            <w:r>
              <w:rPr>
                <w:noProof/>
                <w:webHidden/>
              </w:rPr>
              <w:tab/>
            </w:r>
            <w:r>
              <w:rPr>
                <w:noProof/>
                <w:webHidden/>
              </w:rPr>
              <w:fldChar w:fldCharType="begin"/>
            </w:r>
            <w:r>
              <w:rPr>
                <w:noProof/>
                <w:webHidden/>
              </w:rPr>
              <w:instrText xml:space="preserve"> PAGEREF _Toc137217598 \h </w:instrText>
            </w:r>
            <w:r>
              <w:rPr>
                <w:noProof/>
                <w:webHidden/>
              </w:rPr>
            </w:r>
          </w:ins>
          <w:r>
            <w:rPr>
              <w:noProof/>
              <w:webHidden/>
            </w:rPr>
            <w:fldChar w:fldCharType="separate"/>
          </w:r>
          <w:ins w:id="252" w:author="Microsoft Office User" w:date="2023-06-09T15:34:00Z">
            <w:r>
              <w:rPr>
                <w:noProof/>
                <w:webHidden/>
              </w:rPr>
              <w:t>24</w:t>
            </w:r>
            <w:r>
              <w:rPr>
                <w:noProof/>
                <w:webHidden/>
              </w:rPr>
              <w:fldChar w:fldCharType="end"/>
            </w:r>
            <w:r w:rsidRPr="0073467E">
              <w:rPr>
                <w:rStyle w:val="af0"/>
                <w:noProof/>
              </w:rPr>
              <w:fldChar w:fldCharType="end"/>
            </w:r>
          </w:ins>
        </w:p>
        <w:p w14:paraId="34C35FC8" w14:textId="7C4B5BD1" w:rsidR="00072358" w:rsidRDefault="00072358">
          <w:pPr>
            <w:pStyle w:val="TOC2"/>
            <w:tabs>
              <w:tab w:val="left" w:pos="1260"/>
              <w:tab w:val="right" w:leader="dot" w:pos="8607"/>
            </w:tabs>
            <w:ind w:left="480"/>
            <w:rPr>
              <w:ins w:id="253" w:author="Microsoft Office User" w:date="2023-06-09T15:34:00Z"/>
              <w:rFonts w:eastAsiaTheme="minorEastAsia"/>
              <w:noProof/>
              <w:sz w:val="21"/>
              <w:szCs w:val="24"/>
            </w:rPr>
          </w:pPr>
          <w:ins w:id="254" w:author="Microsoft Office User" w:date="2023-06-09T15:34:00Z">
            <w:r w:rsidRPr="0073467E">
              <w:rPr>
                <w:rStyle w:val="af0"/>
                <w:noProof/>
              </w:rPr>
              <w:fldChar w:fldCharType="begin"/>
            </w:r>
            <w:r w:rsidRPr="0073467E">
              <w:rPr>
                <w:rStyle w:val="af0"/>
                <w:noProof/>
              </w:rPr>
              <w:instrText xml:space="preserve"> </w:instrText>
            </w:r>
            <w:r>
              <w:rPr>
                <w:noProof/>
              </w:rPr>
              <w:instrText>HYPERLINK \l "_Toc137217599"</w:instrText>
            </w:r>
            <w:r w:rsidRPr="0073467E">
              <w:rPr>
                <w:rStyle w:val="af0"/>
                <w:noProof/>
              </w:rPr>
              <w:instrText xml:space="preserve"> </w:instrText>
            </w:r>
            <w:r w:rsidRPr="0073467E">
              <w:rPr>
                <w:rStyle w:val="af0"/>
                <w:noProof/>
              </w:rPr>
            </w:r>
            <w:r w:rsidRPr="0073467E">
              <w:rPr>
                <w:rStyle w:val="af0"/>
                <w:noProof/>
              </w:rPr>
              <w:fldChar w:fldCharType="separate"/>
            </w:r>
            <w:r w:rsidRPr="0073467E">
              <w:rPr>
                <w:rStyle w:val="af0"/>
                <w:rFonts w:ascii="Arial" w:eastAsia="黑体" w:hAnsi="Arial" w:cs="Arial"/>
                <w:noProof/>
              </w:rPr>
              <w:t>2.10</w:t>
            </w:r>
            <w:r>
              <w:rPr>
                <w:rFonts w:eastAsiaTheme="minorEastAsia"/>
                <w:noProof/>
                <w:sz w:val="21"/>
                <w:szCs w:val="24"/>
              </w:rPr>
              <w:tab/>
            </w:r>
            <w:r w:rsidRPr="0073467E">
              <w:rPr>
                <w:rStyle w:val="af0"/>
                <w:rFonts w:ascii="Arial" w:eastAsia="黑体" w:hAnsi="Arial" w:cs="Arial"/>
                <w:noProof/>
              </w:rPr>
              <w:t>甲板单元信号处理单元与北斗岸站模块的串口通信</w:t>
            </w:r>
            <w:r>
              <w:rPr>
                <w:noProof/>
                <w:webHidden/>
              </w:rPr>
              <w:tab/>
            </w:r>
            <w:r>
              <w:rPr>
                <w:noProof/>
                <w:webHidden/>
              </w:rPr>
              <w:fldChar w:fldCharType="begin"/>
            </w:r>
            <w:r>
              <w:rPr>
                <w:noProof/>
                <w:webHidden/>
              </w:rPr>
              <w:instrText xml:space="preserve"> PAGEREF _Toc137217599 \h </w:instrText>
            </w:r>
            <w:r>
              <w:rPr>
                <w:noProof/>
                <w:webHidden/>
              </w:rPr>
            </w:r>
          </w:ins>
          <w:r>
            <w:rPr>
              <w:noProof/>
              <w:webHidden/>
            </w:rPr>
            <w:fldChar w:fldCharType="separate"/>
          </w:r>
          <w:ins w:id="255" w:author="Microsoft Office User" w:date="2023-06-09T15:34:00Z">
            <w:r>
              <w:rPr>
                <w:noProof/>
                <w:webHidden/>
              </w:rPr>
              <w:t>24</w:t>
            </w:r>
            <w:r>
              <w:rPr>
                <w:noProof/>
                <w:webHidden/>
              </w:rPr>
              <w:fldChar w:fldCharType="end"/>
            </w:r>
            <w:r w:rsidRPr="0073467E">
              <w:rPr>
                <w:rStyle w:val="af0"/>
                <w:noProof/>
              </w:rPr>
              <w:fldChar w:fldCharType="end"/>
            </w:r>
          </w:ins>
        </w:p>
        <w:p w14:paraId="463E4CA7" w14:textId="3C91AA62" w:rsidR="00072358" w:rsidRDefault="00072358">
          <w:pPr>
            <w:pStyle w:val="TOC3"/>
            <w:tabs>
              <w:tab w:val="left" w:pos="2100"/>
              <w:tab w:val="right" w:leader="dot" w:pos="8607"/>
            </w:tabs>
            <w:ind w:left="960"/>
            <w:rPr>
              <w:ins w:id="256" w:author="Microsoft Office User" w:date="2023-06-09T15:34:00Z"/>
              <w:rFonts w:eastAsiaTheme="minorEastAsia"/>
              <w:noProof/>
              <w:sz w:val="21"/>
              <w:szCs w:val="24"/>
            </w:rPr>
          </w:pPr>
          <w:ins w:id="257" w:author="Microsoft Office User" w:date="2023-06-09T15:34:00Z">
            <w:r w:rsidRPr="0073467E">
              <w:rPr>
                <w:rStyle w:val="af0"/>
                <w:noProof/>
              </w:rPr>
              <w:fldChar w:fldCharType="begin"/>
            </w:r>
            <w:r w:rsidRPr="0073467E">
              <w:rPr>
                <w:rStyle w:val="af0"/>
                <w:noProof/>
              </w:rPr>
              <w:instrText xml:space="preserve"> </w:instrText>
            </w:r>
            <w:r>
              <w:rPr>
                <w:noProof/>
              </w:rPr>
              <w:instrText>HYPERLINK \l "_Toc137217600"</w:instrText>
            </w:r>
            <w:r w:rsidRPr="0073467E">
              <w:rPr>
                <w:rStyle w:val="af0"/>
                <w:noProof/>
              </w:rPr>
              <w:instrText xml:space="preserve"> </w:instrText>
            </w:r>
            <w:r w:rsidRPr="0073467E">
              <w:rPr>
                <w:rStyle w:val="af0"/>
                <w:noProof/>
              </w:rPr>
            </w:r>
            <w:r w:rsidRPr="0073467E">
              <w:rPr>
                <w:rStyle w:val="af0"/>
                <w:noProof/>
              </w:rPr>
              <w:fldChar w:fldCharType="separate"/>
            </w:r>
            <w:r w:rsidRPr="0073467E">
              <w:rPr>
                <w:rStyle w:val="af0"/>
                <w:rFonts w:ascii="Arial" w:eastAsia="黑体" w:hAnsi="Arial" w:cs="Arial"/>
                <w:noProof/>
              </w:rPr>
              <w:t>2.10.1</w:t>
            </w:r>
            <w:r>
              <w:rPr>
                <w:rFonts w:eastAsiaTheme="minorEastAsia"/>
                <w:noProof/>
                <w:sz w:val="21"/>
                <w:szCs w:val="24"/>
              </w:rPr>
              <w:tab/>
            </w:r>
            <w:r w:rsidRPr="0073467E">
              <w:rPr>
                <w:rStyle w:val="af0"/>
                <w:rFonts w:ascii="Arial" w:eastAsia="黑体" w:hAnsi="Arial" w:cs="Arial"/>
                <w:noProof/>
              </w:rPr>
              <w:t>方向说明</w:t>
            </w:r>
            <w:r>
              <w:rPr>
                <w:noProof/>
                <w:webHidden/>
              </w:rPr>
              <w:tab/>
            </w:r>
            <w:r>
              <w:rPr>
                <w:noProof/>
                <w:webHidden/>
              </w:rPr>
              <w:fldChar w:fldCharType="begin"/>
            </w:r>
            <w:r>
              <w:rPr>
                <w:noProof/>
                <w:webHidden/>
              </w:rPr>
              <w:instrText xml:space="preserve"> PAGEREF _Toc137217600 \h </w:instrText>
            </w:r>
            <w:r>
              <w:rPr>
                <w:noProof/>
                <w:webHidden/>
              </w:rPr>
            </w:r>
          </w:ins>
          <w:r>
            <w:rPr>
              <w:noProof/>
              <w:webHidden/>
            </w:rPr>
            <w:fldChar w:fldCharType="separate"/>
          </w:r>
          <w:ins w:id="258" w:author="Microsoft Office User" w:date="2023-06-09T15:34:00Z">
            <w:r>
              <w:rPr>
                <w:noProof/>
                <w:webHidden/>
              </w:rPr>
              <w:t>24</w:t>
            </w:r>
            <w:r>
              <w:rPr>
                <w:noProof/>
                <w:webHidden/>
              </w:rPr>
              <w:fldChar w:fldCharType="end"/>
            </w:r>
            <w:r w:rsidRPr="0073467E">
              <w:rPr>
                <w:rStyle w:val="af0"/>
                <w:noProof/>
              </w:rPr>
              <w:fldChar w:fldCharType="end"/>
            </w:r>
          </w:ins>
        </w:p>
        <w:p w14:paraId="5F0F8A11" w14:textId="18C71C6C" w:rsidR="00072358" w:rsidRDefault="00072358">
          <w:pPr>
            <w:pStyle w:val="TOC3"/>
            <w:tabs>
              <w:tab w:val="left" w:pos="2100"/>
              <w:tab w:val="right" w:leader="dot" w:pos="8607"/>
            </w:tabs>
            <w:ind w:left="960"/>
            <w:rPr>
              <w:ins w:id="259" w:author="Microsoft Office User" w:date="2023-06-09T15:34:00Z"/>
              <w:rFonts w:eastAsiaTheme="minorEastAsia"/>
              <w:noProof/>
              <w:sz w:val="21"/>
              <w:szCs w:val="24"/>
            </w:rPr>
          </w:pPr>
          <w:ins w:id="260" w:author="Microsoft Office User" w:date="2023-06-09T15:34:00Z">
            <w:r w:rsidRPr="0073467E">
              <w:rPr>
                <w:rStyle w:val="af0"/>
                <w:noProof/>
              </w:rPr>
              <w:lastRenderedPageBreak/>
              <w:fldChar w:fldCharType="begin"/>
            </w:r>
            <w:r w:rsidRPr="0073467E">
              <w:rPr>
                <w:rStyle w:val="af0"/>
                <w:noProof/>
              </w:rPr>
              <w:instrText xml:space="preserve"> </w:instrText>
            </w:r>
            <w:r>
              <w:rPr>
                <w:noProof/>
              </w:rPr>
              <w:instrText>HYPERLINK \l "_Toc137217601"</w:instrText>
            </w:r>
            <w:r w:rsidRPr="0073467E">
              <w:rPr>
                <w:rStyle w:val="af0"/>
                <w:noProof/>
              </w:rPr>
              <w:instrText xml:space="preserve"> </w:instrText>
            </w:r>
            <w:r w:rsidRPr="0073467E">
              <w:rPr>
                <w:rStyle w:val="af0"/>
                <w:noProof/>
              </w:rPr>
            </w:r>
            <w:r w:rsidRPr="0073467E">
              <w:rPr>
                <w:rStyle w:val="af0"/>
                <w:noProof/>
              </w:rPr>
              <w:fldChar w:fldCharType="separate"/>
            </w:r>
            <w:r w:rsidRPr="0073467E">
              <w:rPr>
                <w:rStyle w:val="af0"/>
                <w:rFonts w:ascii="Arial" w:eastAsia="黑体" w:hAnsi="Arial" w:cs="Arial"/>
                <w:noProof/>
              </w:rPr>
              <w:t>2.10.2</w:t>
            </w:r>
            <w:r>
              <w:rPr>
                <w:rFonts w:eastAsiaTheme="minorEastAsia"/>
                <w:noProof/>
                <w:sz w:val="21"/>
                <w:szCs w:val="24"/>
              </w:rPr>
              <w:tab/>
            </w:r>
            <w:r w:rsidRPr="0073467E">
              <w:rPr>
                <w:rStyle w:val="af0"/>
                <w:rFonts w:ascii="Arial" w:eastAsia="黑体" w:hAnsi="Arial" w:cs="Arial"/>
                <w:noProof/>
              </w:rPr>
              <w:t>通信协议内容</w:t>
            </w:r>
            <w:r>
              <w:rPr>
                <w:noProof/>
                <w:webHidden/>
              </w:rPr>
              <w:tab/>
            </w:r>
            <w:r>
              <w:rPr>
                <w:noProof/>
                <w:webHidden/>
              </w:rPr>
              <w:fldChar w:fldCharType="begin"/>
            </w:r>
            <w:r>
              <w:rPr>
                <w:noProof/>
                <w:webHidden/>
              </w:rPr>
              <w:instrText xml:space="preserve"> PAGEREF _Toc137217601 \h </w:instrText>
            </w:r>
            <w:r>
              <w:rPr>
                <w:noProof/>
                <w:webHidden/>
              </w:rPr>
            </w:r>
          </w:ins>
          <w:r>
            <w:rPr>
              <w:noProof/>
              <w:webHidden/>
            </w:rPr>
            <w:fldChar w:fldCharType="separate"/>
          </w:r>
          <w:ins w:id="261" w:author="Microsoft Office User" w:date="2023-06-09T15:34:00Z">
            <w:r>
              <w:rPr>
                <w:noProof/>
                <w:webHidden/>
              </w:rPr>
              <w:t>25</w:t>
            </w:r>
            <w:r>
              <w:rPr>
                <w:noProof/>
                <w:webHidden/>
              </w:rPr>
              <w:fldChar w:fldCharType="end"/>
            </w:r>
            <w:r w:rsidRPr="0073467E">
              <w:rPr>
                <w:rStyle w:val="af0"/>
                <w:noProof/>
              </w:rPr>
              <w:fldChar w:fldCharType="end"/>
            </w:r>
          </w:ins>
        </w:p>
        <w:p w14:paraId="7230A17D" w14:textId="71BA7FE4" w:rsidR="00072358" w:rsidRDefault="00072358">
          <w:pPr>
            <w:pStyle w:val="TOC3"/>
            <w:tabs>
              <w:tab w:val="left" w:pos="2100"/>
              <w:tab w:val="right" w:leader="dot" w:pos="8607"/>
            </w:tabs>
            <w:ind w:left="960"/>
            <w:rPr>
              <w:ins w:id="262" w:author="Microsoft Office User" w:date="2023-06-09T15:34:00Z"/>
              <w:rFonts w:eastAsiaTheme="minorEastAsia"/>
              <w:noProof/>
              <w:sz w:val="21"/>
              <w:szCs w:val="24"/>
            </w:rPr>
          </w:pPr>
          <w:ins w:id="263" w:author="Microsoft Office User" w:date="2023-06-09T15:34:00Z">
            <w:r w:rsidRPr="0073467E">
              <w:rPr>
                <w:rStyle w:val="af0"/>
                <w:noProof/>
              </w:rPr>
              <w:fldChar w:fldCharType="begin"/>
            </w:r>
            <w:r w:rsidRPr="0073467E">
              <w:rPr>
                <w:rStyle w:val="af0"/>
                <w:noProof/>
              </w:rPr>
              <w:instrText xml:space="preserve"> </w:instrText>
            </w:r>
            <w:r>
              <w:rPr>
                <w:noProof/>
              </w:rPr>
              <w:instrText>HYPERLINK \l "_Toc137217602"</w:instrText>
            </w:r>
            <w:r w:rsidRPr="0073467E">
              <w:rPr>
                <w:rStyle w:val="af0"/>
                <w:noProof/>
              </w:rPr>
              <w:instrText xml:space="preserve"> </w:instrText>
            </w:r>
            <w:r w:rsidRPr="0073467E">
              <w:rPr>
                <w:rStyle w:val="af0"/>
                <w:noProof/>
              </w:rPr>
            </w:r>
            <w:r w:rsidRPr="0073467E">
              <w:rPr>
                <w:rStyle w:val="af0"/>
                <w:noProof/>
              </w:rPr>
              <w:fldChar w:fldCharType="separate"/>
            </w:r>
            <w:r w:rsidRPr="0073467E">
              <w:rPr>
                <w:rStyle w:val="af0"/>
                <w:rFonts w:ascii="Arial" w:eastAsia="黑体" w:hAnsi="Arial" w:cs="Arial"/>
                <w:noProof/>
              </w:rPr>
              <w:t>2.10.3</w:t>
            </w:r>
            <w:r>
              <w:rPr>
                <w:rFonts w:eastAsiaTheme="minorEastAsia"/>
                <w:noProof/>
                <w:sz w:val="21"/>
                <w:szCs w:val="24"/>
              </w:rPr>
              <w:tab/>
            </w:r>
            <w:r w:rsidRPr="0073467E">
              <w:rPr>
                <w:rStyle w:val="af0"/>
                <w:rFonts w:ascii="Arial" w:eastAsia="黑体" w:hAnsi="Arial" w:cs="Arial"/>
                <w:noProof/>
              </w:rPr>
              <w:t>数据内容说明</w:t>
            </w:r>
            <w:r>
              <w:rPr>
                <w:noProof/>
                <w:webHidden/>
              </w:rPr>
              <w:tab/>
            </w:r>
            <w:r>
              <w:rPr>
                <w:noProof/>
                <w:webHidden/>
              </w:rPr>
              <w:fldChar w:fldCharType="begin"/>
            </w:r>
            <w:r>
              <w:rPr>
                <w:noProof/>
                <w:webHidden/>
              </w:rPr>
              <w:instrText xml:space="preserve"> PAGEREF _Toc137217602 \h </w:instrText>
            </w:r>
            <w:r>
              <w:rPr>
                <w:noProof/>
                <w:webHidden/>
              </w:rPr>
            </w:r>
          </w:ins>
          <w:r>
            <w:rPr>
              <w:noProof/>
              <w:webHidden/>
            </w:rPr>
            <w:fldChar w:fldCharType="separate"/>
          </w:r>
          <w:ins w:id="264" w:author="Microsoft Office User" w:date="2023-06-09T15:34:00Z">
            <w:r>
              <w:rPr>
                <w:noProof/>
                <w:webHidden/>
              </w:rPr>
              <w:t>25</w:t>
            </w:r>
            <w:r>
              <w:rPr>
                <w:noProof/>
                <w:webHidden/>
              </w:rPr>
              <w:fldChar w:fldCharType="end"/>
            </w:r>
            <w:r w:rsidRPr="0073467E">
              <w:rPr>
                <w:rStyle w:val="af0"/>
                <w:noProof/>
              </w:rPr>
              <w:fldChar w:fldCharType="end"/>
            </w:r>
          </w:ins>
        </w:p>
        <w:p w14:paraId="4EB02727" w14:textId="0340A86B" w:rsidR="00072358" w:rsidRDefault="00072358">
          <w:pPr>
            <w:pStyle w:val="TOC1"/>
            <w:tabs>
              <w:tab w:val="left" w:pos="420"/>
              <w:tab w:val="right" w:leader="dot" w:pos="8607"/>
            </w:tabs>
            <w:rPr>
              <w:ins w:id="265" w:author="Microsoft Office User" w:date="2023-06-09T15:34:00Z"/>
              <w:rFonts w:eastAsiaTheme="minorEastAsia"/>
              <w:noProof/>
              <w:sz w:val="21"/>
              <w:szCs w:val="24"/>
            </w:rPr>
          </w:pPr>
          <w:ins w:id="266" w:author="Microsoft Office User" w:date="2023-06-09T15:34:00Z">
            <w:r w:rsidRPr="0073467E">
              <w:rPr>
                <w:rStyle w:val="af0"/>
                <w:noProof/>
              </w:rPr>
              <w:fldChar w:fldCharType="begin"/>
            </w:r>
            <w:r w:rsidRPr="0073467E">
              <w:rPr>
                <w:rStyle w:val="af0"/>
                <w:noProof/>
              </w:rPr>
              <w:instrText xml:space="preserve"> </w:instrText>
            </w:r>
            <w:r>
              <w:rPr>
                <w:noProof/>
              </w:rPr>
              <w:instrText>HYPERLINK \l "_Toc137217603"</w:instrText>
            </w:r>
            <w:r w:rsidRPr="0073467E">
              <w:rPr>
                <w:rStyle w:val="af0"/>
                <w:noProof/>
              </w:rPr>
              <w:instrText xml:space="preserve"> </w:instrText>
            </w:r>
            <w:r w:rsidRPr="0073467E">
              <w:rPr>
                <w:rStyle w:val="af0"/>
                <w:noProof/>
              </w:rPr>
            </w:r>
            <w:r w:rsidRPr="0073467E">
              <w:rPr>
                <w:rStyle w:val="af0"/>
                <w:noProof/>
              </w:rPr>
              <w:fldChar w:fldCharType="separate"/>
            </w:r>
            <w:r w:rsidRPr="0073467E">
              <w:rPr>
                <w:rStyle w:val="af0"/>
                <w:rFonts w:ascii="Arial" w:eastAsia="黑体" w:hAnsi="Arial" w:cs="Arial"/>
                <w:noProof/>
              </w:rPr>
              <w:t>3</w:t>
            </w:r>
            <w:r>
              <w:rPr>
                <w:rFonts w:eastAsiaTheme="minorEastAsia"/>
                <w:noProof/>
                <w:sz w:val="21"/>
                <w:szCs w:val="24"/>
              </w:rPr>
              <w:tab/>
            </w:r>
            <w:r w:rsidRPr="0073467E">
              <w:rPr>
                <w:rStyle w:val="af0"/>
                <w:rFonts w:ascii="Arial" w:eastAsia="黑体" w:hAnsi="Arial" w:cs="Arial"/>
                <w:noProof/>
              </w:rPr>
              <w:t>校验方法</w:t>
            </w:r>
            <w:r>
              <w:rPr>
                <w:noProof/>
                <w:webHidden/>
              </w:rPr>
              <w:tab/>
            </w:r>
            <w:r>
              <w:rPr>
                <w:noProof/>
                <w:webHidden/>
              </w:rPr>
              <w:fldChar w:fldCharType="begin"/>
            </w:r>
            <w:r>
              <w:rPr>
                <w:noProof/>
                <w:webHidden/>
              </w:rPr>
              <w:instrText xml:space="preserve"> PAGEREF _Toc137217603 \h </w:instrText>
            </w:r>
            <w:r>
              <w:rPr>
                <w:noProof/>
                <w:webHidden/>
              </w:rPr>
            </w:r>
          </w:ins>
          <w:r>
            <w:rPr>
              <w:noProof/>
              <w:webHidden/>
            </w:rPr>
            <w:fldChar w:fldCharType="separate"/>
          </w:r>
          <w:ins w:id="267" w:author="Microsoft Office User" w:date="2023-06-09T15:34:00Z">
            <w:r>
              <w:rPr>
                <w:noProof/>
                <w:webHidden/>
              </w:rPr>
              <w:t>25</w:t>
            </w:r>
            <w:r>
              <w:rPr>
                <w:noProof/>
                <w:webHidden/>
              </w:rPr>
              <w:fldChar w:fldCharType="end"/>
            </w:r>
            <w:r w:rsidRPr="0073467E">
              <w:rPr>
                <w:rStyle w:val="af0"/>
                <w:noProof/>
              </w:rPr>
              <w:fldChar w:fldCharType="end"/>
            </w:r>
          </w:ins>
        </w:p>
        <w:p w14:paraId="56DAEEFD" w14:textId="469E56D6" w:rsidR="00072358" w:rsidRDefault="00072358">
          <w:pPr>
            <w:pStyle w:val="TOC2"/>
            <w:tabs>
              <w:tab w:val="left" w:pos="1260"/>
              <w:tab w:val="right" w:leader="dot" w:pos="8607"/>
            </w:tabs>
            <w:ind w:left="480"/>
            <w:rPr>
              <w:ins w:id="268" w:author="Microsoft Office User" w:date="2023-06-09T15:34:00Z"/>
              <w:rFonts w:eastAsiaTheme="minorEastAsia"/>
              <w:noProof/>
              <w:sz w:val="21"/>
              <w:szCs w:val="24"/>
            </w:rPr>
          </w:pPr>
          <w:ins w:id="269" w:author="Microsoft Office User" w:date="2023-06-09T15:34:00Z">
            <w:r w:rsidRPr="0073467E">
              <w:rPr>
                <w:rStyle w:val="af0"/>
                <w:noProof/>
              </w:rPr>
              <w:fldChar w:fldCharType="begin"/>
            </w:r>
            <w:r w:rsidRPr="0073467E">
              <w:rPr>
                <w:rStyle w:val="af0"/>
                <w:noProof/>
              </w:rPr>
              <w:instrText xml:space="preserve"> </w:instrText>
            </w:r>
            <w:r>
              <w:rPr>
                <w:noProof/>
              </w:rPr>
              <w:instrText>HYPERLINK \l "_Toc137217604"</w:instrText>
            </w:r>
            <w:r w:rsidRPr="0073467E">
              <w:rPr>
                <w:rStyle w:val="af0"/>
                <w:noProof/>
              </w:rPr>
              <w:instrText xml:space="preserve"> </w:instrText>
            </w:r>
            <w:r w:rsidRPr="0073467E">
              <w:rPr>
                <w:rStyle w:val="af0"/>
                <w:noProof/>
              </w:rPr>
            </w:r>
            <w:r w:rsidRPr="0073467E">
              <w:rPr>
                <w:rStyle w:val="af0"/>
                <w:noProof/>
              </w:rPr>
              <w:fldChar w:fldCharType="separate"/>
            </w:r>
            <w:r w:rsidRPr="0073467E">
              <w:rPr>
                <w:rStyle w:val="af0"/>
                <w:rFonts w:ascii="Arial" w:eastAsia="黑体" w:hAnsi="Arial" w:cs="Arial"/>
                <w:noProof/>
              </w:rPr>
              <w:t>3.1</w:t>
            </w:r>
            <w:r>
              <w:rPr>
                <w:rFonts w:eastAsiaTheme="minorEastAsia"/>
                <w:noProof/>
                <w:sz w:val="21"/>
                <w:szCs w:val="24"/>
              </w:rPr>
              <w:tab/>
            </w:r>
            <w:r w:rsidRPr="0073467E">
              <w:rPr>
                <w:rStyle w:val="af0"/>
                <w:rFonts w:ascii="Arial" w:eastAsia="黑体" w:hAnsi="Arial" w:cs="Arial"/>
                <w:noProof/>
              </w:rPr>
              <w:t>CRC</w:t>
            </w:r>
            <w:r w:rsidRPr="0073467E">
              <w:rPr>
                <w:rStyle w:val="af0"/>
                <w:rFonts w:ascii="Arial" w:eastAsia="黑体" w:hAnsi="Arial" w:cs="Arial"/>
                <w:noProof/>
              </w:rPr>
              <w:t>校验</w:t>
            </w:r>
            <w:r>
              <w:rPr>
                <w:noProof/>
                <w:webHidden/>
              </w:rPr>
              <w:tab/>
            </w:r>
            <w:r>
              <w:rPr>
                <w:noProof/>
                <w:webHidden/>
              </w:rPr>
              <w:fldChar w:fldCharType="begin"/>
            </w:r>
            <w:r>
              <w:rPr>
                <w:noProof/>
                <w:webHidden/>
              </w:rPr>
              <w:instrText xml:space="preserve"> PAGEREF _Toc137217604 \h </w:instrText>
            </w:r>
            <w:r>
              <w:rPr>
                <w:noProof/>
                <w:webHidden/>
              </w:rPr>
            </w:r>
          </w:ins>
          <w:r>
            <w:rPr>
              <w:noProof/>
              <w:webHidden/>
            </w:rPr>
            <w:fldChar w:fldCharType="separate"/>
          </w:r>
          <w:ins w:id="270" w:author="Microsoft Office User" w:date="2023-06-09T15:34:00Z">
            <w:r>
              <w:rPr>
                <w:noProof/>
                <w:webHidden/>
              </w:rPr>
              <w:t>25</w:t>
            </w:r>
            <w:r>
              <w:rPr>
                <w:noProof/>
                <w:webHidden/>
              </w:rPr>
              <w:fldChar w:fldCharType="end"/>
            </w:r>
            <w:r w:rsidRPr="0073467E">
              <w:rPr>
                <w:rStyle w:val="af0"/>
                <w:noProof/>
              </w:rPr>
              <w:fldChar w:fldCharType="end"/>
            </w:r>
          </w:ins>
        </w:p>
        <w:p w14:paraId="280F485D" w14:textId="44981FCF" w:rsidR="00072358" w:rsidRDefault="00072358">
          <w:pPr>
            <w:pStyle w:val="TOC2"/>
            <w:tabs>
              <w:tab w:val="left" w:pos="1260"/>
              <w:tab w:val="right" w:leader="dot" w:pos="8607"/>
            </w:tabs>
            <w:ind w:left="480"/>
            <w:rPr>
              <w:ins w:id="271" w:author="Microsoft Office User" w:date="2023-06-09T15:34:00Z"/>
              <w:rFonts w:eastAsiaTheme="minorEastAsia"/>
              <w:noProof/>
              <w:sz w:val="21"/>
              <w:szCs w:val="24"/>
            </w:rPr>
          </w:pPr>
          <w:ins w:id="272" w:author="Microsoft Office User" w:date="2023-06-09T15:34:00Z">
            <w:r w:rsidRPr="0073467E">
              <w:rPr>
                <w:rStyle w:val="af0"/>
                <w:noProof/>
              </w:rPr>
              <w:fldChar w:fldCharType="begin"/>
            </w:r>
            <w:r w:rsidRPr="0073467E">
              <w:rPr>
                <w:rStyle w:val="af0"/>
                <w:noProof/>
              </w:rPr>
              <w:instrText xml:space="preserve"> </w:instrText>
            </w:r>
            <w:r>
              <w:rPr>
                <w:noProof/>
              </w:rPr>
              <w:instrText>HYPERLINK \l "_Toc137217605"</w:instrText>
            </w:r>
            <w:r w:rsidRPr="0073467E">
              <w:rPr>
                <w:rStyle w:val="af0"/>
                <w:noProof/>
              </w:rPr>
              <w:instrText xml:space="preserve"> </w:instrText>
            </w:r>
            <w:r w:rsidRPr="0073467E">
              <w:rPr>
                <w:rStyle w:val="af0"/>
                <w:noProof/>
              </w:rPr>
            </w:r>
            <w:r w:rsidRPr="0073467E">
              <w:rPr>
                <w:rStyle w:val="af0"/>
                <w:noProof/>
              </w:rPr>
              <w:fldChar w:fldCharType="separate"/>
            </w:r>
            <w:r w:rsidRPr="0073467E">
              <w:rPr>
                <w:rStyle w:val="af0"/>
                <w:rFonts w:ascii="Arial" w:eastAsia="黑体" w:hAnsi="Arial" w:cs="Arial"/>
                <w:noProof/>
              </w:rPr>
              <w:t>3.2</w:t>
            </w:r>
            <w:r>
              <w:rPr>
                <w:rFonts w:eastAsiaTheme="minorEastAsia"/>
                <w:noProof/>
                <w:sz w:val="21"/>
                <w:szCs w:val="24"/>
              </w:rPr>
              <w:tab/>
            </w:r>
            <w:r w:rsidRPr="0073467E">
              <w:rPr>
                <w:rStyle w:val="af0"/>
                <w:rFonts w:ascii="Arial" w:eastAsia="黑体" w:hAnsi="Arial" w:cs="Arial"/>
                <w:noProof/>
              </w:rPr>
              <w:t>水通异或校验</w:t>
            </w:r>
            <w:r>
              <w:rPr>
                <w:noProof/>
                <w:webHidden/>
              </w:rPr>
              <w:tab/>
            </w:r>
            <w:r>
              <w:rPr>
                <w:noProof/>
                <w:webHidden/>
              </w:rPr>
              <w:fldChar w:fldCharType="begin"/>
            </w:r>
            <w:r>
              <w:rPr>
                <w:noProof/>
                <w:webHidden/>
              </w:rPr>
              <w:instrText xml:space="preserve"> PAGEREF _Toc137217605 \h </w:instrText>
            </w:r>
            <w:r>
              <w:rPr>
                <w:noProof/>
                <w:webHidden/>
              </w:rPr>
            </w:r>
          </w:ins>
          <w:r>
            <w:rPr>
              <w:noProof/>
              <w:webHidden/>
            </w:rPr>
            <w:fldChar w:fldCharType="separate"/>
          </w:r>
          <w:ins w:id="273" w:author="Microsoft Office User" w:date="2023-06-09T15:34:00Z">
            <w:r>
              <w:rPr>
                <w:noProof/>
                <w:webHidden/>
              </w:rPr>
              <w:t>28</w:t>
            </w:r>
            <w:r>
              <w:rPr>
                <w:noProof/>
                <w:webHidden/>
              </w:rPr>
              <w:fldChar w:fldCharType="end"/>
            </w:r>
            <w:r w:rsidRPr="0073467E">
              <w:rPr>
                <w:rStyle w:val="af0"/>
                <w:noProof/>
              </w:rPr>
              <w:fldChar w:fldCharType="end"/>
            </w:r>
          </w:ins>
        </w:p>
        <w:p w14:paraId="75E76A50" w14:textId="18838EDF" w:rsidR="000B2617" w:rsidDel="00AE423A" w:rsidRDefault="000B2617">
          <w:pPr>
            <w:pStyle w:val="TOC1"/>
            <w:tabs>
              <w:tab w:val="left" w:pos="420"/>
              <w:tab w:val="right" w:leader="dot" w:pos="8607"/>
            </w:tabs>
            <w:rPr>
              <w:del w:id="274" w:author="Microsoft Office User" w:date="2023-06-08T13:30:00Z"/>
              <w:rFonts w:eastAsiaTheme="minorEastAsia"/>
              <w:noProof/>
              <w:sz w:val="21"/>
              <w14:ligatures w14:val="standardContextual"/>
            </w:rPr>
          </w:pPr>
          <w:del w:id="275" w:author="Microsoft Office User" w:date="2023-06-08T13:30:00Z">
            <w:r w:rsidRPr="00AE423A" w:rsidDel="00AE423A">
              <w:rPr>
                <w:noProof/>
                <w:rPrChange w:id="276" w:author="Microsoft Office User" w:date="2023-06-08T13:30:00Z">
                  <w:rPr>
                    <w:rStyle w:val="af0"/>
                    <w:rFonts w:ascii="Arial" w:eastAsia="黑体" w:hAnsi="Arial" w:cs="Arial"/>
                    <w:noProof/>
                  </w:rPr>
                </w:rPrChange>
              </w:rPr>
              <w:delText>1</w:delText>
            </w:r>
            <w:r w:rsidDel="00AE423A">
              <w:rPr>
                <w:rFonts w:eastAsiaTheme="minorEastAsia"/>
                <w:noProof/>
                <w:sz w:val="21"/>
                <w14:ligatures w14:val="standardContextual"/>
              </w:rPr>
              <w:tab/>
            </w:r>
            <w:r w:rsidRPr="00AE423A" w:rsidDel="00AE423A">
              <w:rPr>
                <w:rFonts w:hint="eastAsia"/>
                <w:noProof/>
                <w:rPrChange w:id="277" w:author="Microsoft Office User" w:date="2023-06-08T13:30:00Z">
                  <w:rPr>
                    <w:rStyle w:val="af0"/>
                    <w:rFonts w:ascii="Arial" w:eastAsia="黑体" w:hAnsi="Arial" w:cs="Arial" w:hint="eastAsia"/>
                    <w:noProof/>
                  </w:rPr>
                </w:rPrChange>
              </w:rPr>
              <w:delText>概述</w:delText>
            </w:r>
            <w:r w:rsidDel="00AE423A">
              <w:rPr>
                <w:noProof/>
                <w:webHidden/>
              </w:rPr>
              <w:tab/>
              <w:delText>1</w:delText>
            </w:r>
          </w:del>
        </w:p>
        <w:p w14:paraId="49E66F01" w14:textId="73A5D661" w:rsidR="000B2617" w:rsidDel="00AE423A" w:rsidRDefault="000B2617">
          <w:pPr>
            <w:pStyle w:val="TOC2"/>
            <w:tabs>
              <w:tab w:val="left" w:pos="1260"/>
              <w:tab w:val="right" w:leader="dot" w:pos="8607"/>
            </w:tabs>
            <w:ind w:left="480"/>
            <w:rPr>
              <w:del w:id="278" w:author="Microsoft Office User" w:date="2023-06-08T13:30:00Z"/>
              <w:rFonts w:eastAsiaTheme="minorEastAsia"/>
              <w:noProof/>
              <w:sz w:val="21"/>
              <w14:ligatures w14:val="standardContextual"/>
            </w:rPr>
          </w:pPr>
          <w:del w:id="279" w:author="Microsoft Office User" w:date="2023-06-08T13:30:00Z">
            <w:r w:rsidRPr="00AE423A" w:rsidDel="00AE423A">
              <w:rPr>
                <w:noProof/>
                <w:rPrChange w:id="280" w:author="Microsoft Office User" w:date="2023-06-08T13:30:00Z">
                  <w:rPr>
                    <w:rStyle w:val="af0"/>
                    <w:rFonts w:ascii="Arial" w:eastAsia="黑体" w:hAnsi="Arial" w:cs="Arial"/>
                    <w:noProof/>
                  </w:rPr>
                </w:rPrChange>
              </w:rPr>
              <w:delText>1.1</w:delText>
            </w:r>
            <w:r w:rsidDel="00AE423A">
              <w:rPr>
                <w:rFonts w:eastAsiaTheme="minorEastAsia"/>
                <w:noProof/>
                <w:sz w:val="21"/>
                <w14:ligatures w14:val="standardContextual"/>
              </w:rPr>
              <w:tab/>
            </w:r>
            <w:r w:rsidRPr="00AE423A" w:rsidDel="00AE423A">
              <w:rPr>
                <w:rFonts w:hint="eastAsia"/>
                <w:noProof/>
                <w:rPrChange w:id="281" w:author="Microsoft Office User" w:date="2023-06-08T13:30:00Z">
                  <w:rPr>
                    <w:rStyle w:val="af0"/>
                    <w:rFonts w:ascii="Arial" w:eastAsia="黑体" w:hAnsi="Arial" w:cs="Arial" w:hint="eastAsia"/>
                    <w:noProof/>
                  </w:rPr>
                </w:rPrChange>
              </w:rPr>
              <w:delText>潜标通信系统要求</w:delText>
            </w:r>
            <w:r w:rsidDel="00AE423A">
              <w:rPr>
                <w:noProof/>
                <w:webHidden/>
              </w:rPr>
              <w:tab/>
              <w:delText>1</w:delText>
            </w:r>
          </w:del>
        </w:p>
        <w:p w14:paraId="283D6197" w14:textId="62E4FDA3" w:rsidR="000B2617" w:rsidDel="00AE423A" w:rsidRDefault="000B2617">
          <w:pPr>
            <w:pStyle w:val="TOC2"/>
            <w:tabs>
              <w:tab w:val="left" w:pos="1260"/>
              <w:tab w:val="right" w:leader="dot" w:pos="8607"/>
            </w:tabs>
            <w:ind w:left="480"/>
            <w:rPr>
              <w:del w:id="282" w:author="Microsoft Office User" w:date="2023-06-08T13:30:00Z"/>
              <w:rFonts w:eastAsiaTheme="minorEastAsia"/>
              <w:noProof/>
              <w:sz w:val="21"/>
              <w14:ligatures w14:val="standardContextual"/>
            </w:rPr>
          </w:pPr>
          <w:del w:id="283" w:author="Microsoft Office User" w:date="2023-06-08T13:30:00Z">
            <w:r w:rsidRPr="00AE423A" w:rsidDel="00AE423A">
              <w:rPr>
                <w:noProof/>
                <w:rPrChange w:id="284" w:author="Microsoft Office User" w:date="2023-06-08T13:30:00Z">
                  <w:rPr>
                    <w:rStyle w:val="af0"/>
                    <w:rFonts w:ascii="Arial" w:eastAsia="黑体" w:hAnsi="Arial" w:cs="Arial"/>
                    <w:noProof/>
                  </w:rPr>
                </w:rPrChange>
              </w:rPr>
              <w:delText>1.2</w:delText>
            </w:r>
            <w:r w:rsidDel="00AE423A">
              <w:rPr>
                <w:rFonts w:eastAsiaTheme="minorEastAsia"/>
                <w:noProof/>
                <w:sz w:val="21"/>
                <w14:ligatures w14:val="standardContextual"/>
              </w:rPr>
              <w:tab/>
            </w:r>
            <w:r w:rsidRPr="00AE423A" w:rsidDel="00AE423A">
              <w:rPr>
                <w:noProof/>
                <w:rPrChange w:id="285" w:author="Microsoft Office User" w:date="2023-06-08T13:30:00Z">
                  <w:rPr>
                    <w:rStyle w:val="af0"/>
                    <w:rFonts w:ascii="Arial" w:eastAsia="黑体" w:hAnsi="Arial" w:cs="Arial"/>
                    <w:noProof/>
                  </w:rPr>
                </w:rPrChange>
              </w:rPr>
              <w:delText>AUV</w:delText>
            </w:r>
            <w:r w:rsidRPr="00AE423A" w:rsidDel="00AE423A">
              <w:rPr>
                <w:rFonts w:hint="eastAsia"/>
                <w:noProof/>
                <w:rPrChange w:id="286" w:author="Microsoft Office User" w:date="2023-06-08T13:30:00Z">
                  <w:rPr>
                    <w:rStyle w:val="af0"/>
                    <w:rFonts w:ascii="Arial" w:eastAsia="黑体" w:hAnsi="Arial" w:cs="Arial" w:hint="eastAsia"/>
                    <w:noProof/>
                  </w:rPr>
                </w:rPrChange>
              </w:rPr>
              <w:delText>通信系统要求</w:delText>
            </w:r>
            <w:r w:rsidDel="00AE423A">
              <w:rPr>
                <w:noProof/>
                <w:webHidden/>
              </w:rPr>
              <w:tab/>
              <w:delText>2</w:delText>
            </w:r>
          </w:del>
        </w:p>
        <w:p w14:paraId="55D5AABB" w14:textId="41D3E793" w:rsidR="000B2617" w:rsidDel="00AE423A" w:rsidRDefault="000B2617">
          <w:pPr>
            <w:pStyle w:val="TOC1"/>
            <w:tabs>
              <w:tab w:val="left" w:pos="420"/>
              <w:tab w:val="right" w:leader="dot" w:pos="8607"/>
            </w:tabs>
            <w:rPr>
              <w:del w:id="287" w:author="Microsoft Office User" w:date="2023-06-08T13:30:00Z"/>
              <w:rFonts w:eastAsiaTheme="minorEastAsia"/>
              <w:noProof/>
              <w:sz w:val="21"/>
              <w14:ligatures w14:val="standardContextual"/>
            </w:rPr>
          </w:pPr>
          <w:del w:id="288" w:author="Microsoft Office User" w:date="2023-06-08T13:30:00Z">
            <w:r w:rsidRPr="00AE423A" w:rsidDel="00AE423A">
              <w:rPr>
                <w:noProof/>
                <w:rPrChange w:id="289" w:author="Microsoft Office User" w:date="2023-06-08T13:30:00Z">
                  <w:rPr>
                    <w:rStyle w:val="af0"/>
                    <w:rFonts w:ascii="Arial" w:eastAsia="黑体" w:hAnsi="Arial" w:cs="Arial"/>
                    <w:noProof/>
                  </w:rPr>
                </w:rPrChange>
              </w:rPr>
              <w:delText>2</w:delText>
            </w:r>
            <w:r w:rsidDel="00AE423A">
              <w:rPr>
                <w:rFonts w:eastAsiaTheme="minorEastAsia"/>
                <w:noProof/>
                <w:sz w:val="21"/>
                <w14:ligatures w14:val="standardContextual"/>
              </w:rPr>
              <w:tab/>
            </w:r>
            <w:r w:rsidRPr="00AE423A" w:rsidDel="00AE423A">
              <w:rPr>
                <w:rFonts w:hint="eastAsia"/>
                <w:noProof/>
                <w:rPrChange w:id="290" w:author="Microsoft Office User" w:date="2023-06-08T13:30:00Z">
                  <w:rPr>
                    <w:rStyle w:val="af0"/>
                    <w:rFonts w:ascii="Arial" w:eastAsia="黑体" w:hAnsi="Arial" w:cs="Arial" w:hint="eastAsia"/>
                    <w:noProof/>
                  </w:rPr>
                </w:rPrChange>
              </w:rPr>
              <w:delText>电通信协议</w:delText>
            </w:r>
            <w:r w:rsidDel="00AE423A">
              <w:rPr>
                <w:noProof/>
                <w:webHidden/>
              </w:rPr>
              <w:tab/>
              <w:delText>3</w:delText>
            </w:r>
          </w:del>
        </w:p>
        <w:p w14:paraId="0103AFB7" w14:textId="7F18F16C" w:rsidR="000B2617" w:rsidDel="00AE423A" w:rsidRDefault="000B2617">
          <w:pPr>
            <w:pStyle w:val="TOC2"/>
            <w:tabs>
              <w:tab w:val="left" w:pos="1260"/>
              <w:tab w:val="right" w:leader="dot" w:pos="8607"/>
            </w:tabs>
            <w:ind w:left="480"/>
            <w:rPr>
              <w:del w:id="291" w:author="Microsoft Office User" w:date="2023-06-08T13:30:00Z"/>
              <w:rFonts w:eastAsiaTheme="minorEastAsia"/>
              <w:noProof/>
              <w:sz w:val="21"/>
              <w14:ligatures w14:val="standardContextual"/>
            </w:rPr>
          </w:pPr>
          <w:del w:id="292" w:author="Microsoft Office User" w:date="2023-06-08T13:30:00Z">
            <w:r w:rsidRPr="00AE423A" w:rsidDel="00AE423A">
              <w:rPr>
                <w:noProof/>
                <w:rPrChange w:id="293" w:author="Microsoft Office User" w:date="2023-06-08T13:30:00Z">
                  <w:rPr>
                    <w:rStyle w:val="af0"/>
                    <w:rFonts w:ascii="Arial" w:eastAsia="黑体" w:hAnsi="Arial" w:cs="Arial"/>
                    <w:noProof/>
                  </w:rPr>
                </w:rPrChange>
              </w:rPr>
              <w:delText>2.1</w:delText>
            </w:r>
            <w:r w:rsidDel="00AE423A">
              <w:rPr>
                <w:rFonts w:eastAsiaTheme="minorEastAsia"/>
                <w:noProof/>
                <w:sz w:val="21"/>
                <w14:ligatures w14:val="standardContextual"/>
              </w:rPr>
              <w:tab/>
            </w:r>
            <w:r w:rsidRPr="00AE423A" w:rsidDel="00AE423A">
              <w:rPr>
                <w:rFonts w:hint="eastAsia"/>
                <w:noProof/>
                <w:rPrChange w:id="294" w:author="Microsoft Office User" w:date="2023-06-08T13:30:00Z">
                  <w:rPr>
                    <w:rStyle w:val="af0"/>
                    <w:rFonts w:ascii="Arial" w:eastAsia="黑体" w:hAnsi="Arial" w:cs="Arial" w:hint="eastAsia"/>
                    <w:noProof/>
                  </w:rPr>
                </w:rPrChange>
              </w:rPr>
              <w:delText>显控软件与甲板单元水通机板的网络通信</w:delText>
            </w:r>
            <w:r w:rsidDel="00AE423A">
              <w:rPr>
                <w:noProof/>
                <w:webHidden/>
              </w:rPr>
              <w:tab/>
              <w:delText>3</w:delText>
            </w:r>
          </w:del>
        </w:p>
        <w:p w14:paraId="0578A28D" w14:textId="384077E3" w:rsidR="000B2617" w:rsidDel="00AE423A" w:rsidRDefault="000B2617">
          <w:pPr>
            <w:pStyle w:val="TOC3"/>
            <w:tabs>
              <w:tab w:val="left" w:pos="1680"/>
              <w:tab w:val="right" w:leader="dot" w:pos="8607"/>
            </w:tabs>
            <w:ind w:left="960"/>
            <w:rPr>
              <w:del w:id="295" w:author="Microsoft Office User" w:date="2023-06-08T13:30:00Z"/>
              <w:rFonts w:eastAsiaTheme="minorEastAsia"/>
              <w:noProof/>
              <w:sz w:val="21"/>
              <w14:ligatures w14:val="standardContextual"/>
            </w:rPr>
          </w:pPr>
          <w:del w:id="296" w:author="Microsoft Office User" w:date="2023-06-08T13:30:00Z">
            <w:r w:rsidRPr="00AE423A" w:rsidDel="00AE423A">
              <w:rPr>
                <w:noProof/>
                <w:rPrChange w:id="297" w:author="Microsoft Office User" w:date="2023-06-08T13:30:00Z">
                  <w:rPr>
                    <w:rStyle w:val="af0"/>
                    <w:rFonts w:ascii="Arial" w:eastAsia="黑体" w:hAnsi="Arial" w:cs="Arial"/>
                    <w:noProof/>
                  </w:rPr>
                </w:rPrChange>
              </w:rPr>
              <w:delText>2.1.1</w:delText>
            </w:r>
            <w:r w:rsidDel="00AE423A">
              <w:rPr>
                <w:rFonts w:eastAsiaTheme="minorEastAsia"/>
                <w:noProof/>
                <w:sz w:val="21"/>
                <w14:ligatures w14:val="standardContextual"/>
              </w:rPr>
              <w:tab/>
            </w:r>
            <w:r w:rsidRPr="00AE423A" w:rsidDel="00AE423A">
              <w:rPr>
                <w:rFonts w:hint="eastAsia"/>
                <w:noProof/>
                <w:rPrChange w:id="298" w:author="Microsoft Office User" w:date="2023-06-08T13:30:00Z">
                  <w:rPr>
                    <w:rStyle w:val="af0"/>
                    <w:rFonts w:ascii="Arial" w:eastAsia="黑体" w:hAnsi="Arial" w:cs="Arial" w:hint="eastAsia"/>
                    <w:noProof/>
                  </w:rPr>
                </w:rPrChange>
              </w:rPr>
              <w:delText>方向说明</w:delText>
            </w:r>
            <w:r w:rsidDel="00AE423A">
              <w:rPr>
                <w:noProof/>
                <w:webHidden/>
              </w:rPr>
              <w:tab/>
              <w:delText>4</w:delText>
            </w:r>
          </w:del>
        </w:p>
        <w:p w14:paraId="0000AF01" w14:textId="351BF49F" w:rsidR="000B2617" w:rsidDel="00AE423A" w:rsidRDefault="000B2617">
          <w:pPr>
            <w:pStyle w:val="TOC3"/>
            <w:tabs>
              <w:tab w:val="left" w:pos="1680"/>
              <w:tab w:val="right" w:leader="dot" w:pos="8607"/>
            </w:tabs>
            <w:ind w:left="960"/>
            <w:rPr>
              <w:del w:id="299" w:author="Microsoft Office User" w:date="2023-06-08T13:30:00Z"/>
              <w:rFonts w:eastAsiaTheme="minorEastAsia"/>
              <w:noProof/>
              <w:sz w:val="21"/>
              <w14:ligatures w14:val="standardContextual"/>
            </w:rPr>
          </w:pPr>
          <w:del w:id="300" w:author="Microsoft Office User" w:date="2023-06-08T13:30:00Z">
            <w:r w:rsidRPr="00AE423A" w:rsidDel="00AE423A">
              <w:rPr>
                <w:noProof/>
                <w:rPrChange w:id="301" w:author="Microsoft Office User" w:date="2023-06-08T13:30:00Z">
                  <w:rPr>
                    <w:rStyle w:val="af0"/>
                    <w:rFonts w:ascii="Arial" w:eastAsia="黑体" w:hAnsi="Arial" w:cs="Arial"/>
                    <w:noProof/>
                  </w:rPr>
                </w:rPrChange>
              </w:rPr>
              <w:delText>2.1.2</w:delText>
            </w:r>
            <w:r w:rsidDel="00AE423A">
              <w:rPr>
                <w:rFonts w:eastAsiaTheme="minorEastAsia"/>
                <w:noProof/>
                <w:sz w:val="21"/>
                <w14:ligatures w14:val="standardContextual"/>
              </w:rPr>
              <w:tab/>
            </w:r>
            <w:r w:rsidRPr="00AE423A" w:rsidDel="00AE423A">
              <w:rPr>
                <w:rFonts w:hint="eastAsia"/>
                <w:noProof/>
                <w:rPrChange w:id="302" w:author="Microsoft Office User" w:date="2023-06-08T13:30:00Z">
                  <w:rPr>
                    <w:rStyle w:val="af0"/>
                    <w:rFonts w:ascii="Arial" w:eastAsia="黑体" w:hAnsi="Arial" w:cs="Arial" w:hint="eastAsia"/>
                    <w:noProof/>
                  </w:rPr>
                </w:rPrChange>
              </w:rPr>
              <w:delText>通信协议格式</w:delText>
            </w:r>
            <w:r w:rsidDel="00AE423A">
              <w:rPr>
                <w:noProof/>
                <w:webHidden/>
              </w:rPr>
              <w:tab/>
              <w:delText>4</w:delText>
            </w:r>
          </w:del>
        </w:p>
        <w:p w14:paraId="354665AE" w14:textId="620A4535" w:rsidR="000B2617" w:rsidDel="00AE423A" w:rsidRDefault="000B2617">
          <w:pPr>
            <w:pStyle w:val="TOC3"/>
            <w:tabs>
              <w:tab w:val="left" w:pos="1680"/>
              <w:tab w:val="right" w:leader="dot" w:pos="8607"/>
            </w:tabs>
            <w:ind w:left="960"/>
            <w:rPr>
              <w:del w:id="303" w:author="Microsoft Office User" w:date="2023-06-08T13:30:00Z"/>
              <w:rFonts w:eastAsiaTheme="minorEastAsia"/>
              <w:noProof/>
              <w:sz w:val="21"/>
              <w14:ligatures w14:val="standardContextual"/>
            </w:rPr>
          </w:pPr>
          <w:del w:id="304" w:author="Microsoft Office User" w:date="2023-06-08T13:30:00Z">
            <w:r w:rsidRPr="00AE423A" w:rsidDel="00AE423A">
              <w:rPr>
                <w:noProof/>
                <w:rPrChange w:id="305" w:author="Microsoft Office User" w:date="2023-06-08T13:30:00Z">
                  <w:rPr>
                    <w:rStyle w:val="af0"/>
                    <w:rFonts w:ascii="Arial" w:eastAsia="黑体" w:hAnsi="Arial" w:cs="Arial"/>
                    <w:noProof/>
                  </w:rPr>
                </w:rPrChange>
              </w:rPr>
              <w:delText>2.1.3</w:delText>
            </w:r>
            <w:r w:rsidDel="00AE423A">
              <w:rPr>
                <w:rFonts w:eastAsiaTheme="minorEastAsia"/>
                <w:noProof/>
                <w:sz w:val="21"/>
                <w14:ligatures w14:val="standardContextual"/>
              </w:rPr>
              <w:tab/>
            </w:r>
            <w:r w:rsidRPr="00AE423A" w:rsidDel="00AE423A">
              <w:rPr>
                <w:rFonts w:hint="eastAsia"/>
                <w:noProof/>
                <w:rPrChange w:id="306" w:author="Microsoft Office User" w:date="2023-06-08T13:30:00Z">
                  <w:rPr>
                    <w:rStyle w:val="af0"/>
                    <w:rFonts w:ascii="Arial" w:eastAsia="黑体" w:hAnsi="Arial" w:cs="Arial" w:hint="eastAsia"/>
                    <w:noProof/>
                  </w:rPr>
                </w:rPrChange>
              </w:rPr>
              <w:delText>通信协议内容</w:delText>
            </w:r>
            <w:r w:rsidDel="00AE423A">
              <w:rPr>
                <w:noProof/>
                <w:webHidden/>
              </w:rPr>
              <w:tab/>
              <w:delText>5</w:delText>
            </w:r>
          </w:del>
        </w:p>
        <w:p w14:paraId="68B79423" w14:textId="44D225C1" w:rsidR="000B2617" w:rsidDel="00AE423A" w:rsidRDefault="000B2617">
          <w:pPr>
            <w:pStyle w:val="TOC2"/>
            <w:tabs>
              <w:tab w:val="left" w:pos="1260"/>
              <w:tab w:val="right" w:leader="dot" w:pos="8607"/>
            </w:tabs>
            <w:ind w:left="480"/>
            <w:rPr>
              <w:del w:id="307" w:author="Microsoft Office User" w:date="2023-06-08T13:30:00Z"/>
              <w:rFonts w:eastAsiaTheme="minorEastAsia"/>
              <w:noProof/>
              <w:sz w:val="21"/>
              <w14:ligatures w14:val="standardContextual"/>
            </w:rPr>
          </w:pPr>
          <w:del w:id="308" w:author="Microsoft Office User" w:date="2023-06-08T13:30:00Z">
            <w:r w:rsidRPr="00AE423A" w:rsidDel="00AE423A">
              <w:rPr>
                <w:noProof/>
                <w:rPrChange w:id="309" w:author="Microsoft Office User" w:date="2023-06-08T13:30:00Z">
                  <w:rPr>
                    <w:rStyle w:val="af0"/>
                    <w:rFonts w:ascii="Arial" w:eastAsia="黑体" w:hAnsi="Arial" w:cs="Arial"/>
                    <w:noProof/>
                  </w:rPr>
                </w:rPrChange>
              </w:rPr>
              <w:delText>2.2</w:delText>
            </w:r>
            <w:r w:rsidDel="00AE423A">
              <w:rPr>
                <w:rFonts w:eastAsiaTheme="minorEastAsia"/>
                <w:noProof/>
                <w:sz w:val="21"/>
                <w14:ligatures w14:val="standardContextual"/>
              </w:rPr>
              <w:tab/>
            </w:r>
            <w:r w:rsidRPr="00AE423A" w:rsidDel="00AE423A">
              <w:rPr>
                <w:rFonts w:hint="eastAsia"/>
                <w:noProof/>
                <w:rPrChange w:id="310" w:author="Microsoft Office User" w:date="2023-06-08T13:30:00Z">
                  <w:rPr>
                    <w:rStyle w:val="af0"/>
                    <w:rFonts w:ascii="Arial" w:eastAsia="黑体" w:hAnsi="Arial" w:cs="Arial" w:hint="eastAsia"/>
                    <w:noProof/>
                  </w:rPr>
                </w:rPrChange>
              </w:rPr>
              <w:delText>显控软件与潜标主控板的串口通信</w:delText>
            </w:r>
            <w:r w:rsidDel="00AE423A">
              <w:rPr>
                <w:noProof/>
                <w:webHidden/>
              </w:rPr>
              <w:tab/>
              <w:delText>7</w:delText>
            </w:r>
          </w:del>
        </w:p>
        <w:p w14:paraId="65BAE34C" w14:textId="7F661F61" w:rsidR="000B2617" w:rsidDel="00AE423A" w:rsidRDefault="000B2617">
          <w:pPr>
            <w:pStyle w:val="TOC3"/>
            <w:tabs>
              <w:tab w:val="left" w:pos="1680"/>
              <w:tab w:val="right" w:leader="dot" w:pos="8607"/>
            </w:tabs>
            <w:ind w:left="960"/>
            <w:rPr>
              <w:del w:id="311" w:author="Microsoft Office User" w:date="2023-06-08T13:30:00Z"/>
              <w:rFonts w:eastAsiaTheme="minorEastAsia"/>
              <w:noProof/>
              <w:sz w:val="21"/>
              <w14:ligatures w14:val="standardContextual"/>
            </w:rPr>
          </w:pPr>
          <w:del w:id="312" w:author="Microsoft Office User" w:date="2023-06-08T13:30:00Z">
            <w:r w:rsidRPr="00AE423A" w:rsidDel="00AE423A">
              <w:rPr>
                <w:noProof/>
                <w:rPrChange w:id="313" w:author="Microsoft Office User" w:date="2023-06-08T13:30:00Z">
                  <w:rPr>
                    <w:rStyle w:val="af0"/>
                    <w:rFonts w:ascii="Arial" w:eastAsia="黑体" w:hAnsi="Arial" w:cs="Arial"/>
                    <w:noProof/>
                  </w:rPr>
                </w:rPrChange>
              </w:rPr>
              <w:delText>2.2.1</w:delText>
            </w:r>
            <w:r w:rsidDel="00AE423A">
              <w:rPr>
                <w:rFonts w:eastAsiaTheme="minorEastAsia"/>
                <w:noProof/>
                <w:sz w:val="21"/>
                <w14:ligatures w14:val="standardContextual"/>
              </w:rPr>
              <w:tab/>
            </w:r>
            <w:r w:rsidRPr="00AE423A" w:rsidDel="00AE423A">
              <w:rPr>
                <w:rFonts w:hint="eastAsia"/>
                <w:noProof/>
                <w:rPrChange w:id="314" w:author="Microsoft Office User" w:date="2023-06-08T13:30:00Z">
                  <w:rPr>
                    <w:rStyle w:val="af0"/>
                    <w:rFonts w:ascii="Arial" w:eastAsia="黑体" w:hAnsi="Arial" w:cs="Arial" w:hint="eastAsia"/>
                    <w:noProof/>
                  </w:rPr>
                </w:rPrChange>
              </w:rPr>
              <w:delText>方向说明</w:delText>
            </w:r>
            <w:r w:rsidDel="00AE423A">
              <w:rPr>
                <w:noProof/>
                <w:webHidden/>
              </w:rPr>
              <w:tab/>
              <w:delText>7</w:delText>
            </w:r>
          </w:del>
        </w:p>
        <w:p w14:paraId="4DAEB99E" w14:textId="569D5E0D" w:rsidR="000B2617" w:rsidDel="00AE423A" w:rsidRDefault="000B2617">
          <w:pPr>
            <w:pStyle w:val="TOC3"/>
            <w:tabs>
              <w:tab w:val="left" w:pos="1680"/>
              <w:tab w:val="right" w:leader="dot" w:pos="8607"/>
            </w:tabs>
            <w:ind w:left="960"/>
            <w:rPr>
              <w:del w:id="315" w:author="Microsoft Office User" w:date="2023-06-08T13:30:00Z"/>
              <w:rFonts w:eastAsiaTheme="minorEastAsia"/>
              <w:noProof/>
              <w:sz w:val="21"/>
              <w14:ligatures w14:val="standardContextual"/>
            </w:rPr>
          </w:pPr>
          <w:del w:id="316" w:author="Microsoft Office User" w:date="2023-06-08T13:30:00Z">
            <w:r w:rsidRPr="00AE423A" w:rsidDel="00AE423A">
              <w:rPr>
                <w:noProof/>
                <w:rPrChange w:id="317" w:author="Microsoft Office User" w:date="2023-06-08T13:30:00Z">
                  <w:rPr>
                    <w:rStyle w:val="af0"/>
                    <w:rFonts w:ascii="Arial" w:eastAsia="黑体" w:hAnsi="Arial" w:cs="Arial"/>
                    <w:noProof/>
                  </w:rPr>
                </w:rPrChange>
              </w:rPr>
              <w:delText>2.2.2</w:delText>
            </w:r>
            <w:r w:rsidDel="00AE423A">
              <w:rPr>
                <w:rFonts w:eastAsiaTheme="minorEastAsia"/>
                <w:noProof/>
                <w:sz w:val="21"/>
                <w14:ligatures w14:val="standardContextual"/>
              </w:rPr>
              <w:tab/>
            </w:r>
            <w:r w:rsidRPr="00AE423A" w:rsidDel="00AE423A">
              <w:rPr>
                <w:rFonts w:hint="eastAsia"/>
                <w:noProof/>
                <w:rPrChange w:id="318" w:author="Microsoft Office User" w:date="2023-06-08T13:30:00Z">
                  <w:rPr>
                    <w:rStyle w:val="af0"/>
                    <w:rFonts w:ascii="Arial" w:eastAsia="黑体" w:hAnsi="Arial" w:cs="Arial" w:hint="eastAsia"/>
                    <w:noProof/>
                  </w:rPr>
                </w:rPrChange>
              </w:rPr>
              <w:delText>通信协议格式</w:delText>
            </w:r>
            <w:r w:rsidDel="00AE423A">
              <w:rPr>
                <w:noProof/>
                <w:webHidden/>
              </w:rPr>
              <w:tab/>
              <w:delText>7</w:delText>
            </w:r>
          </w:del>
        </w:p>
        <w:p w14:paraId="4313C887" w14:textId="5BD45574" w:rsidR="000B2617" w:rsidDel="00AE423A" w:rsidRDefault="000B2617">
          <w:pPr>
            <w:pStyle w:val="TOC3"/>
            <w:tabs>
              <w:tab w:val="left" w:pos="1680"/>
              <w:tab w:val="right" w:leader="dot" w:pos="8607"/>
            </w:tabs>
            <w:ind w:left="960"/>
            <w:rPr>
              <w:del w:id="319" w:author="Microsoft Office User" w:date="2023-06-08T13:30:00Z"/>
              <w:rFonts w:eastAsiaTheme="minorEastAsia"/>
              <w:noProof/>
              <w:sz w:val="21"/>
              <w14:ligatures w14:val="standardContextual"/>
            </w:rPr>
          </w:pPr>
          <w:del w:id="320" w:author="Microsoft Office User" w:date="2023-06-08T13:30:00Z">
            <w:r w:rsidRPr="00AE423A" w:rsidDel="00AE423A">
              <w:rPr>
                <w:noProof/>
                <w:rPrChange w:id="321" w:author="Microsoft Office User" w:date="2023-06-08T13:30:00Z">
                  <w:rPr>
                    <w:rStyle w:val="af0"/>
                    <w:rFonts w:ascii="Arial" w:eastAsia="黑体" w:hAnsi="Arial" w:cs="Arial"/>
                    <w:noProof/>
                  </w:rPr>
                </w:rPrChange>
              </w:rPr>
              <w:delText>2.2.3</w:delText>
            </w:r>
            <w:r w:rsidDel="00AE423A">
              <w:rPr>
                <w:rFonts w:eastAsiaTheme="minorEastAsia"/>
                <w:noProof/>
                <w:sz w:val="21"/>
                <w14:ligatures w14:val="standardContextual"/>
              </w:rPr>
              <w:tab/>
            </w:r>
            <w:r w:rsidRPr="00AE423A" w:rsidDel="00AE423A">
              <w:rPr>
                <w:rFonts w:hint="eastAsia"/>
                <w:noProof/>
                <w:rPrChange w:id="322" w:author="Microsoft Office User" w:date="2023-06-08T13:30:00Z">
                  <w:rPr>
                    <w:rStyle w:val="af0"/>
                    <w:rFonts w:ascii="Arial" w:eastAsia="黑体" w:hAnsi="Arial" w:cs="Arial" w:hint="eastAsia"/>
                    <w:noProof/>
                  </w:rPr>
                </w:rPrChange>
              </w:rPr>
              <w:delText>通信协议内容</w:delText>
            </w:r>
            <w:r w:rsidDel="00AE423A">
              <w:rPr>
                <w:noProof/>
                <w:webHidden/>
              </w:rPr>
              <w:tab/>
              <w:delText>8</w:delText>
            </w:r>
          </w:del>
        </w:p>
        <w:p w14:paraId="6900AC9F" w14:textId="0B04DFC3" w:rsidR="000B2617" w:rsidDel="00AE423A" w:rsidRDefault="000B2617">
          <w:pPr>
            <w:pStyle w:val="TOC3"/>
            <w:tabs>
              <w:tab w:val="left" w:pos="1680"/>
              <w:tab w:val="right" w:leader="dot" w:pos="8607"/>
            </w:tabs>
            <w:ind w:left="960"/>
            <w:rPr>
              <w:del w:id="323" w:author="Microsoft Office User" w:date="2023-06-08T13:30:00Z"/>
              <w:rFonts w:eastAsiaTheme="minorEastAsia"/>
              <w:noProof/>
              <w:sz w:val="21"/>
              <w14:ligatures w14:val="standardContextual"/>
            </w:rPr>
          </w:pPr>
          <w:del w:id="324" w:author="Microsoft Office User" w:date="2023-06-08T13:30:00Z">
            <w:r w:rsidRPr="00AE423A" w:rsidDel="00AE423A">
              <w:rPr>
                <w:noProof/>
                <w:rPrChange w:id="325" w:author="Microsoft Office User" w:date="2023-06-08T13:30:00Z">
                  <w:rPr>
                    <w:rStyle w:val="af0"/>
                    <w:rFonts w:ascii="Arial" w:eastAsia="黑体" w:hAnsi="Arial" w:cs="Arial"/>
                    <w:noProof/>
                  </w:rPr>
                </w:rPrChange>
              </w:rPr>
              <w:delText>2.2.4</w:delText>
            </w:r>
            <w:r w:rsidDel="00AE423A">
              <w:rPr>
                <w:rFonts w:eastAsiaTheme="minorEastAsia"/>
                <w:noProof/>
                <w:sz w:val="21"/>
                <w14:ligatures w14:val="standardContextual"/>
              </w:rPr>
              <w:tab/>
            </w:r>
            <w:r w:rsidRPr="00AE423A" w:rsidDel="00AE423A">
              <w:rPr>
                <w:rFonts w:hint="eastAsia"/>
                <w:noProof/>
                <w:rPrChange w:id="326" w:author="Microsoft Office User" w:date="2023-06-08T13:30:00Z">
                  <w:rPr>
                    <w:rStyle w:val="af0"/>
                    <w:rFonts w:ascii="Arial" w:eastAsia="黑体" w:hAnsi="Arial" w:cs="Arial" w:hint="eastAsia"/>
                    <w:noProof/>
                  </w:rPr>
                </w:rPrChange>
              </w:rPr>
              <w:delText>数据内容说明</w:delText>
            </w:r>
            <w:r w:rsidDel="00AE423A">
              <w:rPr>
                <w:noProof/>
                <w:webHidden/>
              </w:rPr>
              <w:tab/>
              <w:delText>12</w:delText>
            </w:r>
          </w:del>
        </w:p>
        <w:p w14:paraId="59EB37D6" w14:textId="4CA514BA" w:rsidR="000B2617" w:rsidDel="00AE423A" w:rsidRDefault="000B2617">
          <w:pPr>
            <w:pStyle w:val="TOC2"/>
            <w:tabs>
              <w:tab w:val="left" w:pos="1260"/>
              <w:tab w:val="right" w:leader="dot" w:pos="8607"/>
            </w:tabs>
            <w:ind w:left="480"/>
            <w:rPr>
              <w:del w:id="327" w:author="Microsoft Office User" w:date="2023-06-08T13:30:00Z"/>
              <w:rFonts w:eastAsiaTheme="minorEastAsia"/>
              <w:noProof/>
              <w:sz w:val="21"/>
              <w14:ligatures w14:val="standardContextual"/>
            </w:rPr>
          </w:pPr>
          <w:del w:id="328" w:author="Microsoft Office User" w:date="2023-06-08T13:30:00Z">
            <w:r w:rsidRPr="00AE423A" w:rsidDel="00AE423A">
              <w:rPr>
                <w:noProof/>
                <w:rPrChange w:id="329" w:author="Microsoft Office User" w:date="2023-06-08T13:30:00Z">
                  <w:rPr>
                    <w:rStyle w:val="af0"/>
                    <w:rFonts w:ascii="Arial" w:eastAsia="黑体" w:hAnsi="Arial" w:cs="Arial"/>
                    <w:noProof/>
                  </w:rPr>
                </w:rPrChange>
              </w:rPr>
              <w:delText>2.3</w:delText>
            </w:r>
            <w:r w:rsidDel="00AE423A">
              <w:rPr>
                <w:rFonts w:eastAsiaTheme="minorEastAsia"/>
                <w:noProof/>
                <w:sz w:val="21"/>
                <w14:ligatures w14:val="standardContextual"/>
              </w:rPr>
              <w:tab/>
            </w:r>
            <w:r w:rsidRPr="00AE423A" w:rsidDel="00AE423A">
              <w:rPr>
                <w:rFonts w:hint="eastAsia"/>
                <w:noProof/>
                <w:rPrChange w:id="330" w:author="Microsoft Office User" w:date="2023-06-08T13:30:00Z">
                  <w:rPr>
                    <w:rStyle w:val="af0"/>
                    <w:rFonts w:ascii="Arial" w:eastAsia="黑体" w:hAnsi="Arial" w:cs="Arial" w:hint="eastAsia"/>
                    <w:noProof/>
                  </w:rPr>
                </w:rPrChange>
              </w:rPr>
              <w:delText>潜标声学应答板与潜标主控板的串口通信</w:delText>
            </w:r>
            <w:r w:rsidDel="00AE423A">
              <w:rPr>
                <w:noProof/>
                <w:webHidden/>
              </w:rPr>
              <w:tab/>
              <w:delText>14</w:delText>
            </w:r>
          </w:del>
        </w:p>
        <w:p w14:paraId="2FC9F20C" w14:textId="03157EBD" w:rsidR="000B2617" w:rsidDel="00AE423A" w:rsidRDefault="000B2617">
          <w:pPr>
            <w:pStyle w:val="TOC3"/>
            <w:tabs>
              <w:tab w:val="left" w:pos="1680"/>
              <w:tab w:val="right" w:leader="dot" w:pos="8607"/>
            </w:tabs>
            <w:ind w:left="960"/>
            <w:rPr>
              <w:del w:id="331" w:author="Microsoft Office User" w:date="2023-06-08T13:30:00Z"/>
              <w:rFonts w:eastAsiaTheme="minorEastAsia"/>
              <w:noProof/>
              <w:sz w:val="21"/>
              <w14:ligatures w14:val="standardContextual"/>
            </w:rPr>
          </w:pPr>
          <w:del w:id="332" w:author="Microsoft Office User" w:date="2023-06-08T13:30:00Z">
            <w:r w:rsidRPr="00AE423A" w:rsidDel="00AE423A">
              <w:rPr>
                <w:noProof/>
                <w:rPrChange w:id="333" w:author="Microsoft Office User" w:date="2023-06-08T13:30:00Z">
                  <w:rPr>
                    <w:rStyle w:val="af0"/>
                    <w:rFonts w:ascii="Arial" w:eastAsia="黑体" w:hAnsi="Arial" w:cs="Arial"/>
                    <w:noProof/>
                  </w:rPr>
                </w:rPrChange>
              </w:rPr>
              <w:delText>2.3.1</w:delText>
            </w:r>
            <w:r w:rsidDel="00AE423A">
              <w:rPr>
                <w:rFonts w:eastAsiaTheme="minorEastAsia"/>
                <w:noProof/>
                <w:sz w:val="21"/>
                <w14:ligatures w14:val="standardContextual"/>
              </w:rPr>
              <w:tab/>
            </w:r>
            <w:r w:rsidRPr="00AE423A" w:rsidDel="00AE423A">
              <w:rPr>
                <w:rFonts w:hint="eastAsia"/>
                <w:noProof/>
                <w:rPrChange w:id="334" w:author="Microsoft Office User" w:date="2023-06-08T13:30:00Z">
                  <w:rPr>
                    <w:rStyle w:val="af0"/>
                    <w:rFonts w:ascii="Arial" w:eastAsia="黑体" w:hAnsi="Arial" w:cs="Arial" w:hint="eastAsia"/>
                    <w:noProof/>
                  </w:rPr>
                </w:rPrChange>
              </w:rPr>
              <w:delText>方向说明</w:delText>
            </w:r>
            <w:r w:rsidDel="00AE423A">
              <w:rPr>
                <w:noProof/>
                <w:webHidden/>
              </w:rPr>
              <w:tab/>
              <w:delText>14</w:delText>
            </w:r>
          </w:del>
        </w:p>
        <w:p w14:paraId="71578003" w14:textId="50502F75" w:rsidR="000B2617" w:rsidDel="00AE423A" w:rsidRDefault="000B2617">
          <w:pPr>
            <w:pStyle w:val="TOC3"/>
            <w:tabs>
              <w:tab w:val="left" w:pos="1680"/>
              <w:tab w:val="right" w:leader="dot" w:pos="8607"/>
            </w:tabs>
            <w:ind w:left="960"/>
            <w:rPr>
              <w:del w:id="335" w:author="Microsoft Office User" w:date="2023-06-08T13:30:00Z"/>
              <w:rFonts w:eastAsiaTheme="minorEastAsia"/>
              <w:noProof/>
              <w:sz w:val="21"/>
              <w14:ligatures w14:val="standardContextual"/>
            </w:rPr>
          </w:pPr>
          <w:del w:id="336" w:author="Microsoft Office User" w:date="2023-06-08T13:30:00Z">
            <w:r w:rsidRPr="00AE423A" w:rsidDel="00AE423A">
              <w:rPr>
                <w:noProof/>
                <w:rPrChange w:id="337" w:author="Microsoft Office User" w:date="2023-06-08T13:30:00Z">
                  <w:rPr>
                    <w:rStyle w:val="af0"/>
                    <w:rFonts w:ascii="Arial" w:eastAsia="黑体" w:hAnsi="Arial" w:cs="Arial"/>
                    <w:noProof/>
                  </w:rPr>
                </w:rPrChange>
              </w:rPr>
              <w:delText>2.3.2</w:delText>
            </w:r>
            <w:r w:rsidDel="00AE423A">
              <w:rPr>
                <w:rFonts w:eastAsiaTheme="minorEastAsia"/>
                <w:noProof/>
                <w:sz w:val="21"/>
                <w14:ligatures w14:val="standardContextual"/>
              </w:rPr>
              <w:tab/>
            </w:r>
            <w:r w:rsidRPr="00AE423A" w:rsidDel="00AE423A">
              <w:rPr>
                <w:rFonts w:hint="eastAsia"/>
                <w:noProof/>
                <w:rPrChange w:id="338" w:author="Microsoft Office User" w:date="2023-06-08T13:30:00Z">
                  <w:rPr>
                    <w:rStyle w:val="af0"/>
                    <w:rFonts w:ascii="Arial" w:eastAsia="黑体" w:hAnsi="Arial" w:cs="Arial" w:hint="eastAsia"/>
                    <w:noProof/>
                  </w:rPr>
                </w:rPrChange>
              </w:rPr>
              <w:delText>通信协议格式</w:delText>
            </w:r>
            <w:r w:rsidDel="00AE423A">
              <w:rPr>
                <w:noProof/>
                <w:webHidden/>
              </w:rPr>
              <w:tab/>
              <w:delText>14</w:delText>
            </w:r>
          </w:del>
        </w:p>
        <w:p w14:paraId="44D6E222" w14:textId="2BBCFEDB" w:rsidR="000B2617" w:rsidDel="00AE423A" w:rsidRDefault="000B2617">
          <w:pPr>
            <w:pStyle w:val="TOC3"/>
            <w:tabs>
              <w:tab w:val="left" w:pos="1680"/>
              <w:tab w:val="right" w:leader="dot" w:pos="8607"/>
            </w:tabs>
            <w:ind w:left="960"/>
            <w:rPr>
              <w:del w:id="339" w:author="Microsoft Office User" w:date="2023-06-08T13:30:00Z"/>
              <w:rFonts w:eastAsiaTheme="minorEastAsia"/>
              <w:noProof/>
              <w:sz w:val="21"/>
              <w14:ligatures w14:val="standardContextual"/>
            </w:rPr>
          </w:pPr>
          <w:del w:id="340" w:author="Microsoft Office User" w:date="2023-06-08T13:30:00Z">
            <w:r w:rsidRPr="00AE423A" w:rsidDel="00AE423A">
              <w:rPr>
                <w:noProof/>
                <w:rPrChange w:id="341" w:author="Microsoft Office User" w:date="2023-06-08T13:30:00Z">
                  <w:rPr>
                    <w:rStyle w:val="af0"/>
                    <w:rFonts w:ascii="Arial" w:eastAsia="黑体" w:hAnsi="Arial" w:cs="Arial"/>
                    <w:noProof/>
                  </w:rPr>
                </w:rPrChange>
              </w:rPr>
              <w:delText>2.3.3</w:delText>
            </w:r>
            <w:r w:rsidDel="00AE423A">
              <w:rPr>
                <w:rFonts w:eastAsiaTheme="minorEastAsia"/>
                <w:noProof/>
                <w:sz w:val="21"/>
                <w14:ligatures w14:val="standardContextual"/>
              </w:rPr>
              <w:tab/>
            </w:r>
            <w:r w:rsidRPr="00AE423A" w:rsidDel="00AE423A">
              <w:rPr>
                <w:rFonts w:hint="eastAsia"/>
                <w:noProof/>
                <w:rPrChange w:id="342" w:author="Microsoft Office User" w:date="2023-06-08T13:30:00Z">
                  <w:rPr>
                    <w:rStyle w:val="af0"/>
                    <w:rFonts w:ascii="Arial" w:eastAsia="黑体" w:hAnsi="Arial" w:cs="Arial" w:hint="eastAsia"/>
                    <w:noProof/>
                  </w:rPr>
                </w:rPrChange>
              </w:rPr>
              <w:delText>通信协议内容</w:delText>
            </w:r>
            <w:r w:rsidDel="00AE423A">
              <w:rPr>
                <w:noProof/>
                <w:webHidden/>
              </w:rPr>
              <w:tab/>
              <w:delText>14</w:delText>
            </w:r>
          </w:del>
        </w:p>
        <w:p w14:paraId="02AE13B0" w14:textId="2A4C6A7A" w:rsidR="000B2617" w:rsidDel="00AE423A" w:rsidRDefault="000B2617">
          <w:pPr>
            <w:pStyle w:val="TOC2"/>
            <w:tabs>
              <w:tab w:val="left" w:pos="1260"/>
              <w:tab w:val="right" w:leader="dot" w:pos="8607"/>
            </w:tabs>
            <w:ind w:left="480"/>
            <w:rPr>
              <w:del w:id="343" w:author="Microsoft Office User" w:date="2023-06-08T13:30:00Z"/>
              <w:rFonts w:eastAsiaTheme="minorEastAsia"/>
              <w:noProof/>
              <w:sz w:val="21"/>
              <w14:ligatures w14:val="standardContextual"/>
            </w:rPr>
          </w:pPr>
          <w:del w:id="344" w:author="Microsoft Office User" w:date="2023-06-08T13:30:00Z">
            <w:r w:rsidRPr="00AE423A" w:rsidDel="00AE423A">
              <w:rPr>
                <w:noProof/>
                <w:rPrChange w:id="345" w:author="Microsoft Office User" w:date="2023-06-08T13:30:00Z">
                  <w:rPr>
                    <w:rStyle w:val="af0"/>
                    <w:rFonts w:ascii="Arial" w:eastAsia="黑体" w:hAnsi="Arial" w:cs="Arial"/>
                    <w:noProof/>
                  </w:rPr>
                </w:rPrChange>
              </w:rPr>
              <w:delText>2.4</w:delText>
            </w:r>
            <w:r w:rsidDel="00AE423A">
              <w:rPr>
                <w:rFonts w:eastAsiaTheme="minorEastAsia"/>
                <w:noProof/>
                <w:sz w:val="21"/>
                <w14:ligatures w14:val="standardContextual"/>
              </w:rPr>
              <w:tab/>
            </w:r>
            <w:r w:rsidRPr="00AE423A" w:rsidDel="00AE423A">
              <w:rPr>
                <w:rFonts w:hint="eastAsia"/>
                <w:noProof/>
                <w:rPrChange w:id="346" w:author="Microsoft Office User" w:date="2023-06-08T13:30:00Z">
                  <w:rPr>
                    <w:rStyle w:val="af0"/>
                    <w:rFonts w:ascii="Arial" w:eastAsia="黑体" w:hAnsi="Arial" w:cs="Arial" w:hint="eastAsia"/>
                    <w:noProof/>
                  </w:rPr>
                </w:rPrChange>
              </w:rPr>
              <w:delText>潜标声学应答板与潜标水通机板的串口通信</w:delText>
            </w:r>
            <w:r w:rsidDel="00AE423A">
              <w:rPr>
                <w:noProof/>
                <w:webHidden/>
              </w:rPr>
              <w:tab/>
              <w:delText>17</w:delText>
            </w:r>
          </w:del>
        </w:p>
        <w:p w14:paraId="6B35F88A" w14:textId="053A29F3" w:rsidR="000B2617" w:rsidDel="00AE423A" w:rsidRDefault="000B2617">
          <w:pPr>
            <w:pStyle w:val="TOC3"/>
            <w:tabs>
              <w:tab w:val="left" w:pos="1680"/>
              <w:tab w:val="right" w:leader="dot" w:pos="8607"/>
            </w:tabs>
            <w:ind w:left="960"/>
            <w:rPr>
              <w:del w:id="347" w:author="Microsoft Office User" w:date="2023-06-08T13:30:00Z"/>
              <w:rFonts w:eastAsiaTheme="minorEastAsia"/>
              <w:noProof/>
              <w:sz w:val="21"/>
              <w14:ligatures w14:val="standardContextual"/>
            </w:rPr>
          </w:pPr>
          <w:del w:id="348" w:author="Microsoft Office User" w:date="2023-06-08T13:30:00Z">
            <w:r w:rsidRPr="00AE423A" w:rsidDel="00AE423A">
              <w:rPr>
                <w:noProof/>
                <w:rPrChange w:id="349" w:author="Microsoft Office User" w:date="2023-06-08T13:30:00Z">
                  <w:rPr>
                    <w:rStyle w:val="af0"/>
                    <w:rFonts w:ascii="Arial" w:eastAsia="黑体" w:hAnsi="Arial" w:cs="Arial"/>
                    <w:noProof/>
                  </w:rPr>
                </w:rPrChange>
              </w:rPr>
              <w:delText>2.4.1</w:delText>
            </w:r>
            <w:r w:rsidDel="00AE423A">
              <w:rPr>
                <w:rFonts w:eastAsiaTheme="minorEastAsia"/>
                <w:noProof/>
                <w:sz w:val="21"/>
                <w14:ligatures w14:val="standardContextual"/>
              </w:rPr>
              <w:tab/>
            </w:r>
            <w:r w:rsidRPr="00AE423A" w:rsidDel="00AE423A">
              <w:rPr>
                <w:rFonts w:hint="eastAsia"/>
                <w:noProof/>
                <w:rPrChange w:id="350" w:author="Microsoft Office User" w:date="2023-06-08T13:30:00Z">
                  <w:rPr>
                    <w:rStyle w:val="af0"/>
                    <w:rFonts w:ascii="Arial" w:eastAsia="黑体" w:hAnsi="Arial" w:cs="Arial" w:hint="eastAsia"/>
                    <w:noProof/>
                  </w:rPr>
                </w:rPrChange>
              </w:rPr>
              <w:delText>方向说明</w:delText>
            </w:r>
            <w:r w:rsidDel="00AE423A">
              <w:rPr>
                <w:noProof/>
                <w:webHidden/>
              </w:rPr>
              <w:tab/>
              <w:delText>18</w:delText>
            </w:r>
          </w:del>
        </w:p>
        <w:p w14:paraId="108CA96B" w14:textId="5AE76080" w:rsidR="000B2617" w:rsidDel="00AE423A" w:rsidRDefault="000B2617">
          <w:pPr>
            <w:pStyle w:val="TOC3"/>
            <w:tabs>
              <w:tab w:val="left" w:pos="1680"/>
              <w:tab w:val="right" w:leader="dot" w:pos="8607"/>
            </w:tabs>
            <w:ind w:left="960"/>
            <w:rPr>
              <w:del w:id="351" w:author="Microsoft Office User" w:date="2023-06-08T13:30:00Z"/>
              <w:rFonts w:eastAsiaTheme="minorEastAsia"/>
              <w:noProof/>
              <w:sz w:val="21"/>
              <w14:ligatures w14:val="standardContextual"/>
            </w:rPr>
          </w:pPr>
          <w:del w:id="352" w:author="Microsoft Office User" w:date="2023-06-08T13:30:00Z">
            <w:r w:rsidRPr="00AE423A" w:rsidDel="00AE423A">
              <w:rPr>
                <w:noProof/>
                <w:rPrChange w:id="353" w:author="Microsoft Office User" w:date="2023-06-08T13:30:00Z">
                  <w:rPr>
                    <w:rStyle w:val="af0"/>
                    <w:rFonts w:ascii="Arial" w:eastAsia="黑体" w:hAnsi="Arial" w:cs="Arial"/>
                    <w:noProof/>
                  </w:rPr>
                </w:rPrChange>
              </w:rPr>
              <w:delText>2.4.2</w:delText>
            </w:r>
            <w:r w:rsidDel="00AE423A">
              <w:rPr>
                <w:rFonts w:eastAsiaTheme="minorEastAsia"/>
                <w:noProof/>
                <w:sz w:val="21"/>
                <w14:ligatures w14:val="standardContextual"/>
              </w:rPr>
              <w:tab/>
            </w:r>
            <w:r w:rsidRPr="00AE423A" w:rsidDel="00AE423A">
              <w:rPr>
                <w:rFonts w:hint="eastAsia"/>
                <w:noProof/>
                <w:rPrChange w:id="354" w:author="Microsoft Office User" w:date="2023-06-08T13:30:00Z">
                  <w:rPr>
                    <w:rStyle w:val="af0"/>
                    <w:rFonts w:ascii="Arial" w:eastAsia="黑体" w:hAnsi="Arial" w:cs="Arial" w:hint="eastAsia"/>
                    <w:noProof/>
                  </w:rPr>
                </w:rPrChange>
              </w:rPr>
              <w:delText>通信协议格式</w:delText>
            </w:r>
            <w:r w:rsidDel="00AE423A">
              <w:rPr>
                <w:noProof/>
                <w:webHidden/>
              </w:rPr>
              <w:tab/>
              <w:delText>18</w:delText>
            </w:r>
          </w:del>
        </w:p>
        <w:p w14:paraId="7F4C2BD5" w14:textId="2F055018" w:rsidR="000B2617" w:rsidDel="00AE423A" w:rsidRDefault="000B2617">
          <w:pPr>
            <w:pStyle w:val="TOC3"/>
            <w:tabs>
              <w:tab w:val="left" w:pos="1680"/>
              <w:tab w:val="right" w:leader="dot" w:pos="8607"/>
            </w:tabs>
            <w:ind w:left="960"/>
            <w:rPr>
              <w:del w:id="355" w:author="Microsoft Office User" w:date="2023-06-08T13:30:00Z"/>
              <w:rFonts w:eastAsiaTheme="minorEastAsia"/>
              <w:noProof/>
              <w:sz w:val="21"/>
              <w14:ligatures w14:val="standardContextual"/>
            </w:rPr>
          </w:pPr>
          <w:del w:id="356" w:author="Microsoft Office User" w:date="2023-06-08T13:30:00Z">
            <w:r w:rsidRPr="00AE423A" w:rsidDel="00AE423A">
              <w:rPr>
                <w:noProof/>
                <w:rPrChange w:id="357" w:author="Microsoft Office User" w:date="2023-06-08T13:30:00Z">
                  <w:rPr>
                    <w:rStyle w:val="af0"/>
                    <w:rFonts w:ascii="Arial" w:eastAsia="黑体" w:hAnsi="Arial" w:cs="Arial"/>
                    <w:noProof/>
                  </w:rPr>
                </w:rPrChange>
              </w:rPr>
              <w:delText>2.4.3</w:delText>
            </w:r>
            <w:r w:rsidDel="00AE423A">
              <w:rPr>
                <w:rFonts w:eastAsiaTheme="minorEastAsia"/>
                <w:noProof/>
                <w:sz w:val="21"/>
                <w14:ligatures w14:val="standardContextual"/>
              </w:rPr>
              <w:tab/>
            </w:r>
            <w:r w:rsidRPr="00AE423A" w:rsidDel="00AE423A">
              <w:rPr>
                <w:rFonts w:hint="eastAsia"/>
                <w:noProof/>
                <w:rPrChange w:id="358" w:author="Microsoft Office User" w:date="2023-06-08T13:30:00Z">
                  <w:rPr>
                    <w:rStyle w:val="af0"/>
                    <w:rFonts w:ascii="Arial" w:eastAsia="黑体" w:hAnsi="Arial" w:cs="Arial" w:hint="eastAsia"/>
                    <w:noProof/>
                  </w:rPr>
                </w:rPrChange>
              </w:rPr>
              <w:delText>通信协议内容</w:delText>
            </w:r>
            <w:r w:rsidDel="00AE423A">
              <w:rPr>
                <w:noProof/>
                <w:webHidden/>
              </w:rPr>
              <w:tab/>
              <w:delText>19</w:delText>
            </w:r>
          </w:del>
        </w:p>
        <w:p w14:paraId="283A92E6" w14:textId="050FE96F" w:rsidR="000B2617" w:rsidDel="00AE423A" w:rsidRDefault="000B2617">
          <w:pPr>
            <w:pStyle w:val="TOC2"/>
            <w:tabs>
              <w:tab w:val="left" w:pos="1260"/>
              <w:tab w:val="right" w:leader="dot" w:pos="8607"/>
            </w:tabs>
            <w:ind w:left="480"/>
            <w:rPr>
              <w:del w:id="359" w:author="Microsoft Office User" w:date="2023-06-08T13:30:00Z"/>
              <w:rFonts w:eastAsiaTheme="minorEastAsia"/>
              <w:noProof/>
              <w:sz w:val="21"/>
              <w14:ligatures w14:val="standardContextual"/>
            </w:rPr>
          </w:pPr>
          <w:del w:id="360" w:author="Microsoft Office User" w:date="2023-06-08T13:30:00Z">
            <w:r w:rsidRPr="00AE423A" w:rsidDel="00AE423A">
              <w:rPr>
                <w:noProof/>
                <w:rPrChange w:id="361" w:author="Microsoft Office User" w:date="2023-06-08T13:30:00Z">
                  <w:rPr>
                    <w:rStyle w:val="af0"/>
                    <w:rFonts w:ascii="Arial" w:eastAsia="黑体" w:hAnsi="Arial" w:cs="Arial"/>
                    <w:noProof/>
                  </w:rPr>
                </w:rPrChange>
              </w:rPr>
              <w:delText>2.5</w:delText>
            </w:r>
            <w:r w:rsidDel="00AE423A">
              <w:rPr>
                <w:rFonts w:eastAsiaTheme="minorEastAsia"/>
                <w:noProof/>
                <w:sz w:val="21"/>
                <w14:ligatures w14:val="standardContextual"/>
              </w:rPr>
              <w:tab/>
            </w:r>
            <w:r w:rsidRPr="00AE423A" w:rsidDel="00AE423A">
              <w:rPr>
                <w:rFonts w:hint="eastAsia"/>
                <w:noProof/>
                <w:rPrChange w:id="362" w:author="Microsoft Office User" w:date="2023-06-08T13:30:00Z">
                  <w:rPr>
                    <w:rStyle w:val="af0"/>
                    <w:rFonts w:ascii="Arial" w:eastAsia="黑体" w:hAnsi="Arial" w:cs="Arial" w:hint="eastAsia"/>
                    <w:noProof/>
                  </w:rPr>
                </w:rPrChange>
              </w:rPr>
              <w:delText>显控软件与北斗岸站模块的串口通信</w:delText>
            </w:r>
            <w:r w:rsidDel="00AE423A">
              <w:rPr>
                <w:noProof/>
                <w:webHidden/>
              </w:rPr>
              <w:tab/>
              <w:delText>21</w:delText>
            </w:r>
          </w:del>
        </w:p>
        <w:p w14:paraId="6A225998" w14:textId="27FCB0B5" w:rsidR="000B2617" w:rsidDel="00AE423A" w:rsidRDefault="000B2617">
          <w:pPr>
            <w:pStyle w:val="TOC3"/>
            <w:tabs>
              <w:tab w:val="left" w:pos="1680"/>
              <w:tab w:val="right" w:leader="dot" w:pos="8607"/>
            </w:tabs>
            <w:ind w:left="960"/>
            <w:rPr>
              <w:del w:id="363" w:author="Microsoft Office User" w:date="2023-06-08T13:30:00Z"/>
              <w:rFonts w:eastAsiaTheme="minorEastAsia"/>
              <w:noProof/>
              <w:sz w:val="21"/>
              <w14:ligatures w14:val="standardContextual"/>
            </w:rPr>
          </w:pPr>
          <w:del w:id="364" w:author="Microsoft Office User" w:date="2023-06-08T13:30:00Z">
            <w:r w:rsidRPr="00AE423A" w:rsidDel="00AE423A">
              <w:rPr>
                <w:noProof/>
                <w:rPrChange w:id="365" w:author="Microsoft Office User" w:date="2023-06-08T13:30:00Z">
                  <w:rPr>
                    <w:rStyle w:val="af0"/>
                    <w:rFonts w:ascii="Arial" w:eastAsia="黑体" w:hAnsi="Arial" w:cs="Arial"/>
                    <w:noProof/>
                  </w:rPr>
                </w:rPrChange>
              </w:rPr>
              <w:delText>2.5.1</w:delText>
            </w:r>
            <w:r w:rsidDel="00AE423A">
              <w:rPr>
                <w:rFonts w:eastAsiaTheme="minorEastAsia"/>
                <w:noProof/>
                <w:sz w:val="21"/>
                <w14:ligatures w14:val="standardContextual"/>
              </w:rPr>
              <w:tab/>
            </w:r>
            <w:r w:rsidRPr="00AE423A" w:rsidDel="00AE423A">
              <w:rPr>
                <w:rFonts w:hint="eastAsia"/>
                <w:noProof/>
                <w:rPrChange w:id="366" w:author="Microsoft Office User" w:date="2023-06-08T13:30:00Z">
                  <w:rPr>
                    <w:rStyle w:val="af0"/>
                    <w:rFonts w:ascii="Arial" w:eastAsia="黑体" w:hAnsi="Arial" w:cs="Arial" w:hint="eastAsia"/>
                    <w:noProof/>
                  </w:rPr>
                </w:rPrChange>
              </w:rPr>
              <w:delText>方向说明</w:delText>
            </w:r>
            <w:r w:rsidDel="00AE423A">
              <w:rPr>
                <w:noProof/>
                <w:webHidden/>
              </w:rPr>
              <w:tab/>
              <w:delText>21</w:delText>
            </w:r>
          </w:del>
        </w:p>
        <w:p w14:paraId="42D40678" w14:textId="2263D63B" w:rsidR="000B2617" w:rsidDel="00AE423A" w:rsidRDefault="000B2617">
          <w:pPr>
            <w:pStyle w:val="TOC3"/>
            <w:tabs>
              <w:tab w:val="left" w:pos="1680"/>
              <w:tab w:val="right" w:leader="dot" w:pos="8607"/>
            </w:tabs>
            <w:ind w:left="960"/>
            <w:rPr>
              <w:del w:id="367" w:author="Microsoft Office User" w:date="2023-06-08T13:30:00Z"/>
              <w:rFonts w:eastAsiaTheme="minorEastAsia"/>
              <w:noProof/>
              <w:sz w:val="21"/>
              <w14:ligatures w14:val="standardContextual"/>
            </w:rPr>
          </w:pPr>
          <w:del w:id="368" w:author="Microsoft Office User" w:date="2023-06-08T13:30:00Z">
            <w:r w:rsidRPr="00AE423A" w:rsidDel="00AE423A">
              <w:rPr>
                <w:noProof/>
                <w:rPrChange w:id="369" w:author="Microsoft Office User" w:date="2023-06-08T13:30:00Z">
                  <w:rPr>
                    <w:rStyle w:val="af0"/>
                    <w:rFonts w:ascii="Arial" w:eastAsia="黑体" w:hAnsi="Arial" w:cs="Arial"/>
                    <w:noProof/>
                  </w:rPr>
                </w:rPrChange>
              </w:rPr>
              <w:delText>2.5.2</w:delText>
            </w:r>
            <w:r w:rsidDel="00AE423A">
              <w:rPr>
                <w:rFonts w:eastAsiaTheme="minorEastAsia"/>
                <w:noProof/>
                <w:sz w:val="21"/>
                <w14:ligatures w14:val="standardContextual"/>
              </w:rPr>
              <w:tab/>
            </w:r>
            <w:r w:rsidRPr="00AE423A" w:rsidDel="00AE423A">
              <w:rPr>
                <w:rFonts w:hint="eastAsia"/>
                <w:noProof/>
                <w:rPrChange w:id="370" w:author="Microsoft Office User" w:date="2023-06-08T13:30:00Z">
                  <w:rPr>
                    <w:rStyle w:val="af0"/>
                    <w:rFonts w:ascii="Arial" w:eastAsia="黑体" w:hAnsi="Arial" w:cs="Arial" w:hint="eastAsia"/>
                    <w:noProof/>
                  </w:rPr>
                </w:rPrChange>
              </w:rPr>
              <w:delText>通信协议格式</w:delText>
            </w:r>
            <w:r w:rsidDel="00AE423A">
              <w:rPr>
                <w:noProof/>
                <w:webHidden/>
              </w:rPr>
              <w:tab/>
              <w:delText>21</w:delText>
            </w:r>
          </w:del>
        </w:p>
        <w:p w14:paraId="5B08F2CC" w14:textId="7BC8ACF2" w:rsidR="000B2617" w:rsidDel="00AE423A" w:rsidRDefault="000B2617">
          <w:pPr>
            <w:pStyle w:val="TOC3"/>
            <w:tabs>
              <w:tab w:val="left" w:pos="1680"/>
              <w:tab w:val="right" w:leader="dot" w:pos="8607"/>
            </w:tabs>
            <w:ind w:left="960"/>
            <w:rPr>
              <w:del w:id="371" w:author="Microsoft Office User" w:date="2023-06-08T13:30:00Z"/>
              <w:rFonts w:eastAsiaTheme="minorEastAsia"/>
              <w:noProof/>
              <w:sz w:val="21"/>
              <w14:ligatures w14:val="standardContextual"/>
            </w:rPr>
          </w:pPr>
          <w:del w:id="372" w:author="Microsoft Office User" w:date="2023-06-08T13:30:00Z">
            <w:r w:rsidRPr="00AE423A" w:rsidDel="00AE423A">
              <w:rPr>
                <w:noProof/>
                <w:rPrChange w:id="373" w:author="Microsoft Office User" w:date="2023-06-08T13:30:00Z">
                  <w:rPr>
                    <w:rStyle w:val="af0"/>
                    <w:rFonts w:ascii="Arial" w:eastAsia="黑体" w:hAnsi="Arial" w:cs="Arial"/>
                    <w:noProof/>
                  </w:rPr>
                </w:rPrChange>
              </w:rPr>
              <w:delText>2.5.3</w:delText>
            </w:r>
            <w:r w:rsidDel="00AE423A">
              <w:rPr>
                <w:rFonts w:eastAsiaTheme="minorEastAsia"/>
                <w:noProof/>
                <w:sz w:val="21"/>
                <w14:ligatures w14:val="standardContextual"/>
              </w:rPr>
              <w:tab/>
            </w:r>
            <w:r w:rsidRPr="00AE423A" w:rsidDel="00AE423A">
              <w:rPr>
                <w:rFonts w:hint="eastAsia"/>
                <w:noProof/>
                <w:rPrChange w:id="374" w:author="Microsoft Office User" w:date="2023-06-08T13:30:00Z">
                  <w:rPr>
                    <w:rStyle w:val="af0"/>
                    <w:rFonts w:ascii="Arial" w:eastAsia="黑体" w:hAnsi="Arial" w:cs="Arial" w:hint="eastAsia"/>
                    <w:noProof/>
                  </w:rPr>
                </w:rPrChange>
              </w:rPr>
              <w:delText>北斗通信协议内容</w:delText>
            </w:r>
            <w:r w:rsidDel="00AE423A">
              <w:rPr>
                <w:noProof/>
                <w:webHidden/>
              </w:rPr>
              <w:tab/>
              <w:delText>22</w:delText>
            </w:r>
          </w:del>
        </w:p>
        <w:p w14:paraId="015767B6" w14:textId="16B5FD17" w:rsidR="000B2617" w:rsidDel="00AE423A" w:rsidRDefault="000B2617">
          <w:pPr>
            <w:pStyle w:val="TOC3"/>
            <w:tabs>
              <w:tab w:val="left" w:pos="1680"/>
              <w:tab w:val="right" w:leader="dot" w:pos="8607"/>
            </w:tabs>
            <w:ind w:left="960"/>
            <w:rPr>
              <w:del w:id="375" w:author="Microsoft Office User" w:date="2023-06-08T13:30:00Z"/>
              <w:rFonts w:eastAsiaTheme="minorEastAsia"/>
              <w:noProof/>
              <w:sz w:val="21"/>
              <w14:ligatures w14:val="standardContextual"/>
            </w:rPr>
          </w:pPr>
          <w:del w:id="376" w:author="Microsoft Office User" w:date="2023-06-08T13:30:00Z">
            <w:r w:rsidRPr="00AE423A" w:rsidDel="00AE423A">
              <w:rPr>
                <w:noProof/>
                <w:rPrChange w:id="377" w:author="Microsoft Office User" w:date="2023-06-08T13:30:00Z">
                  <w:rPr>
                    <w:rStyle w:val="af0"/>
                    <w:rFonts w:ascii="Arial" w:eastAsia="黑体" w:hAnsi="Arial" w:cs="Arial"/>
                    <w:noProof/>
                  </w:rPr>
                </w:rPrChange>
              </w:rPr>
              <w:delText>2.5.4</w:delText>
            </w:r>
            <w:r w:rsidDel="00AE423A">
              <w:rPr>
                <w:rFonts w:eastAsiaTheme="minorEastAsia"/>
                <w:noProof/>
                <w:sz w:val="21"/>
                <w14:ligatures w14:val="standardContextual"/>
              </w:rPr>
              <w:tab/>
            </w:r>
            <w:r w:rsidRPr="00AE423A" w:rsidDel="00AE423A">
              <w:rPr>
                <w:rFonts w:hint="eastAsia"/>
                <w:noProof/>
                <w:rPrChange w:id="378" w:author="Microsoft Office User" w:date="2023-06-08T13:30:00Z">
                  <w:rPr>
                    <w:rStyle w:val="af0"/>
                    <w:rFonts w:ascii="Arial" w:eastAsia="黑体" w:hAnsi="Arial" w:cs="Arial" w:hint="eastAsia"/>
                    <w:noProof/>
                  </w:rPr>
                </w:rPrChange>
              </w:rPr>
              <w:delText>无线通信协议内容</w:delText>
            </w:r>
            <w:r w:rsidDel="00AE423A">
              <w:rPr>
                <w:noProof/>
                <w:webHidden/>
              </w:rPr>
              <w:tab/>
              <w:delText>23</w:delText>
            </w:r>
          </w:del>
        </w:p>
        <w:p w14:paraId="11325E4D" w14:textId="35E46027" w:rsidR="000B2617" w:rsidDel="00AE423A" w:rsidRDefault="000B2617">
          <w:pPr>
            <w:pStyle w:val="TOC2"/>
            <w:tabs>
              <w:tab w:val="left" w:pos="1260"/>
              <w:tab w:val="right" w:leader="dot" w:pos="8607"/>
            </w:tabs>
            <w:ind w:left="480"/>
            <w:rPr>
              <w:del w:id="379" w:author="Microsoft Office User" w:date="2023-06-08T13:30:00Z"/>
              <w:rFonts w:eastAsiaTheme="minorEastAsia"/>
              <w:noProof/>
              <w:sz w:val="21"/>
              <w14:ligatures w14:val="standardContextual"/>
            </w:rPr>
          </w:pPr>
          <w:del w:id="380" w:author="Microsoft Office User" w:date="2023-06-08T13:30:00Z">
            <w:r w:rsidRPr="00AE423A" w:rsidDel="00AE423A">
              <w:rPr>
                <w:noProof/>
                <w:rPrChange w:id="381" w:author="Microsoft Office User" w:date="2023-06-08T13:30:00Z">
                  <w:rPr>
                    <w:rStyle w:val="af0"/>
                    <w:rFonts w:ascii="Arial" w:eastAsia="黑体" w:hAnsi="Arial" w:cs="Arial"/>
                    <w:noProof/>
                  </w:rPr>
                </w:rPrChange>
              </w:rPr>
              <w:delText>2.6</w:delText>
            </w:r>
            <w:r w:rsidDel="00AE423A">
              <w:rPr>
                <w:rFonts w:eastAsiaTheme="minorEastAsia"/>
                <w:noProof/>
                <w:sz w:val="21"/>
                <w14:ligatures w14:val="standardContextual"/>
              </w:rPr>
              <w:tab/>
            </w:r>
            <w:r w:rsidRPr="00AE423A" w:rsidDel="00AE423A">
              <w:rPr>
                <w:rFonts w:hint="eastAsia"/>
                <w:noProof/>
                <w:rPrChange w:id="382" w:author="Microsoft Office User" w:date="2023-06-08T13:30:00Z">
                  <w:rPr>
                    <w:rStyle w:val="af0"/>
                    <w:rFonts w:ascii="Arial" w:eastAsia="黑体" w:hAnsi="Arial" w:cs="Arial" w:hint="eastAsia"/>
                    <w:noProof/>
                  </w:rPr>
                </w:rPrChange>
              </w:rPr>
              <w:delText>甲板单元信号处理单元与北斗岸站模块的串口通信</w:delText>
            </w:r>
            <w:r w:rsidDel="00AE423A">
              <w:rPr>
                <w:noProof/>
                <w:webHidden/>
              </w:rPr>
              <w:tab/>
              <w:delText>24</w:delText>
            </w:r>
          </w:del>
        </w:p>
        <w:p w14:paraId="545877C1" w14:textId="29EC6F02" w:rsidR="000B2617" w:rsidDel="00AE423A" w:rsidRDefault="000B2617">
          <w:pPr>
            <w:pStyle w:val="TOC3"/>
            <w:tabs>
              <w:tab w:val="left" w:pos="1680"/>
              <w:tab w:val="right" w:leader="dot" w:pos="8607"/>
            </w:tabs>
            <w:ind w:left="960"/>
            <w:rPr>
              <w:del w:id="383" w:author="Microsoft Office User" w:date="2023-06-08T13:30:00Z"/>
              <w:rFonts w:eastAsiaTheme="minorEastAsia"/>
              <w:noProof/>
              <w:sz w:val="21"/>
              <w14:ligatures w14:val="standardContextual"/>
            </w:rPr>
          </w:pPr>
          <w:del w:id="384" w:author="Microsoft Office User" w:date="2023-06-08T13:30:00Z">
            <w:r w:rsidRPr="00AE423A" w:rsidDel="00AE423A">
              <w:rPr>
                <w:noProof/>
                <w:rPrChange w:id="385" w:author="Microsoft Office User" w:date="2023-06-08T13:30:00Z">
                  <w:rPr>
                    <w:rStyle w:val="af0"/>
                    <w:rFonts w:ascii="Arial" w:eastAsia="黑体" w:hAnsi="Arial" w:cs="Arial"/>
                    <w:noProof/>
                  </w:rPr>
                </w:rPrChange>
              </w:rPr>
              <w:delText>2.6.1</w:delText>
            </w:r>
            <w:r w:rsidDel="00AE423A">
              <w:rPr>
                <w:rFonts w:eastAsiaTheme="minorEastAsia"/>
                <w:noProof/>
                <w:sz w:val="21"/>
                <w14:ligatures w14:val="standardContextual"/>
              </w:rPr>
              <w:tab/>
            </w:r>
            <w:r w:rsidRPr="00AE423A" w:rsidDel="00AE423A">
              <w:rPr>
                <w:rFonts w:hint="eastAsia"/>
                <w:noProof/>
                <w:rPrChange w:id="386" w:author="Microsoft Office User" w:date="2023-06-08T13:30:00Z">
                  <w:rPr>
                    <w:rStyle w:val="af0"/>
                    <w:rFonts w:ascii="Arial" w:eastAsia="黑体" w:hAnsi="Arial" w:cs="Arial" w:hint="eastAsia"/>
                    <w:noProof/>
                  </w:rPr>
                </w:rPrChange>
              </w:rPr>
              <w:delText>方向说明</w:delText>
            </w:r>
            <w:r w:rsidDel="00AE423A">
              <w:rPr>
                <w:noProof/>
                <w:webHidden/>
              </w:rPr>
              <w:tab/>
              <w:delText>24</w:delText>
            </w:r>
          </w:del>
        </w:p>
        <w:p w14:paraId="60F70CE7" w14:textId="51C9C05D" w:rsidR="000B2617" w:rsidDel="00AE423A" w:rsidRDefault="000B2617">
          <w:pPr>
            <w:pStyle w:val="TOC3"/>
            <w:tabs>
              <w:tab w:val="left" w:pos="1680"/>
              <w:tab w:val="right" w:leader="dot" w:pos="8607"/>
            </w:tabs>
            <w:ind w:left="960"/>
            <w:rPr>
              <w:del w:id="387" w:author="Microsoft Office User" w:date="2023-06-08T13:30:00Z"/>
              <w:rFonts w:eastAsiaTheme="minorEastAsia"/>
              <w:noProof/>
              <w:sz w:val="21"/>
              <w14:ligatures w14:val="standardContextual"/>
            </w:rPr>
          </w:pPr>
          <w:del w:id="388" w:author="Microsoft Office User" w:date="2023-06-08T13:30:00Z">
            <w:r w:rsidRPr="00AE423A" w:rsidDel="00AE423A">
              <w:rPr>
                <w:noProof/>
                <w:rPrChange w:id="389" w:author="Microsoft Office User" w:date="2023-06-08T13:30:00Z">
                  <w:rPr>
                    <w:rStyle w:val="af0"/>
                    <w:rFonts w:ascii="Arial" w:eastAsia="黑体" w:hAnsi="Arial" w:cs="Arial"/>
                    <w:noProof/>
                  </w:rPr>
                </w:rPrChange>
              </w:rPr>
              <w:delText>2.6.2</w:delText>
            </w:r>
            <w:r w:rsidDel="00AE423A">
              <w:rPr>
                <w:rFonts w:eastAsiaTheme="minorEastAsia"/>
                <w:noProof/>
                <w:sz w:val="21"/>
                <w14:ligatures w14:val="standardContextual"/>
              </w:rPr>
              <w:tab/>
            </w:r>
            <w:r w:rsidRPr="00AE423A" w:rsidDel="00AE423A">
              <w:rPr>
                <w:rFonts w:hint="eastAsia"/>
                <w:noProof/>
                <w:rPrChange w:id="390" w:author="Microsoft Office User" w:date="2023-06-08T13:30:00Z">
                  <w:rPr>
                    <w:rStyle w:val="af0"/>
                    <w:rFonts w:ascii="Arial" w:eastAsia="黑体" w:hAnsi="Arial" w:cs="Arial" w:hint="eastAsia"/>
                    <w:noProof/>
                  </w:rPr>
                </w:rPrChange>
              </w:rPr>
              <w:delText>通信协议内容</w:delText>
            </w:r>
            <w:r w:rsidDel="00AE423A">
              <w:rPr>
                <w:noProof/>
                <w:webHidden/>
              </w:rPr>
              <w:tab/>
              <w:delText>24</w:delText>
            </w:r>
          </w:del>
        </w:p>
        <w:p w14:paraId="00B6DDBA" w14:textId="47A55EF8" w:rsidR="000B2617" w:rsidDel="00AE423A" w:rsidRDefault="000B2617">
          <w:pPr>
            <w:pStyle w:val="TOC3"/>
            <w:tabs>
              <w:tab w:val="left" w:pos="1680"/>
              <w:tab w:val="right" w:leader="dot" w:pos="8607"/>
            </w:tabs>
            <w:ind w:left="960"/>
            <w:rPr>
              <w:del w:id="391" w:author="Microsoft Office User" w:date="2023-06-08T13:30:00Z"/>
              <w:rFonts w:eastAsiaTheme="minorEastAsia"/>
              <w:noProof/>
              <w:sz w:val="21"/>
              <w14:ligatures w14:val="standardContextual"/>
            </w:rPr>
          </w:pPr>
          <w:del w:id="392" w:author="Microsoft Office User" w:date="2023-06-08T13:30:00Z">
            <w:r w:rsidRPr="00AE423A" w:rsidDel="00AE423A">
              <w:rPr>
                <w:noProof/>
                <w:rPrChange w:id="393" w:author="Microsoft Office User" w:date="2023-06-08T13:30:00Z">
                  <w:rPr>
                    <w:rStyle w:val="af0"/>
                    <w:rFonts w:ascii="Arial" w:eastAsia="黑体" w:hAnsi="Arial" w:cs="Arial"/>
                    <w:noProof/>
                  </w:rPr>
                </w:rPrChange>
              </w:rPr>
              <w:delText>2.6.3</w:delText>
            </w:r>
            <w:r w:rsidDel="00AE423A">
              <w:rPr>
                <w:rFonts w:eastAsiaTheme="minorEastAsia"/>
                <w:noProof/>
                <w:sz w:val="21"/>
                <w14:ligatures w14:val="standardContextual"/>
              </w:rPr>
              <w:tab/>
            </w:r>
            <w:r w:rsidRPr="00AE423A" w:rsidDel="00AE423A">
              <w:rPr>
                <w:rFonts w:hint="eastAsia"/>
                <w:noProof/>
                <w:rPrChange w:id="394" w:author="Microsoft Office User" w:date="2023-06-08T13:30:00Z">
                  <w:rPr>
                    <w:rStyle w:val="af0"/>
                    <w:rFonts w:ascii="Arial" w:eastAsia="黑体" w:hAnsi="Arial" w:cs="Arial" w:hint="eastAsia"/>
                    <w:noProof/>
                  </w:rPr>
                </w:rPrChange>
              </w:rPr>
              <w:delText>数据内容说明</w:delText>
            </w:r>
            <w:r w:rsidDel="00AE423A">
              <w:rPr>
                <w:noProof/>
                <w:webHidden/>
              </w:rPr>
              <w:tab/>
              <w:delText>24</w:delText>
            </w:r>
          </w:del>
        </w:p>
        <w:p w14:paraId="0264D9F4" w14:textId="67FA772E" w:rsidR="000B2617" w:rsidDel="00AE423A" w:rsidRDefault="000B2617">
          <w:pPr>
            <w:pStyle w:val="TOC1"/>
            <w:tabs>
              <w:tab w:val="left" w:pos="420"/>
              <w:tab w:val="right" w:leader="dot" w:pos="8607"/>
            </w:tabs>
            <w:rPr>
              <w:del w:id="395" w:author="Microsoft Office User" w:date="2023-06-08T13:30:00Z"/>
              <w:rFonts w:eastAsiaTheme="minorEastAsia"/>
              <w:noProof/>
              <w:sz w:val="21"/>
              <w14:ligatures w14:val="standardContextual"/>
            </w:rPr>
          </w:pPr>
          <w:del w:id="396" w:author="Microsoft Office User" w:date="2023-06-08T13:30:00Z">
            <w:r w:rsidRPr="00AE423A" w:rsidDel="00AE423A">
              <w:rPr>
                <w:noProof/>
                <w:rPrChange w:id="397" w:author="Microsoft Office User" w:date="2023-06-08T13:30:00Z">
                  <w:rPr>
                    <w:rStyle w:val="af0"/>
                    <w:rFonts w:ascii="Arial" w:eastAsia="黑体" w:hAnsi="Arial" w:cs="Arial"/>
                    <w:noProof/>
                  </w:rPr>
                </w:rPrChange>
              </w:rPr>
              <w:delText>3</w:delText>
            </w:r>
            <w:r w:rsidDel="00AE423A">
              <w:rPr>
                <w:rFonts w:eastAsiaTheme="minorEastAsia"/>
                <w:noProof/>
                <w:sz w:val="21"/>
                <w14:ligatures w14:val="standardContextual"/>
              </w:rPr>
              <w:tab/>
            </w:r>
            <w:r w:rsidRPr="00AE423A" w:rsidDel="00AE423A">
              <w:rPr>
                <w:rFonts w:hint="eastAsia"/>
                <w:noProof/>
                <w:rPrChange w:id="398" w:author="Microsoft Office User" w:date="2023-06-08T13:30:00Z">
                  <w:rPr>
                    <w:rStyle w:val="af0"/>
                    <w:rFonts w:ascii="Arial" w:eastAsia="黑体" w:hAnsi="Arial" w:cs="Arial" w:hint="eastAsia"/>
                    <w:noProof/>
                  </w:rPr>
                </w:rPrChange>
              </w:rPr>
              <w:delText>校验方法</w:delText>
            </w:r>
            <w:r w:rsidDel="00AE423A">
              <w:rPr>
                <w:noProof/>
                <w:webHidden/>
              </w:rPr>
              <w:tab/>
              <w:delText>25</w:delText>
            </w:r>
          </w:del>
        </w:p>
        <w:p w14:paraId="720A0DA7" w14:textId="55FFC357" w:rsidR="000B2617" w:rsidDel="00AE423A" w:rsidRDefault="000B2617">
          <w:pPr>
            <w:pStyle w:val="TOC2"/>
            <w:tabs>
              <w:tab w:val="left" w:pos="1260"/>
              <w:tab w:val="right" w:leader="dot" w:pos="8607"/>
            </w:tabs>
            <w:ind w:left="480"/>
            <w:rPr>
              <w:del w:id="399" w:author="Microsoft Office User" w:date="2023-06-08T13:30:00Z"/>
              <w:rFonts w:eastAsiaTheme="minorEastAsia"/>
              <w:noProof/>
              <w:sz w:val="21"/>
              <w14:ligatures w14:val="standardContextual"/>
            </w:rPr>
          </w:pPr>
          <w:del w:id="400" w:author="Microsoft Office User" w:date="2023-06-08T13:30:00Z">
            <w:r w:rsidRPr="00AE423A" w:rsidDel="00AE423A">
              <w:rPr>
                <w:noProof/>
                <w:rPrChange w:id="401" w:author="Microsoft Office User" w:date="2023-06-08T13:30:00Z">
                  <w:rPr>
                    <w:rStyle w:val="af0"/>
                    <w:rFonts w:ascii="Arial" w:eastAsia="黑体" w:hAnsi="Arial" w:cs="Arial"/>
                    <w:noProof/>
                  </w:rPr>
                </w:rPrChange>
              </w:rPr>
              <w:delText>3.1</w:delText>
            </w:r>
            <w:r w:rsidDel="00AE423A">
              <w:rPr>
                <w:rFonts w:eastAsiaTheme="minorEastAsia"/>
                <w:noProof/>
                <w:sz w:val="21"/>
                <w14:ligatures w14:val="standardContextual"/>
              </w:rPr>
              <w:tab/>
            </w:r>
            <w:r w:rsidRPr="00AE423A" w:rsidDel="00AE423A">
              <w:rPr>
                <w:noProof/>
                <w:rPrChange w:id="402" w:author="Microsoft Office User" w:date="2023-06-08T13:30:00Z">
                  <w:rPr>
                    <w:rStyle w:val="af0"/>
                    <w:rFonts w:ascii="Arial" w:eastAsia="黑体" w:hAnsi="Arial" w:cs="Arial"/>
                    <w:noProof/>
                  </w:rPr>
                </w:rPrChange>
              </w:rPr>
              <w:delText>CRC</w:delText>
            </w:r>
            <w:r w:rsidRPr="00AE423A" w:rsidDel="00AE423A">
              <w:rPr>
                <w:rFonts w:hint="eastAsia"/>
                <w:noProof/>
                <w:rPrChange w:id="403" w:author="Microsoft Office User" w:date="2023-06-08T13:30:00Z">
                  <w:rPr>
                    <w:rStyle w:val="af0"/>
                    <w:rFonts w:ascii="Arial" w:eastAsia="黑体" w:hAnsi="Arial" w:cs="Arial" w:hint="eastAsia"/>
                    <w:noProof/>
                  </w:rPr>
                </w:rPrChange>
              </w:rPr>
              <w:delText>校验</w:delText>
            </w:r>
            <w:r w:rsidDel="00AE423A">
              <w:rPr>
                <w:noProof/>
                <w:webHidden/>
              </w:rPr>
              <w:tab/>
              <w:delText>25</w:delText>
            </w:r>
          </w:del>
        </w:p>
        <w:p w14:paraId="06BAA4DC" w14:textId="258D2F05" w:rsidR="000B2617" w:rsidDel="00AE423A" w:rsidRDefault="000B2617">
          <w:pPr>
            <w:pStyle w:val="TOC2"/>
            <w:tabs>
              <w:tab w:val="left" w:pos="1260"/>
              <w:tab w:val="right" w:leader="dot" w:pos="8607"/>
            </w:tabs>
            <w:ind w:left="480"/>
            <w:rPr>
              <w:del w:id="404" w:author="Microsoft Office User" w:date="2023-06-08T13:30:00Z"/>
              <w:rFonts w:eastAsiaTheme="minorEastAsia"/>
              <w:noProof/>
              <w:sz w:val="21"/>
              <w14:ligatures w14:val="standardContextual"/>
            </w:rPr>
          </w:pPr>
          <w:del w:id="405" w:author="Microsoft Office User" w:date="2023-06-08T13:30:00Z">
            <w:r w:rsidRPr="00AE423A" w:rsidDel="00AE423A">
              <w:rPr>
                <w:noProof/>
                <w:rPrChange w:id="406" w:author="Microsoft Office User" w:date="2023-06-08T13:30:00Z">
                  <w:rPr>
                    <w:rStyle w:val="af0"/>
                    <w:rFonts w:ascii="Arial" w:eastAsia="黑体" w:hAnsi="Arial" w:cs="Arial"/>
                    <w:noProof/>
                  </w:rPr>
                </w:rPrChange>
              </w:rPr>
              <w:delText>3.2</w:delText>
            </w:r>
            <w:r w:rsidDel="00AE423A">
              <w:rPr>
                <w:rFonts w:eastAsiaTheme="minorEastAsia"/>
                <w:noProof/>
                <w:sz w:val="21"/>
                <w14:ligatures w14:val="standardContextual"/>
              </w:rPr>
              <w:tab/>
            </w:r>
            <w:r w:rsidRPr="00AE423A" w:rsidDel="00AE423A">
              <w:rPr>
                <w:rFonts w:hint="eastAsia"/>
                <w:noProof/>
                <w:rPrChange w:id="407" w:author="Microsoft Office User" w:date="2023-06-08T13:30:00Z">
                  <w:rPr>
                    <w:rStyle w:val="af0"/>
                    <w:rFonts w:ascii="Arial" w:eastAsia="黑体" w:hAnsi="Arial" w:cs="Arial" w:hint="eastAsia"/>
                    <w:noProof/>
                  </w:rPr>
                </w:rPrChange>
              </w:rPr>
              <w:delText>水通异或校验</w:delText>
            </w:r>
            <w:r w:rsidDel="00AE423A">
              <w:rPr>
                <w:noProof/>
                <w:webHidden/>
              </w:rPr>
              <w:tab/>
              <w:delText>27</w:delText>
            </w:r>
          </w:del>
        </w:p>
        <w:p w14:paraId="4D79A334" w14:textId="41534757" w:rsidR="00E25D4F" w:rsidRPr="00005508" w:rsidRDefault="00861EA9" w:rsidP="00E25D4F">
          <w:pPr>
            <w:rPr>
              <w:color w:val="000000" w:themeColor="text1"/>
            </w:rPr>
            <w:sectPr w:rsidR="00E25D4F" w:rsidRPr="00005508" w:rsidSect="00183A87">
              <w:pgSz w:w="11906" w:h="16838"/>
              <w:pgMar w:top="1418" w:right="1418" w:bottom="1418" w:left="1871" w:header="851" w:footer="992" w:gutter="0"/>
              <w:cols w:space="425"/>
              <w:docGrid w:type="lines" w:linePitch="312"/>
            </w:sectPr>
          </w:pPr>
          <w:r w:rsidRPr="00BB02AD">
            <w:rPr>
              <w:color w:val="000000" w:themeColor="text1"/>
            </w:rPr>
            <w:fldChar w:fldCharType="end"/>
          </w:r>
        </w:p>
      </w:sdtContent>
    </w:sdt>
    <w:bookmarkEnd w:id="17"/>
    <w:bookmarkEnd w:id="18"/>
    <w:p w14:paraId="5CDEE757" w14:textId="68EB392B" w:rsidR="004B6738" w:rsidDel="00BD4FD5" w:rsidRDefault="004B6738" w:rsidP="00D0568D">
      <w:pPr>
        <w:spacing w:beforeLines="100" w:before="312" w:afterLines="150" w:after="468" w:line="360" w:lineRule="auto"/>
        <w:jc w:val="center"/>
        <w:rPr>
          <w:del w:id="408" w:author="Microsoft Office User" w:date="2023-06-08T14:43:00Z"/>
          <w:rFonts w:ascii="Arial" w:eastAsia="黑体" w:hAnsi="Arial" w:cs="Arial"/>
          <w:color w:val="000000" w:themeColor="text1"/>
          <w:sz w:val="36"/>
        </w:rPr>
      </w:pPr>
      <w:r>
        <w:rPr>
          <w:rFonts w:ascii="Arial" w:eastAsia="黑体" w:hAnsi="Arial" w:cs="Arial" w:hint="eastAsia"/>
          <w:color w:val="000000" w:themeColor="text1"/>
          <w:sz w:val="36"/>
        </w:rPr>
        <w:lastRenderedPageBreak/>
        <w:t>潜标</w:t>
      </w:r>
      <w:del w:id="409" w:author="Microsoft Office User" w:date="2023-06-08T14:43:00Z">
        <w:r w:rsidR="00F146B2" w:rsidDel="00BD4FD5">
          <w:rPr>
            <w:rFonts w:ascii="Arial" w:eastAsia="黑体" w:hAnsi="Arial" w:cs="Arial" w:hint="eastAsia"/>
            <w:color w:val="000000" w:themeColor="text1"/>
            <w:sz w:val="36"/>
          </w:rPr>
          <w:delText>和</w:delText>
        </w:r>
        <w:r w:rsidR="00F146B2" w:rsidDel="00BD4FD5">
          <w:rPr>
            <w:rFonts w:ascii="Arial" w:eastAsia="黑体" w:hAnsi="Arial" w:cs="Arial" w:hint="eastAsia"/>
            <w:color w:val="000000" w:themeColor="text1"/>
            <w:sz w:val="36"/>
          </w:rPr>
          <w:delText>A</w:delText>
        </w:r>
        <w:r w:rsidR="00F146B2" w:rsidDel="00BD4FD5">
          <w:rPr>
            <w:rFonts w:ascii="Arial" w:eastAsia="黑体" w:hAnsi="Arial" w:cs="Arial"/>
            <w:color w:val="000000" w:themeColor="text1"/>
            <w:sz w:val="36"/>
          </w:rPr>
          <w:delText>UV</w:delText>
        </w:r>
        <w:r w:rsidR="00F146B2" w:rsidDel="00BD4FD5">
          <w:rPr>
            <w:rFonts w:ascii="Arial" w:eastAsia="黑体" w:hAnsi="Arial" w:cs="Arial" w:hint="eastAsia"/>
            <w:color w:val="000000" w:themeColor="text1"/>
            <w:sz w:val="36"/>
          </w:rPr>
          <w:delText>通信</w:delText>
        </w:r>
      </w:del>
      <w:r>
        <w:rPr>
          <w:rFonts w:ascii="Arial" w:eastAsia="黑体" w:hAnsi="Arial" w:cs="Arial" w:hint="eastAsia"/>
          <w:color w:val="000000" w:themeColor="text1"/>
          <w:sz w:val="36"/>
        </w:rPr>
        <w:t>系统</w:t>
      </w:r>
    </w:p>
    <w:p w14:paraId="4E76EA6A" w14:textId="4189C1DC" w:rsidR="00E86B95" w:rsidRPr="00D0568D" w:rsidRDefault="00CD3C37">
      <w:pPr>
        <w:spacing w:beforeLines="100" w:before="312" w:afterLines="150" w:after="468" w:line="360" w:lineRule="auto"/>
        <w:jc w:val="center"/>
        <w:rPr>
          <w:rFonts w:ascii="Arial" w:eastAsia="黑体" w:hAnsi="Arial" w:cs="Arial"/>
          <w:color w:val="000000" w:themeColor="text1"/>
          <w:sz w:val="36"/>
        </w:rPr>
      </w:pPr>
      <w:r w:rsidRPr="00BB02AD">
        <w:rPr>
          <w:rFonts w:ascii="Arial" w:eastAsia="黑体" w:hAnsi="Arial" w:cs="Arial" w:hint="eastAsia"/>
          <w:color w:val="000000" w:themeColor="text1"/>
          <w:sz w:val="36"/>
        </w:rPr>
        <w:t>通信</w:t>
      </w:r>
      <w:r w:rsidRPr="00BB02AD">
        <w:rPr>
          <w:rFonts w:ascii="Arial" w:eastAsia="黑体" w:hAnsi="Arial" w:cs="Arial"/>
          <w:color w:val="000000" w:themeColor="text1"/>
          <w:sz w:val="36"/>
        </w:rPr>
        <w:t>协议</w:t>
      </w:r>
    </w:p>
    <w:p w14:paraId="430BCD42" w14:textId="3340DBEE" w:rsidR="00E86B95" w:rsidRDefault="00E86B95" w:rsidP="00152A7D">
      <w:pPr>
        <w:pStyle w:val="1"/>
        <w:numPr>
          <w:ilvl w:val="0"/>
          <w:numId w:val="3"/>
        </w:numPr>
        <w:spacing w:before="120" w:after="120" w:line="360" w:lineRule="auto"/>
        <w:rPr>
          <w:rFonts w:ascii="Arial" w:eastAsia="黑体" w:hAnsi="Arial" w:cs="Arial"/>
          <w:color w:val="000000" w:themeColor="text1"/>
          <w:sz w:val="24"/>
          <w:szCs w:val="24"/>
        </w:rPr>
      </w:pPr>
      <w:bookmarkStart w:id="410" w:name="_Toc459538876"/>
      <w:bookmarkStart w:id="411" w:name="_Toc459542135"/>
      <w:bookmarkStart w:id="412" w:name="_Toc137217268"/>
      <w:r w:rsidRPr="00BB02AD">
        <w:rPr>
          <w:rFonts w:ascii="Arial" w:eastAsia="黑体" w:hAnsi="Arial" w:cs="Arial"/>
          <w:color w:val="000000" w:themeColor="text1"/>
          <w:sz w:val="24"/>
          <w:szCs w:val="24"/>
        </w:rPr>
        <w:t>概述</w:t>
      </w:r>
      <w:bookmarkEnd w:id="410"/>
      <w:bookmarkEnd w:id="411"/>
      <w:bookmarkEnd w:id="412"/>
    </w:p>
    <w:p w14:paraId="6561F71B" w14:textId="0E7D13C4" w:rsidR="00574304" w:rsidRPr="00A52A69" w:rsidDel="00DD0FFD" w:rsidRDefault="00574304" w:rsidP="00574304">
      <w:pPr>
        <w:spacing w:beforeLines="50" w:before="156" w:afterLines="50" w:after="156" w:line="360" w:lineRule="auto"/>
        <w:ind w:firstLineChars="200" w:firstLine="480"/>
        <w:rPr>
          <w:del w:id="413" w:author="Microsoft Office User" w:date="2023-06-07T11:16:00Z"/>
          <w:rFonts w:ascii="Arial" w:hAnsi="Arial" w:cs="Arial"/>
          <w:color w:val="000000" w:themeColor="text1"/>
          <w:szCs w:val="21"/>
        </w:rPr>
      </w:pPr>
      <w:del w:id="414" w:author="Microsoft Office User" w:date="2023-06-07T11:16:00Z">
        <w:r w:rsidRPr="00A52A69" w:rsidDel="00DD0FFD">
          <w:rPr>
            <w:rFonts w:ascii="Arial" w:hAnsi="Arial" w:cs="Arial" w:hint="eastAsia"/>
            <w:color w:val="000000" w:themeColor="text1"/>
            <w:szCs w:val="21"/>
          </w:rPr>
          <w:delText>本系统包含</w:delText>
        </w:r>
        <w:r w:rsidRPr="00A52A69" w:rsidDel="00DD0FFD">
          <w:rPr>
            <w:rFonts w:ascii="Arial" w:hAnsi="Arial" w:cs="Arial"/>
            <w:color w:val="000000" w:themeColor="text1"/>
            <w:szCs w:val="21"/>
          </w:rPr>
          <w:delText>2</w:delText>
        </w:r>
        <w:r w:rsidRPr="00A52A69" w:rsidDel="00DD0FFD">
          <w:rPr>
            <w:rFonts w:ascii="Arial" w:hAnsi="Arial" w:cs="Arial" w:hint="eastAsia"/>
            <w:color w:val="000000" w:themeColor="text1"/>
            <w:szCs w:val="21"/>
          </w:rPr>
          <w:delText>个分系统：</w:delText>
        </w:r>
        <w:r w:rsidRPr="00A52A69" w:rsidDel="00DD0FFD">
          <w:rPr>
            <w:rFonts w:ascii="Arial" w:hAnsi="Arial" w:cs="Arial" w:hint="eastAsia"/>
            <w:color w:val="000000" w:themeColor="text1"/>
            <w:szCs w:val="21"/>
          </w:rPr>
          <w:delText>1</w:delText>
        </w:r>
        <w:r w:rsidRPr="00A52A69" w:rsidDel="00DD0FFD">
          <w:rPr>
            <w:rFonts w:ascii="Arial" w:hAnsi="Arial" w:cs="Arial" w:hint="eastAsia"/>
            <w:color w:val="000000" w:themeColor="text1"/>
            <w:szCs w:val="21"/>
          </w:rPr>
          <w:delText>套潜标通信系统和</w:delText>
        </w:r>
        <w:r w:rsidDel="00DD0FFD">
          <w:rPr>
            <w:rFonts w:ascii="Arial" w:hAnsi="Arial" w:cs="Arial"/>
            <w:color w:val="000000" w:themeColor="text1"/>
            <w:szCs w:val="21"/>
          </w:rPr>
          <w:delText>1</w:delText>
        </w:r>
        <w:r w:rsidRPr="00A52A69" w:rsidDel="00DD0FFD">
          <w:rPr>
            <w:rFonts w:ascii="Arial" w:hAnsi="Arial" w:cs="Arial" w:hint="eastAsia"/>
            <w:color w:val="000000" w:themeColor="text1"/>
            <w:szCs w:val="21"/>
          </w:rPr>
          <w:delText>套</w:delText>
        </w:r>
        <w:r w:rsidRPr="00A52A69" w:rsidDel="00DD0FFD">
          <w:rPr>
            <w:rFonts w:ascii="Arial" w:hAnsi="Arial" w:cs="Arial" w:hint="eastAsia"/>
            <w:color w:val="000000" w:themeColor="text1"/>
            <w:szCs w:val="21"/>
          </w:rPr>
          <w:delText>A</w:delText>
        </w:r>
        <w:r w:rsidRPr="00A52A69" w:rsidDel="00DD0FFD">
          <w:rPr>
            <w:rFonts w:ascii="Arial" w:hAnsi="Arial" w:cs="Arial"/>
            <w:color w:val="000000" w:themeColor="text1"/>
            <w:szCs w:val="21"/>
          </w:rPr>
          <w:delText>UV</w:delText>
        </w:r>
        <w:r w:rsidRPr="00A52A69" w:rsidDel="00DD0FFD">
          <w:rPr>
            <w:rFonts w:ascii="Arial" w:hAnsi="Arial" w:cs="Arial" w:hint="eastAsia"/>
            <w:color w:val="000000" w:themeColor="text1"/>
            <w:szCs w:val="21"/>
          </w:rPr>
          <w:delText>通信系统。</w:delText>
        </w:r>
      </w:del>
    </w:p>
    <w:p w14:paraId="7A51BDCB" w14:textId="77777777" w:rsidR="00574304" w:rsidRPr="00A52A69" w:rsidDel="00DD0FFD" w:rsidRDefault="00574304" w:rsidP="00574304">
      <w:pPr>
        <w:spacing w:beforeLines="50" w:before="156" w:afterLines="50" w:after="156" w:line="360" w:lineRule="auto"/>
        <w:ind w:firstLineChars="200" w:firstLine="480"/>
        <w:rPr>
          <w:del w:id="415" w:author="Microsoft Office User" w:date="2023-06-07T11:16:00Z"/>
          <w:rFonts w:ascii="Arial" w:hAnsi="Arial" w:cs="Arial"/>
          <w:color w:val="000000" w:themeColor="text1"/>
          <w:szCs w:val="21"/>
        </w:rPr>
      </w:pPr>
      <w:r w:rsidRPr="00A52A69">
        <w:rPr>
          <w:rFonts w:ascii="Arial" w:hAnsi="Arial" w:cs="Arial" w:hint="eastAsia"/>
          <w:color w:val="000000" w:themeColor="text1"/>
          <w:szCs w:val="21"/>
        </w:rPr>
        <w:t>潜标通信系统包含</w:t>
      </w:r>
      <w:r w:rsidRPr="00A52A69">
        <w:rPr>
          <w:rFonts w:ascii="Arial" w:hAnsi="Arial" w:cs="Arial" w:hint="eastAsia"/>
          <w:color w:val="000000" w:themeColor="text1"/>
          <w:szCs w:val="21"/>
        </w:rPr>
        <w:t>30</w:t>
      </w:r>
      <w:r w:rsidRPr="00A52A69">
        <w:rPr>
          <w:rFonts w:ascii="Arial" w:hAnsi="Arial" w:cs="Arial" w:hint="eastAsia"/>
          <w:color w:val="000000" w:themeColor="text1"/>
          <w:szCs w:val="21"/>
        </w:rPr>
        <w:t>个潜标节点和</w:t>
      </w:r>
      <w:r w:rsidRPr="00A52A69">
        <w:rPr>
          <w:rFonts w:ascii="Arial" w:hAnsi="Arial" w:cs="Arial" w:hint="eastAsia"/>
          <w:color w:val="000000" w:themeColor="text1"/>
          <w:szCs w:val="21"/>
        </w:rPr>
        <w:t>3</w:t>
      </w:r>
      <w:r w:rsidRPr="00A52A69">
        <w:rPr>
          <w:rFonts w:ascii="Arial" w:hAnsi="Arial" w:cs="Arial" w:hint="eastAsia"/>
          <w:color w:val="000000" w:themeColor="text1"/>
          <w:szCs w:val="21"/>
        </w:rPr>
        <w:t>个干端节点</w:t>
      </w:r>
      <w:r w:rsidRPr="00A52A69">
        <w:rPr>
          <w:rFonts w:ascii="Arial" w:hAnsi="Arial" w:cs="Arial" w:hint="eastAsia"/>
          <w:color w:val="000000" w:themeColor="text1"/>
          <w:szCs w:val="21"/>
        </w:rPr>
        <w:t>(</w:t>
      </w:r>
      <w:r w:rsidRPr="00A52A69">
        <w:rPr>
          <w:rFonts w:ascii="Arial" w:hAnsi="Arial" w:cs="Arial" w:hint="eastAsia"/>
          <w:color w:val="000000" w:themeColor="text1"/>
          <w:szCs w:val="21"/>
        </w:rPr>
        <w:t>以下称甲板单元</w:t>
      </w:r>
      <w:r w:rsidRPr="00A52A69">
        <w:rPr>
          <w:rFonts w:ascii="Arial" w:hAnsi="Arial" w:cs="Arial" w:hint="eastAsia"/>
          <w:color w:val="000000" w:themeColor="text1"/>
          <w:szCs w:val="21"/>
        </w:rPr>
        <w:t>)</w:t>
      </w:r>
      <w:r w:rsidRPr="00A52A69">
        <w:rPr>
          <w:rFonts w:ascii="Arial" w:hAnsi="Arial" w:cs="Arial" w:hint="eastAsia"/>
          <w:color w:val="000000" w:themeColor="text1"/>
          <w:szCs w:val="21"/>
        </w:rPr>
        <w:t>。</w:t>
      </w:r>
    </w:p>
    <w:p w14:paraId="2CEAFFAC" w14:textId="7628FB55" w:rsidR="00574304" w:rsidRPr="00A52A69" w:rsidDel="00DD0FFD" w:rsidRDefault="00574304" w:rsidP="00574304">
      <w:pPr>
        <w:spacing w:beforeLines="50" w:before="156" w:afterLines="50" w:after="156" w:line="360" w:lineRule="auto"/>
        <w:ind w:firstLineChars="200" w:firstLine="480"/>
        <w:rPr>
          <w:del w:id="416" w:author="Microsoft Office User" w:date="2023-06-07T11:15:00Z"/>
          <w:rFonts w:ascii="Arial" w:hAnsi="Arial" w:cs="Arial"/>
          <w:color w:val="000000" w:themeColor="text1"/>
          <w:szCs w:val="21"/>
        </w:rPr>
      </w:pPr>
      <w:del w:id="417" w:author="Microsoft Office User" w:date="2023-06-07T11:15:00Z">
        <w:r w:rsidRPr="00A52A69" w:rsidDel="00DD0FFD">
          <w:rPr>
            <w:rFonts w:ascii="Arial" w:hAnsi="Arial" w:cs="Arial" w:hint="eastAsia"/>
            <w:color w:val="000000" w:themeColor="text1"/>
            <w:szCs w:val="21"/>
          </w:rPr>
          <w:delText>A</w:delText>
        </w:r>
        <w:r w:rsidRPr="00A52A69" w:rsidDel="00DD0FFD">
          <w:rPr>
            <w:rFonts w:ascii="Arial" w:hAnsi="Arial" w:cs="Arial"/>
            <w:color w:val="000000" w:themeColor="text1"/>
            <w:szCs w:val="21"/>
          </w:rPr>
          <w:delText>UV</w:delText>
        </w:r>
        <w:r w:rsidRPr="00A52A69" w:rsidDel="00DD0FFD">
          <w:rPr>
            <w:rFonts w:ascii="Arial" w:hAnsi="Arial" w:cs="Arial" w:hint="eastAsia"/>
            <w:color w:val="000000" w:themeColor="text1"/>
            <w:szCs w:val="21"/>
          </w:rPr>
          <w:delText>通信系统包含</w:delText>
        </w:r>
        <w:r w:rsidRPr="00A52A69" w:rsidDel="00DD0FFD">
          <w:rPr>
            <w:rFonts w:ascii="Arial" w:hAnsi="Arial" w:cs="Arial"/>
            <w:color w:val="000000" w:themeColor="text1"/>
            <w:szCs w:val="21"/>
          </w:rPr>
          <w:delText>1</w:delText>
        </w:r>
        <w:r w:rsidRPr="00A52A69" w:rsidDel="00DD0FFD">
          <w:rPr>
            <w:rFonts w:ascii="Arial" w:hAnsi="Arial" w:cs="Arial" w:hint="eastAsia"/>
            <w:color w:val="000000" w:themeColor="text1"/>
            <w:szCs w:val="21"/>
          </w:rPr>
          <w:delText>个</w:delText>
        </w:r>
        <w:r w:rsidRPr="00A52A69" w:rsidDel="00DD0FFD">
          <w:rPr>
            <w:rFonts w:ascii="Arial" w:hAnsi="Arial" w:cs="Arial" w:hint="eastAsia"/>
            <w:color w:val="000000" w:themeColor="text1"/>
            <w:szCs w:val="21"/>
          </w:rPr>
          <w:delText>AUV</w:delText>
        </w:r>
        <w:r w:rsidDel="00DD0FFD">
          <w:rPr>
            <w:rFonts w:ascii="Arial" w:hAnsi="Arial" w:cs="Arial" w:hint="eastAsia"/>
            <w:color w:val="000000" w:themeColor="text1"/>
            <w:szCs w:val="21"/>
          </w:rPr>
          <w:delText>湿端</w:delText>
        </w:r>
        <w:r w:rsidRPr="00A52A69" w:rsidDel="00DD0FFD">
          <w:rPr>
            <w:rFonts w:ascii="Arial" w:hAnsi="Arial" w:cs="Arial" w:hint="eastAsia"/>
            <w:color w:val="000000" w:themeColor="text1"/>
            <w:szCs w:val="21"/>
          </w:rPr>
          <w:delText>节点和</w:delText>
        </w:r>
        <w:r w:rsidRPr="00A52A69" w:rsidDel="00DD0FFD">
          <w:rPr>
            <w:rFonts w:ascii="Arial" w:hAnsi="Arial" w:cs="Arial"/>
            <w:color w:val="000000" w:themeColor="text1"/>
            <w:szCs w:val="21"/>
          </w:rPr>
          <w:delText>1</w:delText>
        </w:r>
        <w:r w:rsidRPr="00A52A69" w:rsidDel="00DD0FFD">
          <w:rPr>
            <w:rFonts w:ascii="Arial" w:hAnsi="Arial" w:cs="Arial" w:hint="eastAsia"/>
            <w:color w:val="000000" w:themeColor="text1"/>
            <w:szCs w:val="21"/>
          </w:rPr>
          <w:delText>个</w:delText>
        </w:r>
        <w:r w:rsidRPr="00A52A69" w:rsidDel="00DD0FFD">
          <w:rPr>
            <w:rFonts w:ascii="Arial" w:hAnsi="Arial" w:cs="Arial" w:hint="eastAsia"/>
            <w:color w:val="000000" w:themeColor="text1"/>
            <w:szCs w:val="21"/>
          </w:rPr>
          <w:delText>AUV</w:delText>
        </w:r>
        <w:r w:rsidRPr="00A52A69" w:rsidDel="00DD0FFD">
          <w:rPr>
            <w:rFonts w:ascii="Arial" w:hAnsi="Arial" w:cs="Arial" w:hint="eastAsia"/>
            <w:color w:val="000000" w:themeColor="text1"/>
            <w:szCs w:val="21"/>
          </w:rPr>
          <w:delText>干端节点，</w:delText>
        </w:r>
        <w:r w:rsidRPr="00A52A69" w:rsidDel="00DD0FFD">
          <w:rPr>
            <w:rFonts w:ascii="Arial" w:hAnsi="Arial" w:cs="Arial" w:hint="eastAsia"/>
            <w:color w:val="000000" w:themeColor="text1"/>
            <w:szCs w:val="21"/>
          </w:rPr>
          <w:delText>AUV</w:delText>
        </w:r>
        <w:r w:rsidDel="00DD0FFD">
          <w:rPr>
            <w:rFonts w:ascii="Arial" w:hAnsi="Arial" w:cs="Arial" w:hint="eastAsia"/>
            <w:color w:val="000000" w:themeColor="text1"/>
            <w:szCs w:val="21"/>
          </w:rPr>
          <w:delText>湿端</w:delText>
        </w:r>
        <w:r w:rsidRPr="00A52A69" w:rsidDel="00DD0FFD">
          <w:rPr>
            <w:rFonts w:ascii="Arial" w:hAnsi="Arial" w:cs="Arial" w:hint="eastAsia"/>
            <w:color w:val="000000" w:themeColor="text1"/>
            <w:szCs w:val="21"/>
          </w:rPr>
          <w:delText>节点可与潜标节点通信，实现潜标干端节点的功能；同时</w:delText>
        </w:r>
        <w:r w:rsidRPr="00A52A69" w:rsidDel="00DD0FFD">
          <w:rPr>
            <w:rFonts w:ascii="Arial" w:hAnsi="Arial" w:cs="Arial" w:hint="eastAsia"/>
            <w:color w:val="000000" w:themeColor="text1"/>
            <w:szCs w:val="21"/>
          </w:rPr>
          <w:delText>AUV</w:delText>
        </w:r>
        <w:r w:rsidDel="00DD0FFD">
          <w:rPr>
            <w:rFonts w:ascii="Arial" w:hAnsi="Arial" w:cs="Arial" w:hint="eastAsia"/>
            <w:color w:val="000000" w:themeColor="text1"/>
            <w:szCs w:val="21"/>
          </w:rPr>
          <w:delText>湿端</w:delText>
        </w:r>
        <w:r w:rsidRPr="00A52A69" w:rsidDel="00DD0FFD">
          <w:rPr>
            <w:rFonts w:ascii="Arial" w:hAnsi="Arial" w:cs="Arial" w:hint="eastAsia"/>
            <w:color w:val="000000" w:themeColor="text1"/>
            <w:szCs w:val="21"/>
          </w:rPr>
          <w:delText>节点与</w:delText>
        </w:r>
        <w:r w:rsidRPr="00A52A69" w:rsidDel="00DD0FFD">
          <w:rPr>
            <w:rFonts w:ascii="Arial" w:hAnsi="Arial" w:cs="Arial" w:hint="eastAsia"/>
            <w:color w:val="000000" w:themeColor="text1"/>
            <w:szCs w:val="21"/>
          </w:rPr>
          <w:delText>AUV</w:delText>
        </w:r>
        <w:r w:rsidRPr="00A52A69" w:rsidDel="00DD0FFD">
          <w:rPr>
            <w:rFonts w:ascii="Arial" w:hAnsi="Arial" w:cs="Arial" w:hint="eastAsia"/>
            <w:color w:val="000000" w:themeColor="text1"/>
            <w:szCs w:val="21"/>
          </w:rPr>
          <w:delText>干端节点间可实现其他</w:delText>
        </w:r>
        <w:r w:rsidRPr="00A52A69" w:rsidDel="00DD0FFD">
          <w:rPr>
            <w:rFonts w:ascii="Arial" w:hAnsi="Arial" w:cs="Arial" w:hint="eastAsia"/>
            <w:color w:val="000000" w:themeColor="text1"/>
            <w:szCs w:val="21"/>
          </w:rPr>
          <w:delText>AUV</w:delText>
        </w:r>
        <w:r w:rsidRPr="00A52A69" w:rsidDel="00DD0FFD">
          <w:rPr>
            <w:rFonts w:ascii="Arial" w:hAnsi="Arial" w:cs="Arial" w:hint="eastAsia"/>
            <w:color w:val="000000" w:themeColor="text1"/>
            <w:szCs w:val="21"/>
          </w:rPr>
          <w:delText>所需信息传输功能。</w:delText>
        </w:r>
      </w:del>
    </w:p>
    <w:p w14:paraId="4E5F24C1" w14:textId="3E910D88" w:rsidR="00574304" w:rsidRPr="00A52A69" w:rsidDel="00DD0FFD" w:rsidRDefault="00574304" w:rsidP="00574304">
      <w:pPr>
        <w:pStyle w:val="20"/>
        <w:numPr>
          <w:ilvl w:val="1"/>
          <w:numId w:val="3"/>
        </w:numPr>
        <w:spacing w:before="120" w:after="0" w:line="360" w:lineRule="auto"/>
        <w:rPr>
          <w:del w:id="418" w:author="Microsoft Office User" w:date="2023-06-07T11:15:00Z"/>
          <w:rFonts w:ascii="Arial" w:eastAsia="黑体" w:hAnsi="Arial" w:cs="Arial"/>
          <w:color w:val="000000" w:themeColor="text1"/>
          <w:sz w:val="24"/>
        </w:rPr>
      </w:pPr>
      <w:bookmarkStart w:id="419" w:name="_Toc131162229"/>
      <w:del w:id="420" w:author="Microsoft Office User" w:date="2023-06-07T11:15:00Z">
        <w:r w:rsidRPr="00A52A69" w:rsidDel="00DD0FFD">
          <w:rPr>
            <w:rFonts w:ascii="Arial" w:eastAsia="黑体" w:hAnsi="Arial" w:cs="Arial" w:hint="eastAsia"/>
            <w:color w:val="000000" w:themeColor="text1"/>
            <w:sz w:val="24"/>
          </w:rPr>
          <w:delText>潜标通信系统要求</w:delText>
        </w:r>
        <w:bookmarkEnd w:id="419"/>
      </w:del>
    </w:p>
    <w:p w14:paraId="3311CD97" w14:textId="4CBD79B3" w:rsidR="00574304" w:rsidRPr="00A52A69" w:rsidDel="00DD0FFD" w:rsidRDefault="00574304" w:rsidP="00574304">
      <w:pPr>
        <w:spacing w:line="360" w:lineRule="auto"/>
        <w:rPr>
          <w:del w:id="421" w:author="Microsoft Office User" w:date="2023-06-07T11:15:00Z"/>
          <w:color w:val="000000" w:themeColor="text1"/>
        </w:rPr>
      </w:pPr>
      <w:del w:id="422" w:author="Microsoft Office User" w:date="2023-06-07T11:15:00Z">
        <w:r w:rsidRPr="00A52A69" w:rsidDel="00DD0FFD">
          <w:rPr>
            <w:rFonts w:hint="eastAsia"/>
            <w:color w:val="000000" w:themeColor="text1"/>
          </w:rPr>
          <w:delText>功能要求：</w:delText>
        </w:r>
      </w:del>
    </w:p>
    <w:p w14:paraId="4D08ECA7" w14:textId="030FA92E" w:rsidR="00574304" w:rsidRPr="00A52A69" w:rsidDel="00DD0FFD" w:rsidRDefault="00574304" w:rsidP="00574304">
      <w:pPr>
        <w:spacing w:line="360" w:lineRule="auto"/>
        <w:rPr>
          <w:del w:id="423" w:author="Microsoft Office User" w:date="2023-06-07T11:15:00Z"/>
          <w:rFonts w:ascii="Arial" w:hAnsi="Arial" w:cs="Arial"/>
          <w:color w:val="000000" w:themeColor="text1"/>
        </w:rPr>
      </w:pPr>
      <w:del w:id="424" w:author="Microsoft Office User" w:date="2023-06-07T11:15:00Z">
        <w:r w:rsidRPr="00A52A69" w:rsidDel="00DD0FFD">
          <w:rPr>
            <w:rFonts w:ascii="Arial" w:hAnsi="Arial" w:cs="Arial"/>
            <w:color w:val="000000" w:themeColor="text1"/>
          </w:rPr>
          <w:delText>（</w:delText>
        </w:r>
        <w:r w:rsidRPr="00A52A69" w:rsidDel="00DD0FFD">
          <w:rPr>
            <w:rFonts w:ascii="Arial" w:hAnsi="Arial" w:cs="Arial"/>
            <w:color w:val="000000" w:themeColor="text1"/>
          </w:rPr>
          <w:delText>1</w:delText>
        </w:r>
        <w:r w:rsidRPr="00A52A69" w:rsidDel="00DD0FFD">
          <w:rPr>
            <w:rFonts w:ascii="Arial" w:hAnsi="Arial" w:cs="Arial"/>
            <w:color w:val="000000" w:themeColor="text1"/>
          </w:rPr>
          <w:delText>）具有水下位置标定功能；</w:delText>
        </w:r>
      </w:del>
    </w:p>
    <w:p w14:paraId="6A6B917E" w14:textId="03AFE55E" w:rsidR="00574304" w:rsidRPr="00A52A69" w:rsidDel="00DD0FFD" w:rsidRDefault="00574304" w:rsidP="00574304">
      <w:pPr>
        <w:spacing w:line="360" w:lineRule="auto"/>
        <w:rPr>
          <w:del w:id="425" w:author="Microsoft Office User" w:date="2023-06-07T11:15:00Z"/>
          <w:rFonts w:ascii="Arial" w:hAnsi="Arial" w:cs="Arial"/>
          <w:color w:val="000000" w:themeColor="text1"/>
        </w:rPr>
      </w:pPr>
      <w:del w:id="426" w:author="Microsoft Office User" w:date="2023-06-07T11:15:00Z">
        <w:r w:rsidRPr="00A52A69" w:rsidDel="00DD0FFD">
          <w:rPr>
            <w:rFonts w:ascii="Arial" w:hAnsi="Arial" w:cs="Arial"/>
            <w:color w:val="000000" w:themeColor="text1"/>
          </w:rPr>
          <w:delText>（</w:delText>
        </w:r>
        <w:r w:rsidRPr="00A52A69" w:rsidDel="00DD0FFD">
          <w:rPr>
            <w:rFonts w:ascii="Arial" w:hAnsi="Arial" w:cs="Arial"/>
            <w:color w:val="000000" w:themeColor="text1"/>
          </w:rPr>
          <w:delText>2</w:delText>
        </w:r>
        <w:r w:rsidRPr="00A52A69" w:rsidDel="00DD0FFD">
          <w:rPr>
            <w:rFonts w:ascii="Arial" w:hAnsi="Arial" w:cs="Arial"/>
            <w:color w:val="000000" w:themeColor="text1"/>
          </w:rPr>
          <w:delText>）具有遥控指令上浮与熔断确认功能；</w:delText>
        </w:r>
      </w:del>
    </w:p>
    <w:p w14:paraId="3BB96BE9" w14:textId="5EB4092F" w:rsidR="00574304" w:rsidRPr="00A52A69" w:rsidDel="00DD0FFD" w:rsidRDefault="00574304" w:rsidP="00574304">
      <w:pPr>
        <w:spacing w:line="360" w:lineRule="auto"/>
        <w:rPr>
          <w:del w:id="427" w:author="Microsoft Office User" w:date="2023-06-07T11:15:00Z"/>
          <w:rFonts w:ascii="Arial" w:hAnsi="Arial" w:cs="Arial"/>
          <w:color w:val="000000" w:themeColor="text1"/>
        </w:rPr>
      </w:pPr>
      <w:del w:id="428" w:author="Microsoft Office User" w:date="2023-06-07T11:15:00Z">
        <w:r w:rsidRPr="00A52A69" w:rsidDel="00DD0FFD">
          <w:rPr>
            <w:rFonts w:ascii="Arial" w:hAnsi="Arial" w:cs="Arial"/>
            <w:color w:val="000000" w:themeColor="text1"/>
          </w:rPr>
          <w:delText>（</w:delText>
        </w:r>
        <w:r w:rsidRPr="00A52A69" w:rsidDel="00DD0FFD">
          <w:rPr>
            <w:rFonts w:ascii="Arial" w:hAnsi="Arial" w:cs="Arial"/>
            <w:color w:val="000000" w:themeColor="text1"/>
          </w:rPr>
          <w:delText>3</w:delText>
        </w:r>
        <w:r w:rsidRPr="00A52A69" w:rsidDel="00DD0FFD">
          <w:rPr>
            <w:rFonts w:ascii="Arial" w:hAnsi="Arial" w:cs="Arial"/>
            <w:color w:val="000000" w:themeColor="text1"/>
          </w:rPr>
          <w:delText>）具有分系统状态自检与工作状态信息回传功能；</w:delText>
        </w:r>
      </w:del>
    </w:p>
    <w:p w14:paraId="536D9B04" w14:textId="72416486" w:rsidR="00574304" w:rsidRPr="00A52A69" w:rsidDel="00DD0FFD" w:rsidRDefault="00574304" w:rsidP="00574304">
      <w:pPr>
        <w:spacing w:line="360" w:lineRule="auto"/>
        <w:rPr>
          <w:del w:id="429" w:author="Microsoft Office User" w:date="2023-06-07T11:15:00Z"/>
          <w:rFonts w:ascii="Arial" w:hAnsi="Arial" w:cs="Arial"/>
          <w:color w:val="000000" w:themeColor="text1"/>
        </w:rPr>
      </w:pPr>
      <w:del w:id="430" w:author="Microsoft Office User" w:date="2023-06-07T11:15:00Z">
        <w:r w:rsidRPr="00A52A69" w:rsidDel="00DD0FFD">
          <w:rPr>
            <w:rFonts w:ascii="Arial" w:hAnsi="Arial" w:cs="Arial"/>
            <w:color w:val="000000" w:themeColor="text1"/>
          </w:rPr>
          <w:delText>（</w:delText>
        </w:r>
        <w:r w:rsidRPr="00A52A69" w:rsidDel="00DD0FFD">
          <w:rPr>
            <w:rFonts w:ascii="Arial" w:hAnsi="Arial" w:cs="Arial"/>
            <w:color w:val="000000" w:themeColor="text1"/>
          </w:rPr>
          <w:delText>4</w:delText>
        </w:r>
        <w:r w:rsidRPr="00A52A69" w:rsidDel="00DD0FFD">
          <w:rPr>
            <w:rFonts w:ascii="Arial" w:hAnsi="Arial" w:cs="Arial"/>
            <w:color w:val="000000" w:themeColor="text1"/>
          </w:rPr>
          <w:delText>）具备潜标地址码可配置与可编辑功能；</w:delText>
        </w:r>
      </w:del>
    </w:p>
    <w:p w14:paraId="2EE0CC55" w14:textId="48BF3BC2" w:rsidR="00574304" w:rsidRPr="00A52A69" w:rsidDel="00DD0FFD" w:rsidRDefault="00574304" w:rsidP="00574304">
      <w:pPr>
        <w:spacing w:line="360" w:lineRule="auto"/>
        <w:rPr>
          <w:del w:id="431" w:author="Microsoft Office User" w:date="2023-06-07T11:15:00Z"/>
          <w:rFonts w:ascii="Arial" w:hAnsi="Arial" w:cs="Arial"/>
          <w:color w:val="000000" w:themeColor="text1"/>
        </w:rPr>
      </w:pPr>
      <w:del w:id="432" w:author="Microsoft Office User" w:date="2023-06-07T11:15:00Z">
        <w:r w:rsidRPr="00A52A69" w:rsidDel="00DD0FFD">
          <w:rPr>
            <w:rFonts w:ascii="Arial" w:hAnsi="Arial" w:cs="Arial"/>
            <w:color w:val="000000" w:themeColor="text1"/>
          </w:rPr>
          <w:delText>（</w:delText>
        </w:r>
        <w:r w:rsidRPr="00A52A69" w:rsidDel="00DD0FFD">
          <w:rPr>
            <w:rFonts w:ascii="Arial" w:hAnsi="Arial" w:cs="Arial"/>
            <w:color w:val="000000" w:themeColor="text1"/>
          </w:rPr>
          <w:delText>5</w:delText>
        </w:r>
        <w:r w:rsidRPr="00A52A69" w:rsidDel="00DD0FFD">
          <w:rPr>
            <w:rFonts w:ascii="Arial" w:hAnsi="Arial" w:cs="Arial"/>
            <w:color w:val="000000" w:themeColor="text1"/>
          </w:rPr>
          <w:delText>）具备潜标定时启动、遥控开关功能；</w:delText>
        </w:r>
      </w:del>
    </w:p>
    <w:p w14:paraId="010BB798" w14:textId="11C35678" w:rsidR="00574304" w:rsidRPr="00A52A69" w:rsidDel="00DD0FFD" w:rsidRDefault="00574304" w:rsidP="00574304">
      <w:pPr>
        <w:spacing w:line="360" w:lineRule="auto"/>
        <w:rPr>
          <w:del w:id="433" w:author="Microsoft Office User" w:date="2023-06-07T11:15:00Z"/>
          <w:rFonts w:ascii="Arial" w:hAnsi="Arial" w:cs="Arial"/>
          <w:color w:val="000000" w:themeColor="text1"/>
        </w:rPr>
      </w:pPr>
      <w:del w:id="434" w:author="Microsoft Office User" w:date="2023-06-07T11:15:00Z">
        <w:r w:rsidRPr="00A52A69" w:rsidDel="00DD0FFD">
          <w:rPr>
            <w:rFonts w:ascii="Arial" w:hAnsi="Arial" w:cs="Arial"/>
            <w:color w:val="000000" w:themeColor="text1"/>
          </w:rPr>
          <w:delText>（</w:delText>
        </w:r>
        <w:r w:rsidRPr="00A52A69" w:rsidDel="00DD0FFD">
          <w:rPr>
            <w:rFonts w:ascii="Arial" w:hAnsi="Arial" w:cs="Arial"/>
            <w:color w:val="000000" w:themeColor="text1"/>
          </w:rPr>
          <w:delText>6</w:delText>
        </w:r>
        <w:r w:rsidRPr="00A52A69" w:rsidDel="00DD0FFD">
          <w:rPr>
            <w:rFonts w:ascii="Arial" w:hAnsi="Arial" w:cs="Arial"/>
            <w:color w:val="000000" w:themeColor="text1"/>
          </w:rPr>
          <w:delText>）具备分组管理功能；</w:delText>
        </w:r>
      </w:del>
    </w:p>
    <w:p w14:paraId="398EE61C" w14:textId="12D54FDE" w:rsidR="00574304" w:rsidRPr="00A52A69" w:rsidDel="00DD0FFD" w:rsidRDefault="00574304" w:rsidP="00574304">
      <w:pPr>
        <w:spacing w:line="360" w:lineRule="auto"/>
        <w:rPr>
          <w:del w:id="435" w:author="Microsoft Office User" w:date="2023-06-07T11:15:00Z"/>
          <w:rFonts w:ascii="Arial" w:hAnsi="Arial" w:cs="Arial"/>
          <w:color w:val="000000" w:themeColor="text1"/>
        </w:rPr>
      </w:pPr>
      <w:del w:id="436" w:author="Microsoft Office User" w:date="2023-06-07T11:15:00Z">
        <w:r w:rsidRPr="00A52A69" w:rsidDel="00DD0FFD">
          <w:rPr>
            <w:rFonts w:ascii="Arial" w:hAnsi="Arial" w:cs="Arial"/>
            <w:color w:val="000000" w:themeColor="text1"/>
          </w:rPr>
          <w:delText>（</w:delText>
        </w:r>
        <w:r w:rsidRPr="00A52A69" w:rsidDel="00DD0FFD">
          <w:rPr>
            <w:rFonts w:ascii="Arial" w:hAnsi="Arial" w:cs="Arial"/>
            <w:color w:val="000000" w:themeColor="text1"/>
          </w:rPr>
          <w:delText>7</w:delText>
        </w:r>
        <w:r w:rsidRPr="00A52A69" w:rsidDel="00DD0FFD">
          <w:rPr>
            <w:rFonts w:ascii="Arial" w:hAnsi="Arial" w:cs="Arial"/>
            <w:color w:val="000000" w:themeColor="text1"/>
          </w:rPr>
          <w:delText>）具有数据自毁功能；</w:delText>
        </w:r>
      </w:del>
    </w:p>
    <w:p w14:paraId="3A1E9A3D" w14:textId="2C81462E" w:rsidR="00574304" w:rsidRPr="00A52A69" w:rsidDel="00DD0FFD" w:rsidRDefault="00574304" w:rsidP="00574304">
      <w:pPr>
        <w:spacing w:line="360" w:lineRule="auto"/>
        <w:rPr>
          <w:del w:id="437" w:author="Microsoft Office User" w:date="2023-06-07T11:15:00Z"/>
          <w:rFonts w:ascii="Arial" w:hAnsi="Arial" w:cs="Arial"/>
          <w:color w:val="000000" w:themeColor="text1"/>
        </w:rPr>
      </w:pPr>
      <w:del w:id="438" w:author="Microsoft Office User" w:date="2023-06-07T11:15:00Z">
        <w:r w:rsidRPr="00A52A69" w:rsidDel="00DD0FFD">
          <w:rPr>
            <w:rFonts w:ascii="Arial" w:hAnsi="Arial" w:cs="Arial"/>
            <w:color w:val="000000" w:themeColor="text1"/>
          </w:rPr>
          <w:delText>（</w:delText>
        </w:r>
        <w:r w:rsidRPr="00A52A69" w:rsidDel="00DD0FFD">
          <w:rPr>
            <w:rFonts w:ascii="Arial" w:hAnsi="Arial" w:cs="Arial"/>
            <w:color w:val="000000" w:themeColor="text1"/>
          </w:rPr>
          <w:delText>8</w:delText>
        </w:r>
        <w:r w:rsidRPr="00A52A69" w:rsidDel="00DD0FFD">
          <w:rPr>
            <w:rFonts w:ascii="Arial" w:hAnsi="Arial" w:cs="Arial"/>
            <w:color w:val="000000" w:themeColor="text1"/>
          </w:rPr>
          <w:delText>）具有水下数据结果回传功能；（回传字段：序号、信号类型、开始时间、结束时间、中心频率、带宽）</w:delText>
        </w:r>
        <w:r w:rsidRPr="00A52A69" w:rsidDel="00DD0FFD">
          <w:rPr>
            <w:rFonts w:ascii="Arial" w:hAnsi="Arial" w:cs="Arial" w:hint="eastAsia"/>
            <w:color w:val="000000" w:themeColor="text1"/>
          </w:rPr>
          <w:delText>；</w:delText>
        </w:r>
      </w:del>
    </w:p>
    <w:p w14:paraId="430FE1D6" w14:textId="0CE7230F" w:rsidR="00574304" w:rsidRPr="00A52A69" w:rsidDel="00DD0FFD" w:rsidRDefault="00574304" w:rsidP="00574304">
      <w:pPr>
        <w:spacing w:line="360" w:lineRule="auto"/>
        <w:rPr>
          <w:del w:id="439" w:author="Microsoft Office User" w:date="2023-06-07T11:15:00Z"/>
          <w:rFonts w:ascii="Arial" w:hAnsi="Arial" w:cs="Arial"/>
          <w:color w:val="000000" w:themeColor="text1"/>
        </w:rPr>
      </w:pPr>
      <w:del w:id="440" w:author="Microsoft Office User" w:date="2023-06-07T11:15:00Z">
        <w:r w:rsidRPr="00A52A69" w:rsidDel="00DD0FFD">
          <w:rPr>
            <w:rFonts w:ascii="Arial" w:hAnsi="Arial" w:cs="Arial"/>
            <w:color w:val="000000" w:themeColor="text1"/>
          </w:rPr>
          <w:delText>（</w:delText>
        </w:r>
        <w:r w:rsidRPr="00A52A69" w:rsidDel="00DD0FFD">
          <w:rPr>
            <w:rFonts w:ascii="Arial" w:hAnsi="Arial" w:cs="Arial"/>
            <w:color w:val="000000" w:themeColor="text1"/>
          </w:rPr>
          <w:delText>9</w:delText>
        </w:r>
        <w:r w:rsidRPr="00A52A69" w:rsidDel="00DD0FFD">
          <w:rPr>
            <w:rFonts w:ascii="Arial" w:hAnsi="Arial" w:cs="Arial"/>
            <w:color w:val="000000" w:themeColor="text1"/>
          </w:rPr>
          <w:delText>）具有测距功能；</w:delText>
        </w:r>
      </w:del>
    </w:p>
    <w:p w14:paraId="5357BA1D" w14:textId="1A38AD99" w:rsidR="00574304" w:rsidRPr="00A52A69" w:rsidDel="00DD0FFD" w:rsidRDefault="00574304" w:rsidP="00574304">
      <w:pPr>
        <w:spacing w:line="360" w:lineRule="auto"/>
        <w:rPr>
          <w:del w:id="441" w:author="Microsoft Office User" w:date="2023-06-07T11:15:00Z"/>
          <w:rFonts w:ascii="Arial" w:hAnsi="Arial" w:cs="Arial"/>
          <w:color w:val="000000" w:themeColor="text1"/>
        </w:rPr>
      </w:pPr>
    </w:p>
    <w:p w14:paraId="678BCF89" w14:textId="46133599" w:rsidR="00574304" w:rsidRPr="00A52A69" w:rsidDel="00DD0FFD" w:rsidRDefault="00574304" w:rsidP="00574304">
      <w:pPr>
        <w:rPr>
          <w:del w:id="442" w:author="Microsoft Office User" w:date="2023-06-07T11:15:00Z"/>
          <w:color w:val="000000" w:themeColor="text1"/>
        </w:rPr>
      </w:pPr>
      <w:del w:id="443" w:author="Microsoft Office User" w:date="2023-06-07T11:15:00Z">
        <w:r w:rsidRPr="00A52A69" w:rsidDel="00DD0FFD">
          <w:rPr>
            <w:rFonts w:hint="eastAsia"/>
            <w:color w:val="000000" w:themeColor="text1"/>
          </w:rPr>
          <w:delText>性能要求：</w:delText>
        </w:r>
      </w:del>
    </w:p>
    <w:p w14:paraId="79A5B546" w14:textId="2B3A96A5" w:rsidR="00574304" w:rsidRPr="00A52A69" w:rsidDel="00DD0FFD" w:rsidRDefault="00574304" w:rsidP="00574304">
      <w:pPr>
        <w:spacing w:line="360" w:lineRule="auto"/>
        <w:rPr>
          <w:del w:id="444" w:author="Microsoft Office User" w:date="2023-06-07T11:15:00Z"/>
          <w:rFonts w:ascii="Arial" w:hAnsi="Arial" w:cs="Arial"/>
          <w:color w:val="000000" w:themeColor="text1"/>
        </w:rPr>
      </w:pPr>
      <w:del w:id="445" w:author="Microsoft Office User" w:date="2023-06-07T11:15:00Z">
        <w:r w:rsidRPr="00A52A69" w:rsidDel="00DD0FFD">
          <w:rPr>
            <w:rFonts w:ascii="Arial" w:hAnsi="Arial" w:cs="Arial"/>
            <w:color w:val="000000" w:themeColor="text1"/>
          </w:rPr>
          <w:delText>（</w:delText>
        </w:r>
        <w:r w:rsidRPr="00A52A69" w:rsidDel="00DD0FFD">
          <w:rPr>
            <w:rFonts w:ascii="Arial" w:hAnsi="Arial" w:cs="Arial"/>
            <w:color w:val="000000" w:themeColor="text1"/>
          </w:rPr>
          <w:delText>1</w:delText>
        </w:r>
        <w:r w:rsidRPr="00A52A69" w:rsidDel="00DD0FFD">
          <w:rPr>
            <w:rFonts w:ascii="Arial" w:hAnsi="Arial" w:cs="Arial"/>
            <w:color w:val="000000" w:themeColor="text1"/>
          </w:rPr>
          <w:delText>）最大水声遥控距离：</w:delText>
        </w:r>
        <w:r w:rsidRPr="00A52A69" w:rsidDel="00DD0FFD">
          <w:rPr>
            <w:rFonts w:ascii="Arial" w:hAnsi="Arial" w:cs="Arial"/>
            <w:color w:val="000000" w:themeColor="text1"/>
          </w:rPr>
          <w:delText>10km</w:delText>
        </w:r>
        <w:r w:rsidRPr="00A52A69" w:rsidDel="00DD0FFD">
          <w:rPr>
            <w:rFonts w:ascii="Arial" w:hAnsi="Arial" w:cs="Arial" w:hint="eastAsia"/>
            <w:color w:val="000000" w:themeColor="text1"/>
          </w:rPr>
          <w:delText>；</w:delText>
        </w:r>
      </w:del>
    </w:p>
    <w:p w14:paraId="65283DF5" w14:textId="45DCD6A1" w:rsidR="00574304" w:rsidRPr="00A52A69" w:rsidDel="00DD0FFD" w:rsidRDefault="00574304" w:rsidP="00574304">
      <w:pPr>
        <w:spacing w:line="360" w:lineRule="auto"/>
        <w:rPr>
          <w:del w:id="446" w:author="Microsoft Office User" w:date="2023-06-07T11:15:00Z"/>
          <w:rFonts w:ascii="Arial" w:hAnsi="Arial" w:cs="Arial"/>
          <w:color w:val="000000" w:themeColor="text1"/>
        </w:rPr>
      </w:pPr>
      <w:del w:id="447" w:author="Microsoft Office User" w:date="2023-06-07T11:15:00Z">
        <w:r w:rsidRPr="00A52A69" w:rsidDel="00DD0FFD">
          <w:rPr>
            <w:rFonts w:ascii="Arial" w:hAnsi="Arial" w:cs="Arial"/>
            <w:color w:val="000000" w:themeColor="text1"/>
          </w:rPr>
          <w:delText>（</w:delText>
        </w:r>
        <w:r w:rsidRPr="00A52A69" w:rsidDel="00DD0FFD">
          <w:rPr>
            <w:rFonts w:ascii="Arial" w:hAnsi="Arial" w:cs="Arial"/>
            <w:color w:val="000000" w:themeColor="text1"/>
          </w:rPr>
          <w:delText>2</w:delText>
        </w:r>
        <w:r w:rsidRPr="00A52A69" w:rsidDel="00DD0FFD">
          <w:rPr>
            <w:rFonts w:ascii="Arial" w:hAnsi="Arial" w:cs="Arial"/>
            <w:color w:val="000000" w:themeColor="text1"/>
          </w:rPr>
          <w:delText>）水声通信频段：</w:delText>
        </w:r>
        <w:r w:rsidRPr="00A52A69" w:rsidDel="00DD0FFD">
          <w:rPr>
            <w:rFonts w:ascii="Arial" w:hAnsi="Arial" w:cs="Arial"/>
            <w:color w:val="000000" w:themeColor="text1"/>
          </w:rPr>
          <w:delText>8kHz-16kHz</w:delText>
        </w:r>
        <w:r w:rsidRPr="00A52A69" w:rsidDel="00DD0FFD">
          <w:rPr>
            <w:rFonts w:ascii="Arial" w:hAnsi="Arial" w:cs="Arial"/>
            <w:color w:val="000000" w:themeColor="text1"/>
          </w:rPr>
          <w:delText>（换能器为</w:delText>
        </w:r>
        <w:r w:rsidRPr="00A52A69" w:rsidDel="00DD0FFD">
          <w:rPr>
            <w:rFonts w:ascii="Arial" w:hAnsi="Arial" w:cs="Arial"/>
            <w:color w:val="000000" w:themeColor="text1"/>
          </w:rPr>
          <w:delText>7kHz-18kHz</w:delText>
        </w:r>
        <w:r w:rsidRPr="00A52A69" w:rsidDel="00DD0FFD">
          <w:rPr>
            <w:rFonts w:ascii="Arial" w:hAnsi="Arial" w:cs="Arial"/>
            <w:color w:val="000000" w:themeColor="text1"/>
          </w:rPr>
          <w:delText>）</w:delText>
        </w:r>
        <w:r w:rsidRPr="00A52A69" w:rsidDel="00DD0FFD">
          <w:rPr>
            <w:rFonts w:ascii="Arial" w:hAnsi="Arial" w:cs="Arial" w:hint="eastAsia"/>
            <w:color w:val="000000" w:themeColor="text1"/>
          </w:rPr>
          <w:delText>；</w:delText>
        </w:r>
      </w:del>
    </w:p>
    <w:p w14:paraId="53DDBFD6" w14:textId="57D9FA43" w:rsidR="00574304" w:rsidRPr="00A52A69" w:rsidDel="00DD0FFD" w:rsidRDefault="00574304" w:rsidP="00574304">
      <w:pPr>
        <w:spacing w:line="360" w:lineRule="auto"/>
        <w:rPr>
          <w:del w:id="448" w:author="Microsoft Office User" w:date="2023-06-07T11:15:00Z"/>
          <w:rFonts w:ascii="Arial" w:hAnsi="Arial" w:cs="Arial"/>
          <w:color w:val="000000" w:themeColor="text1"/>
        </w:rPr>
      </w:pPr>
      <w:del w:id="449" w:author="Microsoft Office User" w:date="2023-06-07T11:15:00Z">
        <w:r w:rsidRPr="00A52A69" w:rsidDel="00DD0FFD">
          <w:rPr>
            <w:rFonts w:ascii="Arial" w:hAnsi="Arial" w:cs="Arial"/>
            <w:color w:val="000000" w:themeColor="text1"/>
          </w:rPr>
          <w:delText>（</w:delText>
        </w:r>
        <w:r w:rsidRPr="00A52A69" w:rsidDel="00DD0FFD">
          <w:rPr>
            <w:rFonts w:ascii="Arial" w:hAnsi="Arial" w:cs="Arial"/>
            <w:color w:val="000000" w:themeColor="text1"/>
          </w:rPr>
          <w:delText>3</w:delText>
        </w:r>
        <w:r w:rsidRPr="00A52A69" w:rsidDel="00DD0FFD">
          <w:rPr>
            <w:rFonts w:ascii="Arial" w:hAnsi="Arial" w:cs="Arial"/>
            <w:color w:val="000000" w:themeColor="text1"/>
          </w:rPr>
          <w:delText>）水下定位精度：</w:delText>
        </w:r>
        <w:r w:rsidRPr="00A52A69" w:rsidDel="00DD0FFD">
          <w:rPr>
            <w:rFonts w:ascii="Arial" w:hAnsi="Arial" w:cs="Arial"/>
            <w:color w:val="000000" w:themeColor="text1"/>
          </w:rPr>
          <w:delText>≤5%</w:delText>
        </w:r>
        <w:r w:rsidRPr="00A52A69" w:rsidDel="00DD0FFD">
          <w:rPr>
            <w:rFonts w:ascii="Arial" w:hAnsi="Arial" w:cs="Arial"/>
            <w:color w:val="000000" w:themeColor="text1"/>
          </w:rPr>
          <w:delText>斜距（</w:delText>
        </w:r>
        <w:r w:rsidRPr="00A52A69" w:rsidDel="00DD0FFD">
          <w:rPr>
            <w:rFonts w:ascii="Arial" w:hAnsi="Arial" w:cs="Arial"/>
            <w:color w:val="000000" w:themeColor="text1"/>
          </w:rPr>
          <w:delText>10km≥</w:delText>
        </w:r>
        <w:r w:rsidRPr="00A52A69" w:rsidDel="00DD0FFD">
          <w:rPr>
            <w:rFonts w:ascii="Arial" w:hAnsi="Arial" w:cs="Arial"/>
            <w:color w:val="000000" w:themeColor="text1"/>
          </w:rPr>
          <w:delText>斜距</w:delText>
        </w:r>
        <w:r w:rsidRPr="00A52A69" w:rsidDel="00DD0FFD">
          <w:rPr>
            <w:rFonts w:ascii="Arial" w:hAnsi="Arial" w:cs="Arial"/>
            <w:color w:val="000000" w:themeColor="text1"/>
          </w:rPr>
          <w:delText>≥1km</w:delText>
        </w:r>
        <w:r w:rsidRPr="00A52A69" w:rsidDel="00DD0FFD">
          <w:rPr>
            <w:rFonts w:ascii="Arial" w:hAnsi="Arial" w:cs="Arial"/>
            <w:color w:val="000000" w:themeColor="text1"/>
          </w:rPr>
          <w:delText>）；</w:delText>
        </w:r>
      </w:del>
    </w:p>
    <w:p w14:paraId="7D155ACB" w14:textId="2F44DC3B" w:rsidR="00574304" w:rsidRPr="00A52A69" w:rsidDel="00DD0FFD" w:rsidRDefault="00574304" w:rsidP="00574304">
      <w:pPr>
        <w:spacing w:line="360" w:lineRule="auto"/>
        <w:rPr>
          <w:del w:id="450" w:author="Microsoft Office User" w:date="2023-06-07T11:15:00Z"/>
          <w:rFonts w:ascii="Arial" w:hAnsi="Arial" w:cs="Arial"/>
          <w:color w:val="000000" w:themeColor="text1"/>
        </w:rPr>
      </w:pPr>
      <w:del w:id="451" w:author="Microsoft Office User" w:date="2023-06-07T11:15:00Z">
        <w:r w:rsidRPr="00A52A69" w:rsidDel="00DD0FFD">
          <w:rPr>
            <w:rFonts w:ascii="Arial" w:hAnsi="Arial" w:cs="Arial"/>
            <w:color w:val="000000" w:themeColor="text1"/>
          </w:rPr>
          <w:delText>（</w:delText>
        </w:r>
        <w:r w:rsidRPr="00A52A69" w:rsidDel="00DD0FFD">
          <w:rPr>
            <w:rFonts w:ascii="Arial" w:hAnsi="Arial" w:cs="Arial"/>
            <w:color w:val="000000" w:themeColor="text1"/>
          </w:rPr>
          <w:delText>4</w:delText>
        </w:r>
        <w:r w:rsidRPr="00A52A69" w:rsidDel="00DD0FFD">
          <w:rPr>
            <w:rFonts w:ascii="Arial" w:hAnsi="Arial" w:cs="Arial"/>
            <w:color w:val="000000" w:themeColor="text1"/>
          </w:rPr>
          <w:delText>）最大耐压</w:delText>
        </w:r>
        <w:r w:rsidRPr="00A52A69" w:rsidDel="00DD0FFD">
          <w:rPr>
            <w:rFonts w:ascii="Arial" w:hAnsi="Arial" w:cs="Arial"/>
            <w:color w:val="000000" w:themeColor="text1"/>
          </w:rPr>
          <w:delText>6000m</w:delText>
        </w:r>
        <w:r w:rsidRPr="00A52A69" w:rsidDel="00DD0FFD">
          <w:rPr>
            <w:rFonts w:ascii="Arial" w:hAnsi="Arial" w:cs="Arial" w:hint="eastAsia"/>
            <w:color w:val="000000" w:themeColor="text1"/>
          </w:rPr>
          <w:delText>；</w:delText>
        </w:r>
      </w:del>
    </w:p>
    <w:p w14:paraId="374906B9" w14:textId="3A4DDC3D" w:rsidR="00574304" w:rsidRPr="00A52A69" w:rsidDel="00DD0FFD" w:rsidRDefault="00574304" w:rsidP="00574304">
      <w:pPr>
        <w:pStyle w:val="20"/>
        <w:numPr>
          <w:ilvl w:val="1"/>
          <w:numId w:val="3"/>
        </w:numPr>
        <w:spacing w:before="120" w:after="0" w:line="360" w:lineRule="auto"/>
        <w:rPr>
          <w:del w:id="452" w:author="Microsoft Office User" w:date="2023-06-07T11:15:00Z"/>
          <w:rFonts w:ascii="Arial" w:eastAsia="黑体" w:hAnsi="Arial" w:cs="Arial"/>
          <w:color w:val="000000" w:themeColor="text1"/>
          <w:sz w:val="24"/>
        </w:rPr>
      </w:pPr>
      <w:bookmarkStart w:id="453" w:name="_Toc131162230"/>
      <w:del w:id="454" w:author="Microsoft Office User" w:date="2023-06-07T11:15:00Z">
        <w:r w:rsidRPr="00A52A69" w:rsidDel="00DD0FFD">
          <w:rPr>
            <w:rFonts w:ascii="Arial" w:eastAsia="黑体" w:hAnsi="Arial" w:cs="Arial" w:hint="eastAsia"/>
            <w:color w:val="000000" w:themeColor="text1"/>
            <w:sz w:val="24"/>
          </w:rPr>
          <w:delText>A</w:delText>
        </w:r>
        <w:r w:rsidRPr="00A52A69" w:rsidDel="00DD0FFD">
          <w:rPr>
            <w:rFonts w:ascii="Arial" w:eastAsia="黑体" w:hAnsi="Arial" w:cs="Arial"/>
            <w:color w:val="000000" w:themeColor="text1"/>
            <w:sz w:val="24"/>
          </w:rPr>
          <w:delText>UV</w:delText>
        </w:r>
        <w:r w:rsidRPr="00A52A69" w:rsidDel="00DD0FFD">
          <w:rPr>
            <w:rFonts w:ascii="Arial" w:eastAsia="黑体" w:hAnsi="Arial" w:cs="Arial" w:hint="eastAsia"/>
            <w:color w:val="000000" w:themeColor="text1"/>
            <w:sz w:val="24"/>
          </w:rPr>
          <w:delText>通信系统要求</w:delText>
        </w:r>
        <w:bookmarkEnd w:id="453"/>
      </w:del>
    </w:p>
    <w:p w14:paraId="0793AD1E" w14:textId="1BE17876" w:rsidR="00574304" w:rsidRPr="00A52A69" w:rsidDel="00DD0FFD" w:rsidRDefault="00574304" w:rsidP="00574304">
      <w:pPr>
        <w:spacing w:line="360" w:lineRule="auto"/>
        <w:rPr>
          <w:del w:id="455" w:author="Microsoft Office User" w:date="2023-06-07T11:15:00Z"/>
          <w:rFonts w:ascii="Arial" w:hAnsi="Arial" w:cs="Arial"/>
          <w:color w:val="000000" w:themeColor="text1"/>
        </w:rPr>
      </w:pPr>
      <w:del w:id="456" w:author="Microsoft Office User" w:date="2023-06-07T11:15:00Z">
        <w:r w:rsidRPr="00A52A69" w:rsidDel="00DD0FFD">
          <w:rPr>
            <w:rFonts w:ascii="Arial" w:hAnsi="Arial" w:cs="Arial"/>
            <w:color w:val="000000" w:themeColor="text1"/>
          </w:rPr>
          <w:delText>功能要求：</w:delText>
        </w:r>
      </w:del>
    </w:p>
    <w:p w14:paraId="47651D6F" w14:textId="02014E21" w:rsidR="00574304" w:rsidRPr="00A52A69" w:rsidDel="00DD0FFD" w:rsidRDefault="00574304" w:rsidP="00574304">
      <w:pPr>
        <w:spacing w:line="360" w:lineRule="auto"/>
        <w:rPr>
          <w:del w:id="457" w:author="Microsoft Office User" w:date="2023-06-07T11:15:00Z"/>
          <w:rFonts w:ascii="Arial" w:hAnsi="Arial" w:cs="Arial"/>
          <w:color w:val="000000" w:themeColor="text1"/>
        </w:rPr>
      </w:pPr>
      <w:del w:id="458" w:author="Microsoft Office User" w:date="2023-06-07T11:15:00Z">
        <w:r w:rsidRPr="00A52A69" w:rsidDel="00DD0FFD">
          <w:rPr>
            <w:rFonts w:ascii="Arial" w:hAnsi="Arial" w:cs="Arial"/>
            <w:color w:val="000000" w:themeColor="text1"/>
          </w:rPr>
          <w:delText>（</w:delText>
        </w:r>
        <w:r w:rsidRPr="00A52A69" w:rsidDel="00DD0FFD">
          <w:rPr>
            <w:rFonts w:ascii="Arial" w:hAnsi="Arial" w:cs="Arial"/>
            <w:color w:val="000000" w:themeColor="text1"/>
          </w:rPr>
          <w:delText>1</w:delText>
        </w:r>
        <w:r w:rsidRPr="00A52A69" w:rsidDel="00DD0FFD">
          <w:rPr>
            <w:rFonts w:ascii="Arial" w:hAnsi="Arial" w:cs="Arial"/>
            <w:color w:val="000000" w:themeColor="text1"/>
          </w:rPr>
          <w:delText>）具备与潜标通信功能，通信内容覆盖潜标通信系统功能要求的（</w:delText>
        </w:r>
        <w:r w:rsidRPr="00A52A69" w:rsidDel="00DD0FFD">
          <w:rPr>
            <w:rFonts w:ascii="Arial" w:hAnsi="Arial" w:cs="Arial"/>
            <w:color w:val="000000" w:themeColor="text1"/>
          </w:rPr>
          <w:delText>3</w:delText>
        </w:r>
        <w:r w:rsidRPr="00A52A69" w:rsidDel="00DD0FFD">
          <w:rPr>
            <w:rFonts w:ascii="Arial" w:hAnsi="Arial" w:cs="Arial"/>
            <w:color w:val="000000" w:themeColor="text1"/>
          </w:rPr>
          <w:delText>）、（</w:delText>
        </w:r>
        <w:r w:rsidRPr="00A52A69" w:rsidDel="00DD0FFD">
          <w:rPr>
            <w:rFonts w:ascii="Arial" w:hAnsi="Arial" w:cs="Arial"/>
            <w:color w:val="000000" w:themeColor="text1"/>
          </w:rPr>
          <w:delText>5</w:delText>
        </w:r>
        <w:r w:rsidRPr="00A52A69" w:rsidDel="00DD0FFD">
          <w:rPr>
            <w:rFonts w:ascii="Arial" w:hAnsi="Arial" w:cs="Arial"/>
            <w:color w:val="000000" w:themeColor="text1"/>
          </w:rPr>
          <w:delText>）、（</w:delText>
        </w:r>
        <w:r w:rsidRPr="00A52A69" w:rsidDel="00DD0FFD">
          <w:rPr>
            <w:rFonts w:ascii="Arial" w:hAnsi="Arial" w:cs="Arial"/>
            <w:color w:val="000000" w:themeColor="text1"/>
          </w:rPr>
          <w:delText>7</w:delText>
        </w:r>
        <w:r w:rsidRPr="00A52A69" w:rsidDel="00DD0FFD">
          <w:rPr>
            <w:rFonts w:ascii="Arial" w:hAnsi="Arial" w:cs="Arial"/>
            <w:color w:val="000000" w:themeColor="text1"/>
          </w:rPr>
          <w:delText>）、（</w:delText>
        </w:r>
        <w:r w:rsidRPr="00A52A69" w:rsidDel="00DD0FFD">
          <w:rPr>
            <w:rFonts w:ascii="Arial" w:hAnsi="Arial" w:cs="Arial"/>
            <w:color w:val="000000" w:themeColor="text1"/>
          </w:rPr>
          <w:delText>8</w:delText>
        </w:r>
        <w:r w:rsidRPr="00A52A69" w:rsidDel="00DD0FFD">
          <w:rPr>
            <w:rFonts w:ascii="Arial" w:hAnsi="Arial" w:cs="Arial"/>
            <w:color w:val="000000" w:themeColor="text1"/>
          </w:rPr>
          <w:delText>）、（</w:delText>
        </w:r>
        <w:r w:rsidRPr="00A52A69" w:rsidDel="00DD0FFD">
          <w:rPr>
            <w:rFonts w:ascii="Arial" w:hAnsi="Arial" w:cs="Arial"/>
            <w:color w:val="000000" w:themeColor="text1"/>
          </w:rPr>
          <w:delText>9</w:delText>
        </w:r>
        <w:r w:rsidRPr="00A52A69" w:rsidDel="00DD0FFD">
          <w:rPr>
            <w:rFonts w:ascii="Arial" w:hAnsi="Arial" w:cs="Arial"/>
            <w:color w:val="000000" w:themeColor="text1"/>
          </w:rPr>
          <w:delText>）；</w:delText>
        </w:r>
      </w:del>
    </w:p>
    <w:p w14:paraId="0D26F462" w14:textId="5551DEA7" w:rsidR="00574304" w:rsidRPr="00A52A69" w:rsidDel="00DD0FFD" w:rsidRDefault="00574304" w:rsidP="00574304">
      <w:pPr>
        <w:spacing w:line="360" w:lineRule="auto"/>
        <w:rPr>
          <w:del w:id="459" w:author="Microsoft Office User" w:date="2023-06-07T11:15:00Z"/>
          <w:rFonts w:ascii="Arial" w:hAnsi="Arial" w:cs="Arial"/>
          <w:color w:val="000000" w:themeColor="text1"/>
        </w:rPr>
      </w:pPr>
      <w:del w:id="460" w:author="Microsoft Office User" w:date="2023-06-07T11:15:00Z">
        <w:r w:rsidRPr="00A52A69" w:rsidDel="00DD0FFD">
          <w:rPr>
            <w:rFonts w:ascii="Arial" w:hAnsi="Arial" w:cs="Arial"/>
            <w:color w:val="000000" w:themeColor="text1"/>
          </w:rPr>
          <w:delText>（</w:delText>
        </w:r>
        <w:r w:rsidRPr="00A52A69" w:rsidDel="00DD0FFD">
          <w:rPr>
            <w:rFonts w:ascii="Arial" w:hAnsi="Arial" w:cs="Arial"/>
            <w:color w:val="000000" w:themeColor="text1"/>
          </w:rPr>
          <w:delText>2</w:delText>
        </w:r>
        <w:r w:rsidRPr="00A52A69" w:rsidDel="00DD0FFD">
          <w:rPr>
            <w:rFonts w:ascii="Arial" w:hAnsi="Arial" w:cs="Arial"/>
            <w:color w:val="000000" w:themeColor="text1"/>
          </w:rPr>
          <w:delText>）干端模块可与通用便携机相连，通过网口或</w:delText>
        </w:r>
        <w:r w:rsidRPr="00A52A69" w:rsidDel="00DD0FFD">
          <w:rPr>
            <w:rFonts w:ascii="Arial" w:hAnsi="Arial" w:cs="Arial"/>
            <w:color w:val="000000" w:themeColor="text1"/>
          </w:rPr>
          <w:delText>USB</w:delText>
        </w:r>
        <w:r w:rsidRPr="00A52A69" w:rsidDel="00DD0FFD">
          <w:rPr>
            <w:rFonts w:ascii="Arial" w:hAnsi="Arial" w:cs="Arial"/>
            <w:color w:val="000000" w:themeColor="text1"/>
          </w:rPr>
          <w:delText>相连</w:delText>
        </w:r>
        <w:r w:rsidRPr="00A52A69" w:rsidDel="00DD0FFD">
          <w:rPr>
            <w:rFonts w:ascii="Arial" w:hAnsi="Arial" w:cs="Arial" w:hint="eastAsia"/>
            <w:color w:val="000000" w:themeColor="text1"/>
          </w:rPr>
          <w:delText>；</w:delText>
        </w:r>
      </w:del>
    </w:p>
    <w:p w14:paraId="2A7A0AE6" w14:textId="045F8620" w:rsidR="00574304" w:rsidRPr="00A52A69" w:rsidDel="00DD0FFD" w:rsidRDefault="00574304" w:rsidP="00574304">
      <w:pPr>
        <w:spacing w:line="360" w:lineRule="auto"/>
        <w:rPr>
          <w:del w:id="461" w:author="Microsoft Office User" w:date="2023-06-07T11:15:00Z"/>
          <w:rFonts w:ascii="Arial" w:hAnsi="Arial" w:cs="Arial"/>
          <w:color w:val="000000" w:themeColor="text1"/>
        </w:rPr>
      </w:pPr>
      <w:del w:id="462" w:author="Microsoft Office User" w:date="2023-06-07T11:15:00Z">
        <w:r w:rsidRPr="00A52A69" w:rsidDel="00DD0FFD">
          <w:rPr>
            <w:rFonts w:ascii="Arial" w:hAnsi="Arial" w:cs="Arial"/>
            <w:color w:val="000000" w:themeColor="text1"/>
          </w:rPr>
          <w:delText>（</w:delText>
        </w:r>
        <w:r w:rsidRPr="00A52A69" w:rsidDel="00DD0FFD">
          <w:rPr>
            <w:rFonts w:ascii="Arial" w:hAnsi="Arial" w:cs="Arial"/>
            <w:color w:val="000000" w:themeColor="text1"/>
          </w:rPr>
          <w:delText>3</w:delText>
        </w:r>
        <w:r w:rsidRPr="00A52A69" w:rsidDel="00DD0FFD">
          <w:rPr>
            <w:rFonts w:ascii="Arial" w:hAnsi="Arial" w:cs="Arial"/>
            <w:color w:val="000000" w:themeColor="text1"/>
          </w:rPr>
          <w:delText>）两款</w:delText>
        </w:r>
        <w:r w:rsidRPr="00A52A69" w:rsidDel="00DD0FFD">
          <w:rPr>
            <w:rFonts w:ascii="Arial" w:hAnsi="Arial" w:cs="Arial"/>
            <w:color w:val="000000" w:themeColor="text1"/>
          </w:rPr>
          <w:delText>AUV</w:delText>
        </w:r>
        <w:r w:rsidRPr="00A52A69" w:rsidDel="00DD0FFD">
          <w:rPr>
            <w:rFonts w:ascii="Arial" w:hAnsi="Arial" w:cs="Arial"/>
            <w:color w:val="000000" w:themeColor="text1"/>
          </w:rPr>
          <w:delText>型号不同，但是任一款的干端可以支持与两款</w:delText>
        </w:r>
        <w:r w:rsidRPr="00A52A69" w:rsidDel="00DD0FFD">
          <w:rPr>
            <w:rFonts w:ascii="Arial" w:hAnsi="Arial" w:cs="Arial"/>
            <w:color w:val="000000" w:themeColor="text1"/>
          </w:rPr>
          <w:delText>AUV</w:delText>
        </w:r>
        <w:r w:rsidRPr="00A52A69" w:rsidDel="00DD0FFD">
          <w:rPr>
            <w:rFonts w:ascii="Arial" w:hAnsi="Arial" w:cs="Arial"/>
            <w:color w:val="000000" w:themeColor="text1"/>
          </w:rPr>
          <w:delText>通信，对任一款</w:delText>
        </w:r>
        <w:r w:rsidRPr="00A52A69" w:rsidDel="00DD0FFD">
          <w:rPr>
            <w:rFonts w:ascii="Arial" w:hAnsi="Arial" w:cs="Arial"/>
            <w:color w:val="000000" w:themeColor="text1"/>
          </w:rPr>
          <w:delText>AUV</w:delText>
        </w:r>
        <w:r w:rsidRPr="00A52A69" w:rsidDel="00DD0FFD">
          <w:rPr>
            <w:rFonts w:ascii="Arial" w:hAnsi="Arial" w:cs="Arial"/>
            <w:color w:val="000000" w:themeColor="text1"/>
          </w:rPr>
          <w:delText>支持数量不少于</w:delText>
        </w:r>
        <w:r w:rsidRPr="00A52A69" w:rsidDel="00DD0FFD">
          <w:rPr>
            <w:rFonts w:ascii="Arial" w:hAnsi="Arial" w:cs="Arial"/>
            <w:color w:val="000000" w:themeColor="text1"/>
          </w:rPr>
          <w:delText>10</w:delText>
        </w:r>
        <w:r w:rsidRPr="00A52A69" w:rsidDel="00DD0FFD">
          <w:rPr>
            <w:rFonts w:ascii="Arial" w:hAnsi="Arial" w:cs="Arial"/>
            <w:color w:val="000000" w:themeColor="text1"/>
          </w:rPr>
          <w:delText>个</w:delText>
        </w:r>
        <w:r w:rsidRPr="00A52A69" w:rsidDel="00DD0FFD">
          <w:rPr>
            <w:rFonts w:ascii="Arial" w:hAnsi="Arial" w:cs="Arial" w:hint="eastAsia"/>
            <w:color w:val="000000" w:themeColor="text1"/>
          </w:rPr>
          <w:delText>；</w:delText>
        </w:r>
      </w:del>
    </w:p>
    <w:p w14:paraId="2700F558" w14:textId="17F56060" w:rsidR="00574304" w:rsidRPr="00A52A69" w:rsidDel="00DD0FFD" w:rsidRDefault="00574304" w:rsidP="00574304">
      <w:pPr>
        <w:spacing w:line="360" w:lineRule="auto"/>
        <w:rPr>
          <w:del w:id="463" w:author="Microsoft Office User" w:date="2023-06-07T11:15:00Z"/>
          <w:rFonts w:ascii="Arial" w:hAnsi="Arial" w:cs="Arial"/>
          <w:color w:val="000000" w:themeColor="text1"/>
        </w:rPr>
      </w:pPr>
      <w:del w:id="464" w:author="Microsoft Office User" w:date="2023-06-07T11:15:00Z">
        <w:r w:rsidRPr="00A52A69" w:rsidDel="00DD0FFD">
          <w:rPr>
            <w:rFonts w:ascii="Arial" w:hAnsi="Arial" w:cs="Arial"/>
            <w:color w:val="000000" w:themeColor="text1"/>
          </w:rPr>
          <w:delText>（</w:delText>
        </w:r>
        <w:r w:rsidRPr="00A52A69" w:rsidDel="00DD0FFD">
          <w:rPr>
            <w:rFonts w:ascii="Arial" w:hAnsi="Arial" w:cs="Arial"/>
            <w:color w:val="000000" w:themeColor="text1"/>
          </w:rPr>
          <w:delText>4</w:delText>
        </w:r>
        <w:r w:rsidRPr="00A52A69" w:rsidDel="00DD0FFD">
          <w:rPr>
            <w:rFonts w:ascii="Arial" w:hAnsi="Arial" w:cs="Arial"/>
            <w:color w:val="000000" w:themeColor="text1"/>
          </w:rPr>
          <w:delText>）支持</w:delText>
        </w:r>
        <w:r w:rsidRPr="00A52A69" w:rsidDel="00DD0FFD">
          <w:rPr>
            <w:rFonts w:ascii="Arial" w:hAnsi="Arial" w:cs="Arial"/>
            <w:color w:val="000000" w:themeColor="text1"/>
          </w:rPr>
          <w:delText>6</w:delText>
        </w:r>
        <w:r w:rsidRPr="00A52A69" w:rsidDel="00DD0FFD">
          <w:rPr>
            <w:rFonts w:ascii="Arial" w:hAnsi="Arial" w:cs="Arial"/>
            <w:color w:val="000000" w:themeColor="text1"/>
          </w:rPr>
          <w:delText>节移动平台的水声通信</w:delText>
        </w:r>
        <w:r w:rsidRPr="00A52A69" w:rsidDel="00DD0FFD">
          <w:rPr>
            <w:rFonts w:ascii="Arial" w:hAnsi="Arial" w:cs="Arial" w:hint="eastAsia"/>
            <w:color w:val="000000" w:themeColor="text1"/>
          </w:rPr>
          <w:delText>；</w:delText>
        </w:r>
      </w:del>
    </w:p>
    <w:p w14:paraId="6AD0F800" w14:textId="477A5168" w:rsidR="00574304" w:rsidRPr="00A52A69" w:rsidDel="00DD0FFD" w:rsidRDefault="00574304" w:rsidP="00574304">
      <w:pPr>
        <w:spacing w:line="360" w:lineRule="auto"/>
        <w:rPr>
          <w:del w:id="465" w:author="Microsoft Office User" w:date="2023-06-07T11:15:00Z"/>
          <w:rFonts w:ascii="Arial" w:hAnsi="Arial" w:cs="Arial"/>
          <w:color w:val="000000" w:themeColor="text1"/>
        </w:rPr>
      </w:pPr>
      <w:del w:id="466" w:author="Microsoft Office User" w:date="2023-06-07T11:15:00Z">
        <w:r w:rsidRPr="00A52A69" w:rsidDel="00DD0FFD">
          <w:rPr>
            <w:rFonts w:ascii="Arial" w:hAnsi="Arial" w:cs="Arial"/>
            <w:color w:val="000000" w:themeColor="text1"/>
          </w:rPr>
          <w:delText>（</w:delText>
        </w:r>
        <w:r w:rsidRPr="00A52A69" w:rsidDel="00DD0FFD">
          <w:rPr>
            <w:rFonts w:ascii="Arial" w:hAnsi="Arial" w:cs="Arial"/>
            <w:color w:val="000000" w:themeColor="text1"/>
          </w:rPr>
          <w:delText>5</w:delText>
        </w:r>
        <w:r w:rsidRPr="00A52A69" w:rsidDel="00DD0FFD">
          <w:rPr>
            <w:rFonts w:ascii="Arial" w:hAnsi="Arial" w:cs="Arial"/>
            <w:color w:val="000000" w:themeColor="text1"/>
          </w:rPr>
          <w:delText>）</w:delText>
        </w:r>
        <w:r w:rsidRPr="00A52A69" w:rsidDel="00DD0FFD">
          <w:rPr>
            <w:rFonts w:ascii="Arial" w:hAnsi="Arial" w:cs="Arial"/>
            <w:color w:val="000000" w:themeColor="text1"/>
          </w:rPr>
          <w:delText>AUV</w:delText>
        </w:r>
        <w:r w:rsidRPr="00A52A69" w:rsidDel="00DD0FFD">
          <w:rPr>
            <w:rFonts w:ascii="Arial" w:hAnsi="Arial" w:cs="Arial"/>
            <w:color w:val="000000" w:themeColor="text1"/>
          </w:rPr>
          <w:delText>控制内容包括指令、状态信息和</w:delText>
        </w:r>
        <w:r w:rsidRPr="00A52A69" w:rsidDel="00DD0FFD">
          <w:rPr>
            <w:rFonts w:ascii="Arial" w:hAnsi="Arial" w:cs="Arial"/>
            <w:color w:val="000000" w:themeColor="text1"/>
          </w:rPr>
          <w:delText>ZC</w:delText>
        </w:r>
        <w:r w:rsidRPr="00A52A69" w:rsidDel="00DD0FFD">
          <w:rPr>
            <w:rFonts w:ascii="Arial" w:hAnsi="Arial" w:cs="Arial"/>
            <w:color w:val="000000" w:themeColor="text1"/>
          </w:rPr>
          <w:delText>结果（具体字段未定）；</w:delText>
        </w:r>
      </w:del>
    </w:p>
    <w:p w14:paraId="6DC6F954" w14:textId="3A91CB8A" w:rsidR="00574304" w:rsidRPr="00A52A69" w:rsidDel="00DD0FFD" w:rsidRDefault="00574304" w:rsidP="00574304">
      <w:pPr>
        <w:spacing w:line="360" w:lineRule="auto"/>
        <w:rPr>
          <w:del w:id="467" w:author="Microsoft Office User" w:date="2023-06-07T11:15:00Z"/>
          <w:rFonts w:ascii="Arial" w:hAnsi="Arial" w:cs="Arial"/>
          <w:color w:val="000000" w:themeColor="text1"/>
        </w:rPr>
      </w:pPr>
    </w:p>
    <w:p w14:paraId="055809EC" w14:textId="0126D9A6" w:rsidR="00574304" w:rsidRPr="00A52A69" w:rsidDel="00DD0FFD" w:rsidRDefault="00574304" w:rsidP="00574304">
      <w:pPr>
        <w:spacing w:line="360" w:lineRule="auto"/>
        <w:rPr>
          <w:del w:id="468" w:author="Microsoft Office User" w:date="2023-06-07T11:15:00Z"/>
          <w:rFonts w:ascii="Arial" w:hAnsi="Arial" w:cs="Arial"/>
          <w:color w:val="000000" w:themeColor="text1"/>
        </w:rPr>
      </w:pPr>
      <w:del w:id="469" w:author="Microsoft Office User" w:date="2023-06-07T11:15:00Z">
        <w:r w:rsidRPr="00A52A69" w:rsidDel="00DD0FFD">
          <w:rPr>
            <w:rFonts w:ascii="Arial" w:hAnsi="Arial" w:cs="Arial"/>
            <w:color w:val="000000" w:themeColor="text1"/>
          </w:rPr>
          <w:delText>性能要求：</w:delText>
        </w:r>
      </w:del>
    </w:p>
    <w:p w14:paraId="1D8166B2" w14:textId="41C91160" w:rsidR="00574304" w:rsidRPr="00A52A69" w:rsidDel="00DD0FFD" w:rsidRDefault="00574304" w:rsidP="00574304">
      <w:pPr>
        <w:spacing w:line="360" w:lineRule="auto"/>
        <w:rPr>
          <w:del w:id="470" w:author="Microsoft Office User" w:date="2023-06-07T11:15:00Z"/>
          <w:rFonts w:ascii="Arial" w:hAnsi="Arial" w:cs="Arial"/>
          <w:color w:val="000000" w:themeColor="text1"/>
        </w:rPr>
      </w:pPr>
      <w:del w:id="471" w:author="Microsoft Office User" w:date="2023-06-07T11:15:00Z">
        <w:r w:rsidRPr="00A52A69" w:rsidDel="00DD0FFD">
          <w:rPr>
            <w:rFonts w:ascii="Arial" w:hAnsi="Arial" w:cs="Arial"/>
            <w:color w:val="000000" w:themeColor="text1"/>
          </w:rPr>
          <w:delText>（</w:delText>
        </w:r>
        <w:r w:rsidRPr="00A52A69" w:rsidDel="00DD0FFD">
          <w:rPr>
            <w:rFonts w:ascii="Arial" w:hAnsi="Arial" w:cs="Arial"/>
            <w:color w:val="000000" w:themeColor="text1"/>
          </w:rPr>
          <w:delText>1</w:delText>
        </w:r>
        <w:r w:rsidRPr="00A52A69" w:rsidDel="00DD0FFD">
          <w:rPr>
            <w:rFonts w:ascii="Arial" w:hAnsi="Arial" w:cs="Arial"/>
            <w:color w:val="000000" w:themeColor="text1"/>
          </w:rPr>
          <w:delText>）最大耐压</w:delText>
        </w:r>
        <w:r w:rsidDel="00DD0FFD">
          <w:rPr>
            <w:rFonts w:ascii="Arial" w:hAnsi="Arial" w:cs="Arial"/>
            <w:color w:val="000000" w:themeColor="text1"/>
          </w:rPr>
          <w:delText>45</w:delText>
        </w:r>
        <w:r w:rsidRPr="00A52A69" w:rsidDel="00DD0FFD">
          <w:rPr>
            <w:rFonts w:ascii="Arial" w:hAnsi="Arial" w:cs="Arial"/>
            <w:color w:val="000000" w:themeColor="text1"/>
          </w:rPr>
          <w:delText>0m</w:delText>
        </w:r>
        <w:r w:rsidRPr="00A52A69" w:rsidDel="00DD0FFD">
          <w:rPr>
            <w:rFonts w:ascii="Arial" w:hAnsi="Arial" w:cs="Arial" w:hint="eastAsia"/>
            <w:color w:val="000000" w:themeColor="text1"/>
          </w:rPr>
          <w:delText>；</w:delText>
        </w:r>
      </w:del>
    </w:p>
    <w:p w14:paraId="084D8AD7" w14:textId="36F95D4C" w:rsidR="00574304" w:rsidRPr="00A52A69" w:rsidDel="00DD0FFD" w:rsidRDefault="00574304" w:rsidP="00574304">
      <w:pPr>
        <w:spacing w:line="360" w:lineRule="auto"/>
        <w:rPr>
          <w:del w:id="472" w:author="Microsoft Office User" w:date="2023-06-07T11:15:00Z"/>
          <w:rFonts w:ascii="Arial" w:hAnsi="Arial" w:cs="Arial"/>
          <w:color w:val="000000" w:themeColor="text1"/>
        </w:rPr>
      </w:pPr>
      <w:del w:id="473" w:author="Microsoft Office User" w:date="2023-06-07T11:15:00Z">
        <w:r w:rsidRPr="00A52A69" w:rsidDel="00DD0FFD">
          <w:rPr>
            <w:rFonts w:ascii="Arial" w:hAnsi="Arial" w:cs="Arial"/>
            <w:color w:val="000000" w:themeColor="text1"/>
          </w:rPr>
          <w:delText>（</w:delText>
        </w:r>
        <w:r w:rsidRPr="00A52A69" w:rsidDel="00DD0FFD">
          <w:rPr>
            <w:rFonts w:ascii="Arial" w:hAnsi="Arial" w:cs="Arial"/>
            <w:color w:val="000000" w:themeColor="text1"/>
          </w:rPr>
          <w:delText>2</w:delText>
        </w:r>
        <w:r w:rsidRPr="00A52A69" w:rsidDel="00DD0FFD">
          <w:rPr>
            <w:rFonts w:ascii="Arial" w:hAnsi="Arial" w:cs="Arial"/>
            <w:color w:val="000000" w:themeColor="text1"/>
          </w:rPr>
          <w:delText>）最大水声遥控距离：</w:delText>
        </w:r>
        <w:r w:rsidRPr="00A52A69" w:rsidDel="00DD0FFD">
          <w:rPr>
            <w:rFonts w:ascii="Arial" w:hAnsi="Arial" w:cs="Arial"/>
            <w:color w:val="000000" w:themeColor="text1"/>
          </w:rPr>
          <w:delText>5km</w:delText>
        </w:r>
        <w:r w:rsidRPr="00A52A69" w:rsidDel="00DD0FFD">
          <w:rPr>
            <w:rFonts w:ascii="Arial" w:hAnsi="Arial" w:cs="Arial" w:hint="eastAsia"/>
            <w:color w:val="000000" w:themeColor="text1"/>
          </w:rPr>
          <w:delText>；</w:delText>
        </w:r>
      </w:del>
    </w:p>
    <w:p w14:paraId="21D41B38" w14:textId="0E559E37" w:rsidR="00574304" w:rsidDel="00DD0FFD" w:rsidRDefault="00574304" w:rsidP="00574304">
      <w:pPr>
        <w:spacing w:line="360" w:lineRule="auto"/>
        <w:rPr>
          <w:del w:id="474" w:author="Microsoft Office User" w:date="2023-06-07T11:15:00Z"/>
          <w:rFonts w:ascii="Arial" w:hAnsi="Arial" w:cs="Arial"/>
          <w:color w:val="000000" w:themeColor="text1"/>
        </w:rPr>
      </w:pPr>
      <w:del w:id="475" w:author="Microsoft Office User" w:date="2023-06-07T11:15:00Z">
        <w:r w:rsidRPr="00A52A69" w:rsidDel="00DD0FFD">
          <w:rPr>
            <w:rFonts w:ascii="Arial" w:hAnsi="Arial" w:cs="Arial"/>
            <w:color w:val="000000" w:themeColor="text1"/>
          </w:rPr>
          <w:delText>（</w:delText>
        </w:r>
        <w:r w:rsidRPr="00A52A69" w:rsidDel="00DD0FFD">
          <w:rPr>
            <w:rFonts w:ascii="Arial" w:hAnsi="Arial" w:cs="Arial"/>
            <w:color w:val="000000" w:themeColor="text1"/>
          </w:rPr>
          <w:delText>3</w:delText>
        </w:r>
        <w:r w:rsidRPr="00A52A69" w:rsidDel="00DD0FFD">
          <w:rPr>
            <w:rFonts w:ascii="Arial" w:hAnsi="Arial" w:cs="Arial"/>
            <w:color w:val="000000" w:themeColor="text1"/>
          </w:rPr>
          <w:delText>）水声通信频段：</w:delText>
        </w:r>
        <w:r w:rsidRPr="00A52A69" w:rsidDel="00DD0FFD">
          <w:rPr>
            <w:rFonts w:ascii="Arial" w:hAnsi="Arial" w:cs="Arial"/>
            <w:color w:val="000000" w:themeColor="text1"/>
          </w:rPr>
          <w:delText>8kHz-16kHz</w:delText>
        </w:r>
        <w:r w:rsidRPr="00A52A69" w:rsidDel="00DD0FFD">
          <w:rPr>
            <w:rFonts w:ascii="Arial" w:hAnsi="Arial" w:cs="Arial" w:hint="eastAsia"/>
            <w:color w:val="000000" w:themeColor="text1"/>
          </w:rPr>
          <w:delText>；</w:delText>
        </w:r>
      </w:del>
    </w:p>
    <w:p w14:paraId="78178231" w14:textId="77777777" w:rsidR="00DA01FE" w:rsidRDefault="00DA01FE">
      <w:pPr>
        <w:spacing w:beforeLines="50" w:before="156" w:afterLines="50" w:after="156" w:line="360" w:lineRule="auto"/>
        <w:ind w:firstLineChars="200" w:firstLine="480"/>
        <w:rPr>
          <w:rFonts w:ascii="Arial" w:hAnsi="Arial" w:cs="Arial"/>
          <w:color w:val="000000" w:themeColor="text1"/>
        </w:rPr>
        <w:pPrChange w:id="476" w:author="Microsoft Office User" w:date="2023-06-07T11:16:00Z">
          <w:pPr>
            <w:spacing w:line="360" w:lineRule="auto"/>
          </w:pPr>
        </w:pPrChange>
      </w:pPr>
    </w:p>
    <w:p w14:paraId="552211D9" w14:textId="77777777" w:rsidR="00574304" w:rsidRPr="00A52A69" w:rsidRDefault="00574304" w:rsidP="00DA01FE">
      <w:pPr>
        <w:spacing w:beforeLines="50" w:before="156" w:afterLines="50" w:after="156" w:line="360" w:lineRule="auto"/>
        <w:rPr>
          <w:rFonts w:ascii="Arial" w:hAnsi="Arial" w:cs="Arial"/>
          <w:color w:val="000000" w:themeColor="text1"/>
        </w:rPr>
      </w:pPr>
      <w:bookmarkStart w:id="477" w:name="_Hlk135989685"/>
      <w:r w:rsidRPr="00A52A69">
        <w:rPr>
          <w:rFonts w:ascii="Arial" w:hAnsi="Arial" w:cs="Arial" w:hint="eastAsia"/>
          <w:color w:val="000000" w:themeColor="text1"/>
        </w:rPr>
        <w:t>下图为系统各设备之间的通信数据流示意图。</w:t>
      </w:r>
    </w:p>
    <w:bookmarkStart w:id="478" w:name="_Hlk131172628"/>
    <w:bookmarkEnd w:id="477"/>
    <w:p w14:paraId="1713927E" w14:textId="6427F83D" w:rsidR="00574304" w:rsidRPr="00A52A69" w:rsidRDefault="00BE765B" w:rsidP="00574304">
      <w:pPr>
        <w:spacing w:beforeLines="50" w:before="156" w:afterLines="50" w:after="156" w:line="360" w:lineRule="auto"/>
        <w:jc w:val="center"/>
        <w:rPr>
          <w:color w:val="000000" w:themeColor="text1"/>
        </w:rPr>
      </w:pPr>
      <w:r>
        <w:rPr>
          <w:noProof/>
        </w:rPr>
        <w:object w:dxaOrig="20281" w:dyaOrig="23077" w14:anchorId="1C1965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31.65pt;height:378.4pt;mso-width-percent:0;mso-height-percent:0;mso-width-percent:0;mso-height-percent:0" o:ole="">
            <v:imagedata r:id="rId10" o:title=""/>
          </v:shape>
          <o:OLEObject Type="Embed" ProgID="Visio.Drawing.15" ShapeID="_x0000_i1025" DrawAspect="Content" ObjectID="_1747830934" r:id="rId11"/>
        </w:object>
      </w:r>
      <w:bookmarkEnd w:id="478"/>
    </w:p>
    <w:p w14:paraId="64E7AB63" w14:textId="0804E541" w:rsidR="00574304" w:rsidRPr="00A52A69" w:rsidRDefault="00574304" w:rsidP="00574304">
      <w:pPr>
        <w:pStyle w:val="ae"/>
        <w:keepLines/>
        <w:spacing w:beforeLines="50" w:before="156" w:afterLines="100" w:after="312"/>
        <w:jc w:val="center"/>
        <w:rPr>
          <w:rFonts w:ascii="Arial" w:hAnsi="Arial" w:cs="Arial"/>
          <w:color w:val="000000" w:themeColor="text1"/>
          <w:sz w:val="24"/>
        </w:rPr>
      </w:pPr>
      <w:r w:rsidRPr="00A52A69">
        <w:rPr>
          <w:rFonts w:ascii="Arial" w:hAnsi="Arial" w:cs="Arial"/>
          <w:color w:val="000000" w:themeColor="text1"/>
          <w:sz w:val="24"/>
        </w:rPr>
        <w:t>图</w:t>
      </w:r>
      <w:r w:rsidRPr="00A52A69">
        <w:rPr>
          <w:rFonts w:ascii="Arial" w:hAnsi="Arial" w:cs="Arial"/>
          <w:color w:val="000000" w:themeColor="text1"/>
          <w:sz w:val="24"/>
        </w:rPr>
        <w:fldChar w:fldCharType="begin"/>
      </w:r>
      <w:r w:rsidRPr="00A52A69">
        <w:rPr>
          <w:rFonts w:ascii="Arial" w:hAnsi="Arial" w:cs="Arial"/>
          <w:color w:val="000000" w:themeColor="text1"/>
          <w:sz w:val="24"/>
        </w:rPr>
        <w:instrText xml:space="preserve"> STYLEREF 1 \s </w:instrText>
      </w:r>
      <w:r w:rsidRPr="00A52A69">
        <w:rPr>
          <w:rFonts w:ascii="Arial" w:hAnsi="Arial" w:cs="Arial"/>
          <w:color w:val="000000" w:themeColor="text1"/>
          <w:sz w:val="24"/>
        </w:rPr>
        <w:fldChar w:fldCharType="separate"/>
      </w:r>
      <w:r w:rsidR="00C2385F">
        <w:rPr>
          <w:rFonts w:ascii="Arial" w:hAnsi="Arial" w:cs="Arial"/>
          <w:noProof/>
          <w:color w:val="000000" w:themeColor="text1"/>
          <w:sz w:val="24"/>
        </w:rPr>
        <w:t>1</w:t>
      </w:r>
      <w:r w:rsidRPr="00A52A69">
        <w:rPr>
          <w:rFonts w:ascii="Arial" w:hAnsi="Arial" w:cs="Arial"/>
          <w:color w:val="000000" w:themeColor="text1"/>
          <w:sz w:val="24"/>
        </w:rPr>
        <w:fldChar w:fldCharType="end"/>
      </w:r>
      <w:r w:rsidRPr="00A52A69">
        <w:rPr>
          <w:rFonts w:ascii="Arial" w:hAnsi="Arial" w:cs="Arial"/>
          <w:color w:val="000000" w:themeColor="text1"/>
          <w:sz w:val="24"/>
        </w:rPr>
        <w:t>.</w:t>
      </w:r>
      <w:r w:rsidRPr="00A52A69">
        <w:rPr>
          <w:rFonts w:ascii="Arial" w:hAnsi="Arial" w:cs="Arial"/>
          <w:color w:val="000000" w:themeColor="text1"/>
          <w:sz w:val="24"/>
        </w:rPr>
        <w:fldChar w:fldCharType="begin"/>
      </w:r>
      <w:r w:rsidRPr="00A52A69">
        <w:rPr>
          <w:rFonts w:ascii="Arial" w:hAnsi="Arial" w:cs="Arial"/>
          <w:color w:val="000000" w:themeColor="text1"/>
          <w:sz w:val="24"/>
        </w:rPr>
        <w:instrText xml:space="preserve"> SEQ </w:instrText>
      </w:r>
      <w:r w:rsidRPr="00A52A69">
        <w:rPr>
          <w:rFonts w:ascii="Arial" w:hAnsi="Arial" w:cs="Arial"/>
          <w:color w:val="000000" w:themeColor="text1"/>
          <w:sz w:val="24"/>
        </w:rPr>
        <w:instrText>图</w:instrText>
      </w:r>
      <w:r w:rsidRPr="00A52A69">
        <w:rPr>
          <w:rFonts w:ascii="Arial" w:hAnsi="Arial" w:cs="Arial"/>
          <w:color w:val="000000" w:themeColor="text1"/>
          <w:sz w:val="24"/>
        </w:rPr>
        <w:instrText xml:space="preserve"> \* ARABIC \s 1 </w:instrText>
      </w:r>
      <w:r w:rsidRPr="00A52A69">
        <w:rPr>
          <w:rFonts w:ascii="Arial" w:hAnsi="Arial" w:cs="Arial"/>
          <w:color w:val="000000" w:themeColor="text1"/>
          <w:sz w:val="24"/>
        </w:rPr>
        <w:fldChar w:fldCharType="separate"/>
      </w:r>
      <w:r w:rsidR="00C2385F">
        <w:rPr>
          <w:rFonts w:ascii="Arial" w:hAnsi="Arial" w:cs="Arial"/>
          <w:noProof/>
          <w:color w:val="000000" w:themeColor="text1"/>
          <w:sz w:val="24"/>
        </w:rPr>
        <w:t>1</w:t>
      </w:r>
      <w:r w:rsidRPr="00A52A69">
        <w:rPr>
          <w:rFonts w:ascii="Arial" w:hAnsi="Arial" w:cs="Arial"/>
          <w:color w:val="000000" w:themeColor="text1"/>
          <w:sz w:val="24"/>
        </w:rPr>
        <w:fldChar w:fldCharType="end"/>
      </w:r>
      <w:r w:rsidRPr="00A52A69">
        <w:rPr>
          <w:rFonts w:ascii="Arial" w:hAnsi="Arial" w:cs="Arial"/>
          <w:color w:val="000000" w:themeColor="text1"/>
          <w:sz w:val="24"/>
        </w:rPr>
        <w:t xml:space="preserve">　</w:t>
      </w:r>
      <w:r w:rsidRPr="00A52A69">
        <w:rPr>
          <w:rFonts w:ascii="Arial" w:hAnsi="Arial" w:cs="Arial" w:hint="eastAsia"/>
          <w:color w:val="000000" w:themeColor="text1"/>
          <w:sz w:val="24"/>
        </w:rPr>
        <w:t>系统通信数据流</w:t>
      </w:r>
      <w:r w:rsidRPr="00A52A69">
        <w:rPr>
          <w:rFonts w:ascii="Arial" w:hAnsi="Arial" w:cs="Arial"/>
          <w:color w:val="000000" w:themeColor="text1"/>
          <w:sz w:val="24"/>
        </w:rPr>
        <w:t>示意图</w:t>
      </w:r>
    </w:p>
    <w:p w14:paraId="24864DC7" w14:textId="77777777" w:rsidR="00574304" w:rsidRPr="00433952" w:rsidRDefault="00574304" w:rsidP="00433952">
      <w:pPr>
        <w:pStyle w:val="1"/>
        <w:numPr>
          <w:ilvl w:val="0"/>
          <w:numId w:val="3"/>
        </w:numPr>
        <w:spacing w:before="120" w:after="120" w:line="360" w:lineRule="auto"/>
        <w:rPr>
          <w:rFonts w:ascii="Arial" w:eastAsia="黑体" w:hAnsi="Arial" w:cs="Arial"/>
          <w:color w:val="000000" w:themeColor="text1"/>
          <w:sz w:val="24"/>
          <w:szCs w:val="24"/>
        </w:rPr>
      </w:pPr>
      <w:bookmarkStart w:id="479" w:name="_Toc131162245"/>
      <w:bookmarkStart w:id="480" w:name="_Toc137217269"/>
      <w:r w:rsidRPr="00433952">
        <w:rPr>
          <w:rFonts w:ascii="Arial" w:eastAsia="黑体" w:hAnsi="Arial" w:cs="Arial" w:hint="eastAsia"/>
          <w:color w:val="000000" w:themeColor="text1"/>
          <w:sz w:val="24"/>
          <w:szCs w:val="24"/>
        </w:rPr>
        <w:t>电通信协议</w:t>
      </w:r>
      <w:bookmarkEnd w:id="479"/>
      <w:bookmarkEnd w:id="480"/>
    </w:p>
    <w:p w14:paraId="7187919F" w14:textId="02841521" w:rsidR="00185B04" w:rsidRPr="00433952" w:rsidRDefault="005D7C4B" w:rsidP="00433952">
      <w:pPr>
        <w:pStyle w:val="20"/>
        <w:numPr>
          <w:ilvl w:val="1"/>
          <w:numId w:val="3"/>
        </w:numPr>
        <w:spacing w:before="120" w:after="0" w:line="360" w:lineRule="auto"/>
        <w:rPr>
          <w:rFonts w:ascii="Arial" w:eastAsia="黑体" w:hAnsi="Arial" w:cs="Arial"/>
          <w:color w:val="000000" w:themeColor="text1"/>
          <w:sz w:val="24"/>
        </w:rPr>
      </w:pPr>
      <w:bookmarkStart w:id="481" w:name="_Toc137217270"/>
      <w:r w:rsidRPr="00433952">
        <w:rPr>
          <w:rFonts w:ascii="Arial" w:eastAsia="黑体" w:hAnsi="Arial" w:cs="Arial" w:hint="eastAsia"/>
          <w:color w:val="000000" w:themeColor="text1"/>
          <w:sz w:val="24"/>
        </w:rPr>
        <w:t>显控软件与甲板单元</w:t>
      </w:r>
      <w:del w:id="482" w:author="Microsoft Office User" w:date="2023-06-07T11:20:00Z">
        <w:r w:rsidRPr="00433952" w:rsidDel="00DD0FFD">
          <w:rPr>
            <w:rFonts w:ascii="Arial" w:eastAsia="黑体" w:hAnsi="Arial" w:cs="Arial" w:hint="eastAsia"/>
            <w:color w:val="000000" w:themeColor="text1"/>
            <w:sz w:val="24"/>
          </w:rPr>
          <w:delText>水通机板</w:delText>
        </w:r>
      </w:del>
      <w:ins w:id="483" w:author="Microsoft Office User" w:date="2023-06-07T11:20:00Z">
        <w:r w:rsidR="00DD0FFD">
          <w:rPr>
            <w:rFonts w:ascii="Arial" w:eastAsia="黑体" w:hAnsi="Arial" w:cs="Arial" w:hint="eastAsia"/>
            <w:color w:val="000000" w:themeColor="text1"/>
            <w:sz w:val="24"/>
          </w:rPr>
          <w:t>水声遥控板</w:t>
        </w:r>
      </w:ins>
      <w:r w:rsidRPr="00433952">
        <w:rPr>
          <w:rFonts w:ascii="Arial" w:eastAsia="黑体" w:hAnsi="Arial" w:cs="Arial" w:hint="eastAsia"/>
          <w:color w:val="000000" w:themeColor="text1"/>
          <w:sz w:val="24"/>
        </w:rPr>
        <w:t>的网络通信</w:t>
      </w:r>
      <w:bookmarkEnd w:id="481"/>
    </w:p>
    <w:p w14:paraId="09F29A1D" w14:textId="4DED4C73" w:rsidR="00185B04" w:rsidRPr="00A52A69" w:rsidRDefault="00185B04" w:rsidP="00185B04">
      <w:pPr>
        <w:spacing w:line="360" w:lineRule="auto"/>
        <w:ind w:firstLine="420"/>
        <w:rPr>
          <w:rFonts w:ascii="Arial" w:hAnsi="Arial" w:cs="Arial"/>
          <w:color w:val="000000" w:themeColor="text1"/>
          <w:szCs w:val="21"/>
        </w:rPr>
      </w:pPr>
      <w:r w:rsidRPr="00A52A69">
        <w:rPr>
          <w:rFonts w:ascii="Arial" w:hAnsi="Arial" w:cs="Arial" w:hint="eastAsia"/>
          <w:color w:val="000000" w:themeColor="text1"/>
          <w:szCs w:val="21"/>
        </w:rPr>
        <w:t>显控软件与甲板单元</w:t>
      </w:r>
      <w:ins w:id="484" w:author="Microsoft Office User" w:date="2023-06-07T11:21:00Z">
        <w:r w:rsidR="00DD0FFD">
          <w:rPr>
            <w:rFonts w:ascii="Arial" w:eastAsia="黑体" w:hAnsi="Arial" w:cs="Arial" w:hint="eastAsia"/>
            <w:color w:val="000000" w:themeColor="text1"/>
          </w:rPr>
          <w:t>水声遥控板</w:t>
        </w:r>
      </w:ins>
      <w:del w:id="485" w:author="Microsoft Office User" w:date="2023-06-07T11:21:00Z">
        <w:r w:rsidDel="00DD0FFD">
          <w:rPr>
            <w:rFonts w:ascii="Arial" w:hAnsi="Arial" w:cs="Arial" w:hint="eastAsia"/>
            <w:color w:val="000000" w:themeColor="text1"/>
            <w:szCs w:val="21"/>
          </w:rPr>
          <w:delText>水通机板</w:delText>
        </w:r>
      </w:del>
      <w:r w:rsidRPr="00A52A69">
        <w:rPr>
          <w:rFonts w:ascii="Arial" w:hAnsi="Arial" w:cs="Arial"/>
          <w:color w:val="000000" w:themeColor="text1"/>
          <w:szCs w:val="21"/>
        </w:rPr>
        <w:t>之间采用</w:t>
      </w:r>
      <w:r w:rsidRPr="00A52A69">
        <w:rPr>
          <w:rFonts w:ascii="Arial" w:hAnsi="Arial" w:cs="Arial" w:hint="eastAsia"/>
          <w:color w:val="000000" w:themeColor="text1"/>
          <w:szCs w:val="21"/>
        </w:rPr>
        <w:t>网络</w:t>
      </w:r>
      <w:r w:rsidRPr="00A52A69">
        <w:rPr>
          <w:rFonts w:ascii="Arial" w:hAnsi="Arial" w:cs="Arial"/>
          <w:color w:val="000000" w:themeColor="text1"/>
          <w:szCs w:val="21"/>
        </w:rPr>
        <w:t>进行命令和状态信息传送，</w:t>
      </w:r>
      <w:r w:rsidRPr="00A52A69">
        <w:rPr>
          <w:rFonts w:ascii="Arial" w:hAnsi="Arial" w:cs="Arial" w:hint="eastAsia"/>
          <w:color w:val="000000" w:themeColor="text1"/>
          <w:szCs w:val="21"/>
        </w:rPr>
        <w:t>用于</w:t>
      </w:r>
      <w:r>
        <w:rPr>
          <w:rFonts w:ascii="Arial" w:hAnsi="Arial" w:cs="Arial" w:hint="eastAsia"/>
          <w:color w:val="000000" w:themeColor="text1"/>
        </w:rPr>
        <w:t>实现</w:t>
      </w:r>
      <w:r w:rsidRPr="00A52A69">
        <w:rPr>
          <w:rFonts w:ascii="Arial" w:hAnsi="Arial" w:cs="Arial" w:hint="eastAsia"/>
          <w:color w:val="000000" w:themeColor="text1"/>
        </w:rPr>
        <w:t>甲板</w:t>
      </w:r>
      <w:r w:rsidRPr="00A52A69">
        <w:rPr>
          <w:rFonts w:ascii="Arial" w:hAnsi="Arial" w:cs="Arial"/>
          <w:color w:val="000000" w:themeColor="text1"/>
        </w:rPr>
        <w:t>单元</w:t>
      </w:r>
      <w:r>
        <w:rPr>
          <w:rFonts w:ascii="Arial" w:hAnsi="Arial" w:cs="Arial" w:hint="eastAsia"/>
          <w:color w:val="000000" w:themeColor="text1"/>
          <w:szCs w:val="21"/>
        </w:rPr>
        <w:t>对</w:t>
      </w:r>
      <w:r w:rsidRPr="00A52A69">
        <w:rPr>
          <w:rFonts w:ascii="Arial" w:hAnsi="Arial" w:cs="Arial" w:hint="eastAsia"/>
          <w:color w:val="000000" w:themeColor="text1"/>
          <w:szCs w:val="21"/>
        </w:rPr>
        <w:t>潜标的远程控制和</w:t>
      </w:r>
      <w:r>
        <w:rPr>
          <w:rFonts w:ascii="Arial" w:hAnsi="Arial" w:cs="Arial" w:hint="eastAsia"/>
          <w:color w:val="000000" w:themeColor="text1"/>
          <w:szCs w:val="21"/>
        </w:rPr>
        <w:t>潜标</w:t>
      </w:r>
      <w:r w:rsidRPr="00A52A69">
        <w:rPr>
          <w:rFonts w:ascii="Arial" w:hAnsi="Arial" w:cs="Arial" w:hint="eastAsia"/>
          <w:color w:val="000000" w:themeColor="text1"/>
          <w:szCs w:val="21"/>
        </w:rPr>
        <w:t>数据导出</w:t>
      </w:r>
      <w:r w:rsidRPr="00A52A69">
        <w:rPr>
          <w:rFonts w:ascii="Arial" w:hAnsi="Arial" w:cs="Arial"/>
          <w:color w:val="000000" w:themeColor="text1"/>
        </w:rPr>
        <w:t>。</w:t>
      </w:r>
      <w:r w:rsidRPr="00A52A69">
        <w:rPr>
          <w:rFonts w:ascii="Arial" w:hAnsi="Arial" w:cs="Arial"/>
          <w:color w:val="000000" w:themeColor="text1"/>
          <w:szCs w:val="21"/>
        </w:rPr>
        <w:t>通信内容包括上行数据和下行数</w:t>
      </w:r>
      <w:r w:rsidRPr="00A52A69">
        <w:rPr>
          <w:rFonts w:ascii="Arial" w:hAnsi="Arial" w:cs="Arial"/>
          <w:color w:val="000000" w:themeColor="text1"/>
          <w:szCs w:val="21"/>
        </w:rPr>
        <w:lastRenderedPageBreak/>
        <w:t>据。网络通信信息交换采用</w:t>
      </w:r>
      <w:r w:rsidRPr="00A52A69">
        <w:rPr>
          <w:rFonts w:ascii="Arial" w:hAnsi="Arial" w:cs="Arial"/>
          <w:color w:val="000000" w:themeColor="text1"/>
          <w:szCs w:val="21"/>
        </w:rPr>
        <w:t>IEEE802.3U</w:t>
      </w:r>
      <w:r w:rsidRPr="00A52A69">
        <w:rPr>
          <w:rFonts w:ascii="Arial" w:hAnsi="Arial" w:cs="Arial"/>
          <w:color w:val="000000" w:themeColor="text1"/>
          <w:szCs w:val="21"/>
        </w:rPr>
        <w:t>标准局域对等以太网（</w:t>
      </w:r>
      <w:r w:rsidRPr="00A52A69">
        <w:rPr>
          <w:rFonts w:ascii="Arial" w:hAnsi="Arial" w:cs="Arial"/>
          <w:color w:val="000000" w:themeColor="text1"/>
          <w:szCs w:val="21"/>
        </w:rPr>
        <w:t>100BASE-TX</w:t>
      </w:r>
      <w:r w:rsidRPr="00A52A69">
        <w:rPr>
          <w:rFonts w:ascii="Arial" w:hAnsi="Arial" w:cs="Arial"/>
          <w:color w:val="000000" w:themeColor="text1"/>
          <w:szCs w:val="21"/>
        </w:rPr>
        <w:t>）和</w:t>
      </w:r>
      <w:r w:rsidRPr="00A52A69">
        <w:rPr>
          <w:rFonts w:ascii="Arial" w:hAnsi="Arial" w:cs="Arial"/>
          <w:color w:val="000000" w:themeColor="text1"/>
          <w:szCs w:val="21"/>
        </w:rPr>
        <w:t>TCP/IP</w:t>
      </w:r>
      <w:r w:rsidRPr="00A52A69">
        <w:rPr>
          <w:rFonts w:ascii="Arial" w:hAnsi="Arial" w:cs="Arial"/>
          <w:color w:val="000000" w:themeColor="text1"/>
          <w:szCs w:val="21"/>
        </w:rPr>
        <w:t>协议族，网络传输层选用</w:t>
      </w:r>
      <w:r w:rsidRPr="00A52A69">
        <w:rPr>
          <w:rFonts w:ascii="Arial" w:hAnsi="Arial" w:cs="Arial"/>
          <w:color w:val="000000" w:themeColor="text1"/>
          <w:szCs w:val="21"/>
        </w:rPr>
        <w:t>TCP/IP</w:t>
      </w:r>
      <w:r w:rsidRPr="00A52A69">
        <w:rPr>
          <w:rFonts w:ascii="Arial" w:hAnsi="Arial" w:cs="Arial"/>
          <w:color w:val="000000" w:themeColor="text1"/>
          <w:szCs w:val="21"/>
        </w:rPr>
        <w:t>协议中的</w:t>
      </w:r>
      <w:r w:rsidRPr="00A52A69">
        <w:rPr>
          <w:rFonts w:ascii="Arial" w:hAnsi="Arial" w:cs="Arial"/>
          <w:color w:val="000000" w:themeColor="text1"/>
          <w:szCs w:val="21"/>
        </w:rPr>
        <w:t>UDP</w:t>
      </w:r>
      <w:r w:rsidRPr="00A52A69">
        <w:rPr>
          <w:rFonts w:ascii="Arial" w:hAnsi="Arial" w:cs="Arial"/>
          <w:color w:val="000000" w:themeColor="text1"/>
          <w:szCs w:val="21"/>
        </w:rPr>
        <w:t>协议。</w:t>
      </w:r>
    </w:p>
    <w:p w14:paraId="3B0EF5D8" w14:textId="77777777" w:rsidR="00185B04" w:rsidRPr="00A52A69" w:rsidRDefault="00185B04">
      <w:pPr>
        <w:numPr>
          <w:ilvl w:val="0"/>
          <w:numId w:val="26"/>
        </w:numPr>
        <w:adjustRightInd w:val="0"/>
        <w:snapToGrid w:val="0"/>
        <w:spacing w:line="360" w:lineRule="auto"/>
        <w:rPr>
          <w:rFonts w:ascii="Arial" w:hAnsi="Arial" w:cs="Arial"/>
          <w:color w:val="000000" w:themeColor="text1"/>
          <w:szCs w:val="21"/>
        </w:rPr>
      </w:pPr>
      <w:r w:rsidRPr="00A52A69">
        <w:rPr>
          <w:rFonts w:ascii="Arial" w:hAnsi="Arial" w:cs="Arial" w:hint="eastAsia"/>
          <w:color w:val="000000" w:themeColor="text1"/>
          <w:szCs w:val="21"/>
        </w:rPr>
        <w:t>显控软件的</w:t>
      </w:r>
      <w:r w:rsidRPr="00A52A69">
        <w:rPr>
          <w:rFonts w:ascii="Arial" w:hAnsi="Arial" w:cs="Arial"/>
          <w:color w:val="000000" w:themeColor="text1"/>
          <w:szCs w:val="21"/>
        </w:rPr>
        <w:t>IP</w:t>
      </w:r>
      <w:r w:rsidRPr="00A52A69">
        <w:rPr>
          <w:rFonts w:ascii="Arial" w:hAnsi="Arial" w:cs="Arial"/>
          <w:color w:val="000000" w:themeColor="text1"/>
          <w:szCs w:val="21"/>
        </w:rPr>
        <w:t>地址：</w:t>
      </w:r>
      <w:r w:rsidRPr="00A52A69">
        <w:rPr>
          <w:rFonts w:ascii="Arial" w:hAnsi="Arial" w:cs="Arial"/>
          <w:color w:val="000000" w:themeColor="text1"/>
          <w:szCs w:val="21"/>
        </w:rPr>
        <w:t>192.168.1.30</w:t>
      </w:r>
      <w:r w:rsidRPr="00A52A69">
        <w:rPr>
          <w:rFonts w:ascii="Arial" w:hAnsi="Arial" w:cs="Arial"/>
          <w:color w:val="000000" w:themeColor="text1"/>
          <w:szCs w:val="21"/>
        </w:rPr>
        <w:t>，端口：</w:t>
      </w:r>
      <w:r w:rsidRPr="00A52A69">
        <w:rPr>
          <w:rFonts w:ascii="Arial" w:hAnsi="Arial" w:cs="Arial" w:hint="eastAsia"/>
          <w:color w:val="000000" w:themeColor="text1"/>
          <w:szCs w:val="21"/>
        </w:rPr>
        <w:t>9001/9002</w:t>
      </w:r>
      <w:r w:rsidRPr="00A52A69">
        <w:rPr>
          <w:rFonts w:ascii="Arial" w:hAnsi="Arial" w:cs="Arial" w:hint="eastAsia"/>
          <w:color w:val="000000" w:themeColor="text1"/>
          <w:szCs w:val="21"/>
        </w:rPr>
        <w:t>；</w:t>
      </w:r>
    </w:p>
    <w:p w14:paraId="47FA38DC" w14:textId="77777777" w:rsidR="00185B04" w:rsidRDefault="00185B04">
      <w:pPr>
        <w:numPr>
          <w:ilvl w:val="0"/>
          <w:numId w:val="26"/>
        </w:numPr>
        <w:adjustRightInd w:val="0"/>
        <w:snapToGrid w:val="0"/>
        <w:spacing w:line="360" w:lineRule="auto"/>
        <w:rPr>
          <w:rFonts w:ascii="Arial" w:hAnsi="Arial" w:cs="Arial"/>
          <w:color w:val="000000" w:themeColor="text1"/>
          <w:szCs w:val="21"/>
        </w:rPr>
      </w:pPr>
      <w:r w:rsidRPr="00A52A69">
        <w:rPr>
          <w:rFonts w:ascii="Arial" w:hAnsi="Arial" w:cs="Arial" w:hint="eastAsia"/>
          <w:color w:val="000000" w:themeColor="text1"/>
          <w:szCs w:val="21"/>
        </w:rPr>
        <w:t>甲板单元</w:t>
      </w:r>
      <w:r>
        <w:rPr>
          <w:rFonts w:ascii="Arial" w:hAnsi="Arial" w:cs="Arial" w:hint="eastAsia"/>
          <w:color w:val="000000" w:themeColor="text1"/>
          <w:szCs w:val="21"/>
        </w:rPr>
        <w:t>水通机板</w:t>
      </w:r>
      <w:r w:rsidRPr="00A52A69">
        <w:rPr>
          <w:rFonts w:ascii="Arial" w:hAnsi="Arial" w:cs="Arial" w:hint="eastAsia"/>
          <w:color w:val="000000" w:themeColor="text1"/>
          <w:szCs w:val="21"/>
        </w:rPr>
        <w:t>的</w:t>
      </w:r>
      <w:r w:rsidRPr="00A52A69">
        <w:rPr>
          <w:rFonts w:ascii="Arial" w:hAnsi="Arial" w:cs="Arial"/>
          <w:color w:val="000000" w:themeColor="text1"/>
          <w:szCs w:val="21"/>
        </w:rPr>
        <w:t>IP</w:t>
      </w:r>
      <w:r w:rsidRPr="00A52A69">
        <w:rPr>
          <w:rFonts w:ascii="Arial" w:hAnsi="Arial" w:cs="Arial"/>
          <w:color w:val="000000" w:themeColor="text1"/>
          <w:szCs w:val="21"/>
        </w:rPr>
        <w:t>地址：</w:t>
      </w:r>
      <w:r w:rsidRPr="00A52A69">
        <w:rPr>
          <w:rFonts w:ascii="Arial" w:hAnsi="Arial" w:cs="Arial"/>
          <w:color w:val="000000" w:themeColor="text1"/>
          <w:szCs w:val="21"/>
        </w:rPr>
        <w:t>192.168.1.</w:t>
      </w:r>
      <w:r w:rsidRPr="00A52A69">
        <w:rPr>
          <w:rFonts w:ascii="Arial" w:hAnsi="Arial" w:cs="Arial" w:hint="eastAsia"/>
          <w:color w:val="000000" w:themeColor="text1"/>
          <w:szCs w:val="21"/>
        </w:rPr>
        <w:t>10</w:t>
      </w:r>
      <w:r>
        <w:rPr>
          <w:rFonts w:ascii="Arial" w:hAnsi="Arial" w:cs="Arial"/>
          <w:color w:val="000000" w:themeColor="text1"/>
          <w:szCs w:val="21"/>
        </w:rPr>
        <w:t>1</w:t>
      </w:r>
      <w:r w:rsidRPr="00A52A69">
        <w:rPr>
          <w:rFonts w:ascii="Arial" w:hAnsi="Arial" w:cs="Arial"/>
          <w:color w:val="000000" w:themeColor="text1"/>
          <w:szCs w:val="21"/>
        </w:rPr>
        <w:t>端口：</w:t>
      </w:r>
      <w:r w:rsidRPr="00A52A69">
        <w:rPr>
          <w:rFonts w:ascii="Arial" w:hAnsi="Arial" w:cs="Arial" w:hint="eastAsia"/>
          <w:color w:val="000000" w:themeColor="text1"/>
          <w:szCs w:val="21"/>
        </w:rPr>
        <w:t>9001/9002</w:t>
      </w:r>
      <w:r w:rsidRPr="00A52A69">
        <w:rPr>
          <w:rFonts w:ascii="Arial" w:hAnsi="Arial" w:cs="Arial"/>
          <w:color w:val="000000" w:themeColor="text1"/>
          <w:szCs w:val="21"/>
        </w:rPr>
        <w:t>；</w:t>
      </w:r>
    </w:p>
    <w:p w14:paraId="736C24E3" w14:textId="77777777" w:rsidR="00F03894" w:rsidRDefault="00F03894" w:rsidP="00F03894">
      <w:pPr>
        <w:adjustRightInd w:val="0"/>
        <w:snapToGrid w:val="0"/>
        <w:spacing w:line="360" w:lineRule="auto"/>
        <w:rPr>
          <w:rFonts w:ascii="Arial" w:hAnsi="Arial" w:cs="Arial"/>
          <w:color w:val="000000" w:themeColor="text1"/>
          <w:szCs w:val="21"/>
        </w:rPr>
      </w:pPr>
    </w:p>
    <w:p w14:paraId="73F9A290" w14:textId="55CCE34E" w:rsidR="00F03894" w:rsidRDefault="00F03894" w:rsidP="00F03894">
      <w:pPr>
        <w:adjustRightInd w:val="0"/>
        <w:snapToGrid w:val="0"/>
        <w:spacing w:line="360" w:lineRule="auto"/>
        <w:ind w:firstLine="420"/>
        <w:rPr>
          <w:rFonts w:ascii="Arial" w:hAnsi="Arial" w:cs="Arial"/>
          <w:color w:val="000000" w:themeColor="text1"/>
          <w:szCs w:val="21"/>
        </w:rPr>
      </w:pPr>
      <w:r>
        <w:rPr>
          <w:rFonts w:ascii="Arial" w:hAnsi="Arial" w:cs="Arial" w:hint="eastAsia"/>
          <w:color w:val="000000" w:themeColor="text1"/>
          <w:szCs w:val="21"/>
        </w:rPr>
        <w:t>若</w:t>
      </w:r>
      <w:r w:rsidRPr="00A52A69">
        <w:rPr>
          <w:rFonts w:ascii="Arial" w:hAnsi="Arial" w:cs="Arial" w:hint="eastAsia"/>
          <w:color w:val="000000" w:themeColor="text1"/>
          <w:szCs w:val="21"/>
        </w:rPr>
        <w:t>甲板单元</w:t>
      </w:r>
      <w:r>
        <w:rPr>
          <w:rFonts w:ascii="Arial" w:hAnsi="Arial" w:cs="Arial" w:hint="eastAsia"/>
          <w:color w:val="000000" w:themeColor="text1"/>
          <w:szCs w:val="21"/>
        </w:rPr>
        <w:t>水通机板采用串口与外界通信，则通过</w:t>
      </w:r>
      <w:r w:rsidRPr="00A52A69">
        <w:rPr>
          <w:rFonts w:ascii="Arial" w:hAnsi="Arial" w:cs="Arial" w:hint="eastAsia"/>
          <w:color w:val="000000" w:themeColor="text1"/>
          <w:szCs w:val="21"/>
        </w:rPr>
        <w:t>串口</w:t>
      </w:r>
      <w:r w:rsidRPr="00C14764">
        <w:rPr>
          <w:rFonts w:ascii="Arial" w:hAnsi="Arial" w:cs="Arial"/>
          <w:szCs w:val="24"/>
        </w:rPr>
        <w:t>（</w:t>
      </w:r>
      <w:r w:rsidRPr="00C14764">
        <w:rPr>
          <w:rFonts w:ascii="Arial" w:hAnsi="Arial" w:cs="Arial" w:hint="eastAsia"/>
          <w:szCs w:val="24"/>
        </w:rPr>
        <w:t>RS232</w:t>
      </w:r>
      <w:r w:rsidRPr="00C14764">
        <w:rPr>
          <w:rFonts w:ascii="Arial" w:hAnsi="Arial" w:cs="Arial" w:hint="eastAsia"/>
          <w:szCs w:val="24"/>
        </w:rPr>
        <w:t>，</w:t>
      </w:r>
      <w:r w:rsidRPr="00C14764">
        <w:rPr>
          <w:rFonts w:ascii="Arial" w:cs="Arial" w:hint="eastAsia"/>
          <w:szCs w:val="24"/>
        </w:rPr>
        <w:t>波特率</w:t>
      </w:r>
      <w:r>
        <w:rPr>
          <w:rFonts w:ascii="Arial" w:cs="Arial"/>
          <w:szCs w:val="24"/>
        </w:rPr>
        <w:t>1152</w:t>
      </w:r>
      <w:r w:rsidRPr="00C14764">
        <w:rPr>
          <w:rFonts w:ascii="Arial" w:cs="Arial"/>
          <w:szCs w:val="24"/>
        </w:rPr>
        <w:t>00</w:t>
      </w:r>
      <w:r w:rsidRPr="00C14764">
        <w:rPr>
          <w:rFonts w:ascii="Arial" w:cs="Arial" w:hint="eastAsia"/>
          <w:szCs w:val="24"/>
        </w:rPr>
        <w:t>，数据位</w:t>
      </w:r>
      <w:r w:rsidRPr="00C14764">
        <w:rPr>
          <w:rFonts w:ascii="Arial" w:cs="Arial" w:hint="eastAsia"/>
          <w:szCs w:val="24"/>
        </w:rPr>
        <w:t>8</w:t>
      </w:r>
      <w:r w:rsidRPr="00C14764">
        <w:rPr>
          <w:rFonts w:ascii="Arial" w:cs="Arial" w:hint="eastAsia"/>
          <w:szCs w:val="24"/>
        </w:rPr>
        <w:t>，停止位</w:t>
      </w:r>
      <w:r w:rsidRPr="00C14764">
        <w:rPr>
          <w:rFonts w:ascii="Arial" w:cs="Arial" w:hint="eastAsia"/>
          <w:szCs w:val="24"/>
        </w:rPr>
        <w:t>1</w:t>
      </w:r>
      <w:r w:rsidRPr="00C14764">
        <w:rPr>
          <w:rFonts w:ascii="Arial" w:cs="Arial" w:hint="eastAsia"/>
          <w:szCs w:val="24"/>
        </w:rPr>
        <w:t>，无奇偶校验）</w:t>
      </w:r>
      <w:r w:rsidRPr="00A52A69">
        <w:rPr>
          <w:rFonts w:ascii="Arial" w:hAnsi="Arial" w:cs="Arial"/>
          <w:color w:val="000000" w:themeColor="text1"/>
          <w:szCs w:val="21"/>
        </w:rPr>
        <w:t>进行命令和状态信息传送</w:t>
      </w:r>
      <w:r w:rsidRPr="00A52A69">
        <w:rPr>
          <w:rFonts w:ascii="Arial" w:hAnsi="Arial" w:cs="Arial" w:hint="eastAsia"/>
          <w:color w:val="000000" w:themeColor="text1"/>
          <w:szCs w:val="21"/>
        </w:rPr>
        <w:t>。</w:t>
      </w:r>
    </w:p>
    <w:p w14:paraId="65641E25" w14:textId="77777777" w:rsidR="00185B04" w:rsidRPr="00A52A69" w:rsidRDefault="00185B04" w:rsidP="00AC0620">
      <w:pPr>
        <w:pStyle w:val="30"/>
        <w:numPr>
          <w:ilvl w:val="2"/>
          <w:numId w:val="3"/>
        </w:numPr>
        <w:spacing w:beforeLines="50" w:before="156" w:after="0" w:line="360" w:lineRule="auto"/>
        <w:rPr>
          <w:rFonts w:ascii="Arial" w:eastAsia="黑体" w:hAnsi="Arial" w:cs="Arial"/>
          <w:color w:val="000000" w:themeColor="text1"/>
          <w:sz w:val="24"/>
          <w:szCs w:val="24"/>
        </w:rPr>
      </w:pPr>
      <w:bookmarkStart w:id="486" w:name="_Toc137217271"/>
      <w:r w:rsidRPr="00A52A69">
        <w:rPr>
          <w:rFonts w:ascii="Arial" w:eastAsia="黑体" w:hAnsi="Arial" w:cs="Arial" w:hint="eastAsia"/>
          <w:color w:val="000000" w:themeColor="text1"/>
          <w:sz w:val="24"/>
          <w:szCs w:val="24"/>
        </w:rPr>
        <w:t>方向说明</w:t>
      </w:r>
      <w:bookmarkEnd w:id="486"/>
    </w:p>
    <w:p w14:paraId="4CE5638F" w14:textId="61A084FC" w:rsidR="00185B04" w:rsidRPr="00A52A69" w:rsidRDefault="00185B04" w:rsidP="00185B04">
      <w:pPr>
        <w:spacing w:line="360" w:lineRule="auto"/>
        <w:ind w:firstLineChars="200" w:firstLine="480"/>
        <w:rPr>
          <w:rFonts w:ascii="Arial" w:hAnsi="Arial" w:cs="Arial"/>
          <w:color w:val="000000" w:themeColor="text1"/>
          <w:szCs w:val="21"/>
        </w:rPr>
      </w:pPr>
      <w:r w:rsidRPr="00A52A69">
        <w:rPr>
          <w:rFonts w:ascii="Arial" w:hAnsi="Arial" w:cs="Arial"/>
          <w:color w:val="000000" w:themeColor="text1"/>
          <w:szCs w:val="21"/>
        </w:rPr>
        <w:t>下行：</w:t>
      </w:r>
      <w:r w:rsidRPr="00A52A69">
        <w:rPr>
          <w:rFonts w:ascii="Arial" w:hAnsi="Arial" w:cs="Arial" w:hint="eastAsia"/>
          <w:color w:val="000000" w:themeColor="text1"/>
          <w:szCs w:val="21"/>
        </w:rPr>
        <w:t>显控软件</w:t>
      </w:r>
      <w:r w:rsidRPr="00A52A69">
        <w:rPr>
          <w:rFonts w:ascii="Arial" w:hAnsi="Arial" w:cs="Arial"/>
          <w:color w:val="000000" w:themeColor="text1"/>
          <w:szCs w:val="21"/>
        </w:rPr>
        <w:t>-&gt;</w:t>
      </w:r>
      <w:r w:rsidRPr="00A52A69">
        <w:rPr>
          <w:rFonts w:ascii="Arial" w:hAnsi="Arial" w:cs="Arial" w:hint="eastAsia"/>
          <w:color w:val="000000" w:themeColor="text1"/>
          <w:szCs w:val="21"/>
        </w:rPr>
        <w:t>甲板单元</w:t>
      </w:r>
      <w:ins w:id="487" w:author="Microsoft Office User" w:date="2023-06-07T11:21:00Z">
        <w:r w:rsidR="00DD0FFD">
          <w:rPr>
            <w:rFonts w:ascii="Arial" w:eastAsia="黑体" w:hAnsi="Arial" w:cs="Arial" w:hint="eastAsia"/>
            <w:color w:val="000000" w:themeColor="text1"/>
          </w:rPr>
          <w:t>水声遥控板</w:t>
        </w:r>
      </w:ins>
      <w:del w:id="488" w:author="Microsoft Office User" w:date="2023-06-07T11:21:00Z">
        <w:r w:rsidDel="00DD0FFD">
          <w:rPr>
            <w:rFonts w:ascii="Arial" w:hAnsi="Arial" w:cs="Arial" w:hint="eastAsia"/>
            <w:color w:val="000000" w:themeColor="text1"/>
            <w:szCs w:val="21"/>
          </w:rPr>
          <w:delText>水通机板</w:delText>
        </w:r>
      </w:del>
    </w:p>
    <w:p w14:paraId="172930EE" w14:textId="6CB770F0" w:rsidR="00185B04" w:rsidRPr="00A52A69" w:rsidRDefault="00185B04" w:rsidP="00185B04">
      <w:pPr>
        <w:spacing w:line="360" w:lineRule="auto"/>
        <w:ind w:firstLineChars="200" w:firstLine="480"/>
        <w:rPr>
          <w:rFonts w:ascii="Arial" w:hAnsi="Arial" w:cs="Arial"/>
          <w:color w:val="000000" w:themeColor="text1"/>
          <w:szCs w:val="21"/>
        </w:rPr>
      </w:pPr>
      <w:r w:rsidRPr="00A52A69">
        <w:rPr>
          <w:rFonts w:ascii="Arial" w:hAnsi="Arial" w:cs="Arial"/>
          <w:color w:val="000000" w:themeColor="text1"/>
          <w:szCs w:val="21"/>
        </w:rPr>
        <w:t>上行：</w:t>
      </w:r>
      <w:r w:rsidRPr="00A52A69">
        <w:rPr>
          <w:rFonts w:ascii="Arial" w:hAnsi="Arial" w:cs="Arial" w:hint="eastAsia"/>
          <w:color w:val="000000" w:themeColor="text1"/>
          <w:szCs w:val="21"/>
        </w:rPr>
        <w:t>甲板单元</w:t>
      </w:r>
      <w:ins w:id="489" w:author="Microsoft Office User" w:date="2023-06-07T11:21:00Z">
        <w:r w:rsidR="00DD0FFD">
          <w:rPr>
            <w:rFonts w:ascii="Arial" w:eastAsia="黑体" w:hAnsi="Arial" w:cs="Arial" w:hint="eastAsia"/>
            <w:color w:val="000000" w:themeColor="text1"/>
          </w:rPr>
          <w:t>水声遥控板</w:t>
        </w:r>
      </w:ins>
      <w:del w:id="490" w:author="Microsoft Office User" w:date="2023-06-07T11:21:00Z">
        <w:r w:rsidDel="00DD0FFD">
          <w:rPr>
            <w:rFonts w:ascii="Arial" w:hAnsi="Arial" w:cs="Arial" w:hint="eastAsia"/>
            <w:color w:val="000000" w:themeColor="text1"/>
            <w:szCs w:val="21"/>
          </w:rPr>
          <w:delText>水通机板</w:delText>
        </w:r>
      </w:del>
      <w:r w:rsidRPr="00A52A69">
        <w:rPr>
          <w:rFonts w:ascii="Arial" w:hAnsi="Arial" w:cs="Arial"/>
          <w:color w:val="000000" w:themeColor="text1"/>
          <w:szCs w:val="21"/>
        </w:rPr>
        <w:t>-&gt;</w:t>
      </w:r>
      <w:r w:rsidRPr="00A52A69">
        <w:rPr>
          <w:rFonts w:ascii="Arial" w:hAnsi="Arial" w:cs="Arial" w:hint="eastAsia"/>
          <w:color w:val="000000" w:themeColor="text1"/>
          <w:szCs w:val="21"/>
        </w:rPr>
        <w:t>显控软件</w:t>
      </w:r>
    </w:p>
    <w:p w14:paraId="2246D4FB" w14:textId="77777777" w:rsidR="00185B04" w:rsidRDefault="00185B04" w:rsidP="00AC0620">
      <w:pPr>
        <w:pStyle w:val="30"/>
        <w:numPr>
          <w:ilvl w:val="2"/>
          <w:numId w:val="3"/>
        </w:numPr>
        <w:spacing w:beforeLines="50" w:before="156" w:after="0" w:line="360" w:lineRule="auto"/>
        <w:rPr>
          <w:rFonts w:ascii="Arial" w:eastAsia="黑体" w:hAnsi="Arial" w:cs="Arial"/>
          <w:color w:val="000000" w:themeColor="text1"/>
          <w:sz w:val="24"/>
          <w:szCs w:val="24"/>
        </w:rPr>
      </w:pPr>
      <w:bookmarkStart w:id="491" w:name="_Toc137217272"/>
      <w:r w:rsidRPr="00A52A69">
        <w:rPr>
          <w:rFonts w:ascii="Arial" w:eastAsia="黑体" w:hAnsi="Arial" w:cs="Arial"/>
          <w:color w:val="000000" w:themeColor="text1"/>
          <w:sz w:val="24"/>
          <w:szCs w:val="24"/>
        </w:rPr>
        <w:t>通信协议格式</w:t>
      </w:r>
      <w:bookmarkEnd w:id="491"/>
    </w:p>
    <w:p w14:paraId="126575B5" w14:textId="77777777" w:rsidR="00185B04" w:rsidRPr="00A52A69" w:rsidRDefault="00185B04" w:rsidP="00185B04">
      <w:pPr>
        <w:rPr>
          <w:color w:val="000000" w:themeColor="text1"/>
        </w:rPr>
      </w:pPr>
      <w:r w:rsidRPr="00A52A69">
        <w:rPr>
          <w:rFonts w:hint="eastAsia"/>
          <w:color w:val="000000" w:themeColor="text1"/>
        </w:rPr>
        <w:t>命令协议格式：</w:t>
      </w:r>
    </w:p>
    <w:tbl>
      <w:tblPr>
        <w:tblStyle w:val="a4"/>
        <w:tblW w:w="0" w:type="auto"/>
        <w:jc w:val="center"/>
        <w:tblLook w:val="04A0" w:firstRow="1" w:lastRow="0" w:firstColumn="1" w:lastColumn="0" w:noHBand="0" w:noVBand="1"/>
      </w:tblPr>
      <w:tblGrid>
        <w:gridCol w:w="846"/>
        <w:gridCol w:w="1559"/>
        <w:gridCol w:w="1559"/>
        <w:gridCol w:w="1418"/>
        <w:gridCol w:w="3105"/>
      </w:tblGrid>
      <w:tr w:rsidR="00185B04" w:rsidRPr="00A52A69" w14:paraId="7B0DA0DD" w14:textId="77777777" w:rsidTr="00A37C82">
        <w:trPr>
          <w:jc w:val="center"/>
        </w:trPr>
        <w:tc>
          <w:tcPr>
            <w:tcW w:w="846" w:type="dxa"/>
            <w:shd w:val="clear" w:color="auto" w:fill="BFBFBF" w:themeFill="background1" w:themeFillShade="BF"/>
            <w:vAlign w:val="center"/>
          </w:tcPr>
          <w:p w14:paraId="59615008" w14:textId="77777777" w:rsidR="00185B04" w:rsidRPr="00A52A69" w:rsidRDefault="00185B04" w:rsidP="00E76095">
            <w:pPr>
              <w:pStyle w:val="af7"/>
              <w:rPr>
                <w:rFonts w:ascii="Arial" w:eastAsia="宋体" w:hAnsi="Arial" w:cs="Arial"/>
                <w:b/>
                <w:bCs/>
                <w:color w:val="000000" w:themeColor="text1"/>
                <w:sz w:val="24"/>
                <w:szCs w:val="24"/>
              </w:rPr>
            </w:pPr>
            <w:r w:rsidRPr="00A52A69">
              <w:rPr>
                <w:rFonts w:ascii="Arial" w:eastAsia="宋体" w:hAnsi="Arial" w:cs="Arial"/>
                <w:b/>
                <w:bCs/>
                <w:color w:val="000000" w:themeColor="text1"/>
                <w:sz w:val="24"/>
                <w:szCs w:val="24"/>
              </w:rPr>
              <w:t>编号</w:t>
            </w:r>
          </w:p>
        </w:tc>
        <w:tc>
          <w:tcPr>
            <w:tcW w:w="1559" w:type="dxa"/>
            <w:shd w:val="clear" w:color="auto" w:fill="BFBFBF" w:themeFill="background1" w:themeFillShade="BF"/>
            <w:vAlign w:val="center"/>
          </w:tcPr>
          <w:p w14:paraId="0548345A" w14:textId="77777777" w:rsidR="00185B04" w:rsidRPr="00A52A69" w:rsidRDefault="00185B04" w:rsidP="00E76095">
            <w:pPr>
              <w:pStyle w:val="af7"/>
              <w:rPr>
                <w:rFonts w:ascii="Arial" w:eastAsia="宋体" w:hAnsi="Arial" w:cs="Arial"/>
                <w:b/>
                <w:bCs/>
                <w:color w:val="000000" w:themeColor="text1"/>
                <w:sz w:val="24"/>
                <w:szCs w:val="24"/>
              </w:rPr>
            </w:pPr>
            <w:r w:rsidRPr="00A52A69">
              <w:rPr>
                <w:rFonts w:ascii="Arial" w:eastAsia="宋体" w:hAnsi="Arial" w:cs="Arial"/>
                <w:b/>
                <w:bCs/>
                <w:color w:val="000000" w:themeColor="text1"/>
                <w:sz w:val="24"/>
                <w:szCs w:val="24"/>
              </w:rPr>
              <w:t>字段名称</w:t>
            </w:r>
          </w:p>
        </w:tc>
        <w:tc>
          <w:tcPr>
            <w:tcW w:w="1559" w:type="dxa"/>
            <w:shd w:val="clear" w:color="auto" w:fill="BFBFBF" w:themeFill="background1" w:themeFillShade="BF"/>
            <w:vAlign w:val="center"/>
          </w:tcPr>
          <w:p w14:paraId="3E0D1452" w14:textId="77777777" w:rsidR="00185B04" w:rsidRPr="00A52A69" w:rsidRDefault="00185B04" w:rsidP="00E76095">
            <w:pPr>
              <w:pStyle w:val="af7"/>
              <w:rPr>
                <w:rFonts w:ascii="Arial" w:eastAsia="宋体" w:hAnsi="Arial" w:cs="Arial"/>
                <w:b/>
                <w:bCs/>
                <w:color w:val="000000" w:themeColor="text1"/>
                <w:sz w:val="24"/>
                <w:szCs w:val="24"/>
              </w:rPr>
            </w:pPr>
            <w:r w:rsidRPr="00A52A69">
              <w:rPr>
                <w:rFonts w:ascii="Arial" w:eastAsia="宋体" w:hAnsi="Arial" w:cs="Arial"/>
                <w:b/>
                <w:bCs/>
                <w:color w:val="000000" w:themeColor="text1"/>
                <w:sz w:val="24"/>
                <w:szCs w:val="24"/>
              </w:rPr>
              <w:t>字段类型</w:t>
            </w:r>
          </w:p>
        </w:tc>
        <w:tc>
          <w:tcPr>
            <w:tcW w:w="1418" w:type="dxa"/>
            <w:shd w:val="clear" w:color="auto" w:fill="BFBFBF" w:themeFill="background1" w:themeFillShade="BF"/>
            <w:vAlign w:val="center"/>
          </w:tcPr>
          <w:p w14:paraId="16D16D67" w14:textId="77777777" w:rsidR="00185B04" w:rsidRPr="00A52A69" w:rsidRDefault="00185B04" w:rsidP="00E76095">
            <w:pPr>
              <w:pStyle w:val="af7"/>
              <w:rPr>
                <w:rFonts w:ascii="Arial" w:eastAsia="宋体" w:hAnsi="Arial" w:cs="Arial"/>
                <w:b/>
                <w:bCs/>
                <w:color w:val="000000" w:themeColor="text1"/>
                <w:sz w:val="24"/>
                <w:szCs w:val="24"/>
              </w:rPr>
            </w:pPr>
            <w:r w:rsidRPr="00A52A69">
              <w:rPr>
                <w:rFonts w:ascii="Arial" w:eastAsia="宋体" w:hAnsi="Arial" w:cs="Arial"/>
                <w:b/>
                <w:bCs/>
                <w:color w:val="000000" w:themeColor="text1"/>
                <w:sz w:val="24"/>
                <w:szCs w:val="24"/>
              </w:rPr>
              <w:t>字段大小</w:t>
            </w:r>
          </w:p>
        </w:tc>
        <w:tc>
          <w:tcPr>
            <w:tcW w:w="3105" w:type="dxa"/>
            <w:shd w:val="clear" w:color="auto" w:fill="BFBFBF" w:themeFill="background1" w:themeFillShade="BF"/>
            <w:vAlign w:val="center"/>
          </w:tcPr>
          <w:p w14:paraId="7B5EB333" w14:textId="77777777" w:rsidR="00185B04" w:rsidRPr="00A52A69" w:rsidRDefault="00185B04" w:rsidP="00E76095">
            <w:pPr>
              <w:pStyle w:val="af7"/>
              <w:rPr>
                <w:rFonts w:ascii="Arial" w:eastAsia="宋体" w:hAnsi="Arial" w:cs="Arial"/>
                <w:b/>
                <w:bCs/>
                <w:color w:val="000000" w:themeColor="text1"/>
                <w:sz w:val="24"/>
                <w:szCs w:val="24"/>
              </w:rPr>
            </w:pPr>
            <w:r w:rsidRPr="00A52A69">
              <w:rPr>
                <w:rFonts w:ascii="Arial" w:eastAsia="宋体" w:hAnsi="Arial" w:cs="Arial"/>
                <w:b/>
                <w:bCs/>
                <w:color w:val="000000" w:themeColor="text1"/>
                <w:sz w:val="24"/>
                <w:szCs w:val="24"/>
              </w:rPr>
              <w:t>说明</w:t>
            </w:r>
          </w:p>
        </w:tc>
      </w:tr>
      <w:tr w:rsidR="00185B04" w:rsidRPr="00A52A69" w14:paraId="6884444A" w14:textId="77777777" w:rsidTr="00A37C82">
        <w:trPr>
          <w:jc w:val="center"/>
        </w:trPr>
        <w:tc>
          <w:tcPr>
            <w:tcW w:w="846" w:type="dxa"/>
            <w:vAlign w:val="center"/>
          </w:tcPr>
          <w:p w14:paraId="54E12982"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1</w:t>
            </w:r>
          </w:p>
        </w:tc>
        <w:tc>
          <w:tcPr>
            <w:tcW w:w="1559" w:type="dxa"/>
            <w:vAlign w:val="center"/>
          </w:tcPr>
          <w:p w14:paraId="5D02375E"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开始标记</w:t>
            </w:r>
          </w:p>
        </w:tc>
        <w:tc>
          <w:tcPr>
            <w:tcW w:w="1559" w:type="dxa"/>
            <w:vAlign w:val="center"/>
          </w:tcPr>
          <w:p w14:paraId="3912F481"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unsigned char</w:t>
            </w:r>
          </w:p>
        </w:tc>
        <w:tc>
          <w:tcPr>
            <w:tcW w:w="1418" w:type="dxa"/>
            <w:vAlign w:val="center"/>
          </w:tcPr>
          <w:p w14:paraId="273ACD29"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1</w:t>
            </w:r>
            <w:r w:rsidRPr="00A52A69">
              <w:rPr>
                <w:rFonts w:ascii="Arial" w:eastAsia="宋体" w:hAnsi="Arial" w:cs="Arial"/>
                <w:color w:val="000000" w:themeColor="text1"/>
                <w:sz w:val="24"/>
                <w:szCs w:val="24"/>
                <w:lang w:val="zh-CN"/>
              </w:rPr>
              <w:t>字节</w:t>
            </w:r>
          </w:p>
        </w:tc>
        <w:tc>
          <w:tcPr>
            <w:tcW w:w="3105" w:type="dxa"/>
            <w:vAlign w:val="center"/>
          </w:tcPr>
          <w:p w14:paraId="15DD5EA3" w14:textId="77777777" w:rsidR="00185B04" w:rsidRPr="00A52A69" w:rsidRDefault="00185B04" w:rsidP="00E76095">
            <w:pPr>
              <w:pStyle w:val="af7"/>
              <w:jc w:val="both"/>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固定：</w:t>
            </w:r>
            <w:r w:rsidRPr="00A52A69">
              <w:rPr>
                <w:rFonts w:ascii="Arial" w:eastAsia="宋体" w:hAnsi="Arial" w:cs="Arial"/>
                <w:color w:val="000000" w:themeColor="text1"/>
                <w:sz w:val="24"/>
                <w:szCs w:val="24"/>
                <w:lang w:val="zh-CN"/>
              </w:rPr>
              <w:t>0xAA</w:t>
            </w:r>
          </w:p>
        </w:tc>
      </w:tr>
      <w:tr w:rsidR="00185B04" w:rsidRPr="00A52A69" w14:paraId="0E24FB64" w14:textId="77777777" w:rsidTr="00A37C82">
        <w:trPr>
          <w:jc w:val="center"/>
        </w:trPr>
        <w:tc>
          <w:tcPr>
            <w:tcW w:w="846" w:type="dxa"/>
            <w:vAlign w:val="center"/>
          </w:tcPr>
          <w:p w14:paraId="353CCA1D"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2</w:t>
            </w:r>
          </w:p>
        </w:tc>
        <w:tc>
          <w:tcPr>
            <w:tcW w:w="1559" w:type="dxa"/>
            <w:vAlign w:val="center"/>
          </w:tcPr>
          <w:p w14:paraId="78227E58"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数据源</w:t>
            </w:r>
          </w:p>
        </w:tc>
        <w:tc>
          <w:tcPr>
            <w:tcW w:w="1559" w:type="dxa"/>
            <w:vAlign w:val="center"/>
          </w:tcPr>
          <w:p w14:paraId="5E55DE91"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unsigned char</w:t>
            </w:r>
          </w:p>
        </w:tc>
        <w:tc>
          <w:tcPr>
            <w:tcW w:w="1418" w:type="dxa"/>
            <w:vAlign w:val="center"/>
          </w:tcPr>
          <w:p w14:paraId="1F485065"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1</w:t>
            </w:r>
            <w:r w:rsidRPr="00A52A69">
              <w:rPr>
                <w:rFonts w:ascii="Arial" w:eastAsia="宋体" w:hAnsi="Arial" w:cs="Arial"/>
                <w:color w:val="000000" w:themeColor="text1"/>
                <w:sz w:val="24"/>
                <w:szCs w:val="24"/>
                <w:lang w:val="zh-CN"/>
              </w:rPr>
              <w:t>字节</w:t>
            </w:r>
          </w:p>
        </w:tc>
        <w:tc>
          <w:tcPr>
            <w:tcW w:w="3105" w:type="dxa"/>
            <w:vAlign w:val="center"/>
          </w:tcPr>
          <w:p w14:paraId="3D8ABA97" w14:textId="15FE32E2" w:rsidR="00185B04" w:rsidRPr="00A52A69" w:rsidRDefault="00185B04" w:rsidP="00E76095">
            <w:pPr>
              <w:pStyle w:val="af7"/>
              <w:jc w:val="both"/>
              <w:rPr>
                <w:rFonts w:ascii="Arial" w:eastAsia="宋体" w:hAnsi="Arial" w:cs="Arial"/>
                <w:color w:val="000000" w:themeColor="text1"/>
                <w:sz w:val="24"/>
                <w:szCs w:val="24"/>
                <w:lang w:val="zh-CN"/>
              </w:rPr>
            </w:pPr>
          </w:p>
        </w:tc>
      </w:tr>
      <w:tr w:rsidR="00185B04" w:rsidRPr="00A52A69" w14:paraId="11C01CC6" w14:textId="77777777" w:rsidTr="00A37C82">
        <w:trPr>
          <w:jc w:val="center"/>
        </w:trPr>
        <w:tc>
          <w:tcPr>
            <w:tcW w:w="846" w:type="dxa"/>
            <w:vAlign w:val="center"/>
          </w:tcPr>
          <w:p w14:paraId="3BCCD836"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3</w:t>
            </w:r>
          </w:p>
        </w:tc>
        <w:tc>
          <w:tcPr>
            <w:tcW w:w="1559" w:type="dxa"/>
            <w:vAlign w:val="center"/>
          </w:tcPr>
          <w:p w14:paraId="3C8F61E4"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数据目的</w:t>
            </w:r>
          </w:p>
        </w:tc>
        <w:tc>
          <w:tcPr>
            <w:tcW w:w="1559" w:type="dxa"/>
            <w:vAlign w:val="center"/>
          </w:tcPr>
          <w:p w14:paraId="63AB2C3C"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unsigned char</w:t>
            </w:r>
          </w:p>
        </w:tc>
        <w:tc>
          <w:tcPr>
            <w:tcW w:w="1418" w:type="dxa"/>
            <w:vAlign w:val="center"/>
          </w:tcPr>
          <w:p w14:paraId="38CCF3C8"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1</w:t>
            </w:r>
            <w:r w:rsidRPr="00A52A69">
              <w:rPr>
                <w:rFonts w:ascii="Arial" w:eastAsia="宋体" w:hAnsi="Arial" w:cs="Arial"/>
                <w:color w:val="000000" w:themeColor="text1"/>
                <w:sz w:val="24"/>
                <w:szCs w:val="24"/>
                <w:lang w:val="zh-CN"/>
              </w:rPr>
              <w:t>字节</w:t>
            </w:r>
          </w:p>
        </w:tc>
        <w:tc>
          <w:tcPr>
            <w:tcW w:w="3105" w:type="dxa"/>
            <w:vAlign w:val="center"/>
          </w:tcPr>
          <w:p w14:paraId="088281F4" w14:textId="668C66F8" w:rsidR="00185B04" w:rsidRPr="00AE423A" w:rsidRDefault="00185B04" w:rsidP="00E76095">
            <w:pPr>
              <w:pStyle w:val="af7"/>
              <w:jc w:val="both"/>
              <w:rPr>
                <w:rFonts w:ascii="Arial" w:eastAsia="宋体" w:hAnsi="Arial" w:cs="Arial"/>
                <w:color w:val="000000" w:themeColor="text1"/>
                <w:sz w:val="24"/>
                <w:szCs w:val="24"/>
                <w:rPrChange w:id="492" w:author="Microsoft Office User" w:date="2023-06-08T14:06:00Z">
                  <w:rPr>
                    <w:rFonts w:ascii="Arial" w:eastAsia="宋体" w:hAnsi="Arial" w:cs="Arial"/>
                    <w:color w:val="000000" w:themeColor="text1"/>
                    <w:sz w:val="24"/>
                    <w:szCs w:val="24"/>
                    <w:lang w:val="zh-CN"/>
                  </w:rPr>
                </w:rPrChange>
              </w:rPr>
            </w:pPr>
          </w:p>
        </w:tc>
      </w:tr>
      <w:tr w:rsidR="00185B04" w:rsidRPr="00A52A69" w14:paraId="18EDEF27" w14:textId="77777777" w:rsidTr="00A37C82">
        <w:trPr>
          <w:jc w:val="center"/>
        </w:trPr>
        <w:tc>
          <w:tcPr>
            <w:tcW w:w="846" w:type="dxa"/>
            <w:vAlign w:val="center"/>
          </w:tcPr>
          <w:p w14:paraId="121C9513"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4</w:t>
            </w:r>
          </w:p>
        </w:tc>
        <w:tc>
          <w:tcPr>
            <w:tcW w:w="1559" w:type="dxa"/>
            <w:vAlign w:val="center"/>
          </w:tcPr>
          <w:p w14:paraId="6D8FB5C5"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数据类型</w:t>
            </w:r>
          </w:p>
        </w:tc>
        <w:tc>
          <w:tcPr>
            <w:tcW w:w="1559" w:type="dxa"/>
            <w:vAlign w:val="center"/>
          </w:tcPr>
          <w:p w14:paraId="3D3D256D"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unsigned char</w:t>
            </w:r>
          </w:p>
        </w:tc>
        <w:tc>
          <w:tcPr>
            <w:tcW w:w="1418" w:type="dxa"/>
            <w:vAlign w:val="center"/>
          </w:tcPr>
          <w:p w14:paraId="6DD19EF0"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1</w:t>
            </w:r>
            <w:r w:rsidRPr="00A52A69">
              <w:rPr>
                <w:rFonts w:ascii="Arial" w:eastAsia="宋体" w:hAnsi="Arial" w:cs="Arial"/>
                <w:color w:val="000000" w:themeColor="text1"/>
                <w:sz w:val="24"/>
                <w:szCs w:val="24"/>
                <w:lang w:val="zh-CN"/>
              </w:rPr>
              <w:t>字节</w:t>
            </w:r>
          </w:p>
        </w:tc>
        <w:tc>
          <w:tcPr>
            <w:tcW w:w="3105" w:type="dxa"/>
            <w:vAlign w:val="center"/>
          </w:tcPr>
          <w:p w14:paraId="1DCB3CF3" w14:textId="77777777" w:rsidR="00185B04" w:rsidRPr="00A52A69" w:rsidRDefault="00185B04" w:rsidP="00E76095">
            <w:pPr>
              <w:pStyle w:val="af7"/>
              <w:jc w:val="both"/>
              <w:rPr>
                <w:rFonts w:ascii="Arial" w:eastAsia="宋体" w:hAnsi="Arial" w:cs="Arial"/>
                <w:color w:val="000000" w:themeColor="text1"/>
                <w:sz w:val="24"/>
                <w:szCs w:val="24"/>
                <w:lang w:val="zh-CN"/>
              </w:rPr>
            </w:pPr>
          </w:p>
        </w:tc>
      </w:tr>
      <w:tr w:rsidR="00185B04" w:rsidRPr="00A52A69" w14:paraId="4763076B" w14:textId="77777777" w:rsidTr="00A37C82">
        <w:trPr>
          <w:jc w:val="center"/>
        </w:trPr>
        <w:tc>
          <w:tcPr>
            <w:tcW w:w="846" w:type="dxa"/>
            <w:vAlign w:val="center"/>
          </w:tcPr>
          <w:p w14:paraId="7AFC5978"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5</w:t>
            </w:r>
          </w:p>
        </w:tc>
        <w:tc>
          <w:tcPr>
            <w:tcW w:w="1559" w:type="dxa"/>
            <w:vAlign w:val="center"/>
          </w:tcPr>
          <w:p w14:paraId="3E015A8A"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数据体长度</w:t>
            </w:r>
          </w:p>
        </w:tc>
        <w:tc>
          <w:tcPr>
            <w:tcW w:w="1559" w:type="dxa"/>
            <w:vAlign w:val="center"/>
          </w:tcPr>
          <w:p w14:paraId="54FB230B"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unsigned char</w:t>
            </w:r>
          </w:p>
        </w:tc>
        <w:tc>
          <w:tcPr>
            <w:tcW w:w="1418" w:type="dxa"/>
            <w:vAlign w:val="center"/>
          </w:tcPr>
          <w:p w14:paraId="417C3EB4"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1</w:t>
            </w:r>
            <w:r w:rsidRPr="00A52A69">
              <w:rPr>
                <w:rFonts w:ascii="Arial" w:eastAsia="宋体" w:hAnsi="Arial" w:cs="Arial"/>
                <w:color w:val="000000" w:themeColor="text1"/>
                <w:sz w:val="24"/>
                <w:szCs w:val="24"/>
                <w:lang w:val="zh-CN"/>
              </w:rPr>
              <w:t>字节</w:t>
            </w:r>
          </w:p>
        </w:tc>
        <w:tc>
          <w:tcPr>
            <w:tcW w:w="3105" w:type="dxa"/>
            <w:vAlign w:val="center"/>
          </w:tcPr>
          <w:p w14:paraId="567E53D5" w14:textId="77777777" w:rsidR="00185B04" w:rsidRPr="00A52A69" w:rsidRDefault="00185B04" w:rsidP="00E76095">
            <w:pPr>
              <w:pStyle w:val="af7"/>
              <w:jc w:val="both"/>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数据体内容长度</w:t>
            </w:r>
          </w:p>
        </w:tc>
      </w:tr>
      <w:tr w:rsidR="00185B04" w:rsidRPr="00A52A69" w14:paraId="63EE28C9" w14:textId="77777777" w:rsidTr="00A37C82">
        <w:trPr>
          <w:jc w:val="center"/>
        </w:trPr>
        <w:tc>
          <w:tcPr>
            <w:tcW w:w="846" w:type="dxa"/>
            <w:vAlign w:val="center"/>
          </w:tcPr>
          <w:p w14:paraId="3D206312"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6</w:t>
            </w:r>
          </w:p>
        </w:tc>
        <w:tc>
          <w:tcPr>
            <w:tcW w:w="1559" w:type="dxa"/>
            <w:vAlign w:val="center"/>
          </w:tcPr>
          <w:p w14:paraId="1E858328"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数据体内容</w:t>
            </w:r>
          </w:p>
        </w:tc>
        <w:tc>
          <w:tcPr>
            <w:tcW w:w="1559" w:type="dxa"/>
            <w:vAlign w:val="center"/>
          </w:tcPr>
          <w:p w14:paraId="0305524D"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二进制</w:t>
            </w:r>
          </w:p>
        </w:tc>
        <w:tc>
          <w:tcPr>
            <w:tcW w:w="1418" w:type="dxa"/>
            <w:vAlign w:val="center"/>
          </w:tcPr>
          <w:p w14:paraId="7E33135C"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w:t>
            </w:r>
          </w:p>
        </w:tc>
        <w:tc>
          <w:tcPr>
            <w:tcW w:w="3105" w:type="dxa"/>
            <w:vAlign w:val="center"/>
          </w:tcPr>
          <w:p w14:paraId="087AA3E4" w14:textId="77777777" w:rsidR="00185B04" w:rsidRPr="00A52A69" w:rsidRDefault="00185B04" w:rsidP="00E76095">
            <w:pPr>
              <w:pStyle w:val="af7"/>
              <w:jc w:val="both"/>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变长大小，按协议约定</w:t>
            </w:r>
          </w:p>
        </w:tc>
      </w:tr>
      <w:tr w:rsidR="00185B04" w:rsidRPr="00A52A69" w14:paraId="19FBA506" w14:textId="77777777" w:rsidTr="00A37C82">
        <w:trPr>
          <w:jc w:val="center"/>
        </w:trPr>
        <w:tc>
          <w:tcPr>
            <w:tcW w:w="846" w:type="dxa"/>
            <w:vAlign w:val="center"/>
          </w:tcPr>
          <w:p w14:paraId="429F8162"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7</w:t>
            </w:r>
          </w:p>
        </w:tc>
        <w:tc>
          <w:tcPr>
            <w:tcW w:w="1559" w:type="dxa"/>
            <w:vAlign w:val="center"/>
          </w:tcPr>
          <w:p w14:paraId="7C3368AF"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校验码</w:t>
            </w:r>
          </w:p>
        </w:tc>
        <w:tc>
          <w:tcPr>
            <w:tcW w:w="1559" w:type="dxa"/>
            <w:vAlign w:val="center"/>
          </w:tcPr>
          <w:p w14:paraId="5B440AD7"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unsigned char</w:t>
            </w:r>
          </w:p>
        </w:tc>
        <w:tc>
          <w:tcPr>
            <w:tcW w:w="1418" w:type="dxa"/>
            <w:vAlign w:val="center"/>
          </w:tcPr>
          <w:p w14:paraId="5C60D151"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1</w:t>
            </w:r>
            <w:r w:rsidRPr="00A52A69">
              <w:rPr>
                <w:rFonts w:ascii="Arial" w:eastAsia="宋体" w:hAnsi="Arial" w:cs="Arial"/>
                <w:color w:val="000000" w:themeColor="text1"/>
                <w:sz w:val="24"/>
                <w:szCs w:val="24"/>
                <w:lang w:val="zh-CN"/>
              </w:rPr>
              <w:t>字节</w:t>
            </w:r>
          </w:p>
        </w:tc>
        <w:tc>
          <w:tcPr>
            <w:tcW w:w="3105" w:type="dxa"/>
            <w:vAlign w:val="center"/>
          </w:tcPr>
          <w:p w14:paraId="094AE9E5" w14:textId="77777777" w:rsidR="00185B04" w:rsidRPr="00A52A69" w:rsidRDefault="00185B04" w:rsidP="00E76095">
            <w:pPr>
              <w:pStyle w:val="af7"/>
              <w:jc w:val="both"/>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字段</w:t>
            </w:r>
            <w:r w:rsidRPr="00A52A69">
              <w:rPr>
                <w:rFonts w:ascii="Arial" w:eastAsia="宋体" w:hAnsi="Arial" w:cs="Arial"/>
                <w:color w:val="000000" w:themeColor="text1"/>
                <w:sz w:val="24"/>
                <w:szCs w:val="24"/>
                <w:lang w:val="zh-CN"/>
              </w:rPr>
              <w:t>2</w:t>
            </w:r>
            <w:r w:rsidRPr="00A52A69">
              <w:rPr>
                <w:rFonts w:ascii="Arial" w:eastAsia="宋体" w:hAnsi="Arial" w:cs="Arial"/>
                <w:color w:val="000000" w:themeColor="text1"/>
                <w:sz w:val="24"/>
                <w:szCs w:val="24"/>
                <w:lang w:val="zh-CN"/>
              </w:rPr>
              <w:t>到字段</w:t>
            </w:r>
            <w:r w:rsidRPr="00A52A69">
              <w:rPr>
                <w:rFonts w:ascii="Arial" w:eastAsia="宋体" w:hAnsi="Arial" w:cs="Arial"/>
                <w:color w:val="000000" w:themeColor="text1"/>
                <w:sz w:val="24"/>
                <w:szCs w:val="24"/>
                <w:lang w:val="zh-CN"/>
              </w:rPr>
              <w:t>6</w:t>
            </w:r>
            <w:r w:rsidRPr="00A52A69">
              <w:rPr>
                <w:rFonts w:ascii="Arial" w:eastAsia="宋体" w:hAnsi="Arial" w:cs="Arial"/>
                <w:color w:val="000000" w:themeColor="text1"/>
                <w:sz w:val="24"/>
                <w:szCs w:val="24"/>
                <w:lang w:val="zh-CN"/>
              </w:rPr>
              <w:t>内容异或，按字节异或</w:t>
            </w:r>
          </w:p>
        </w:tc>
      </w:tr>
      <w:tr w:rsidR="00185B04" w:rsidRPr="00A52A69" w14:paraId="4A12005E" w14:textId="77777777" w:rsidTr="00A37C82">
        <w:trPr>
          <w:jc w:val="center"/>
        </w:trPr>
        <w:tc>
          <w:tcPr>
            <w:tcW w:w="846" w:type="dxa"/>
            <w:vAlign w:val="center"/>
          </w:tcPr>
          <w:p w14:paraId="65F69ECF"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8</w:t>
            </w:r>
          </w:p>
        </w:tc>
        <w:tc>
          <w:tcPr>
            <w:tcW w:w="1559" w:type="dxa"/>
            <w:vAlign w:val="center"/>
          </w:tcPr>
          <w:p w14:paraId="41375DEA"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结束标记</w:t>
            </w:r>
          </w:p>
        </w:tc>
        <w:tc>
          <w:tcPr>
            <w:tcW w:w="1559" w:type="dxa"/>
            <w:vAlign w:val="center"/>
          </w:tcPr>
          <w:p w14:paraId="041AB75F"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unsigned char</w:t>
            </w:r>
          </w:p>
        </w:tc>
        <w:tc>
          <w:tcPr>
            <w:tcW w:w="1418" w:type="dxa"/>
            <w:vAlign w:val="center"/>
          </w:tcPr>
          <w:p w14:paraId="0FF9776E"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1</w:t>
            </w:r>
            <w:r w:rsidRPr="00A52A69">
              <w:rPr>
                <w:rFonts w:ascii="Arial" w:eastAsia="宋体" w:hAnsi="Arial" w:cs="Arial"/>
                <w:color w:val="000000" w:themeColor="text1"/>
                <w:sz w:val="24"/>
                <w:szCs w:val="24"/>
                <w:lang w:val="zh-CN"/>
              </w:rPr>
              <w:t>字节</w:t>
            </w:r>
          </w:p>
        </w:tc>
        <w:tc>
          <w:tcPr>
            <w:tcW w:w="3105" w:type="dxa"/>
            <w:vAlign w:val="center"/>
          </w:tcPr>
          <w:p w14:paraId="7067681C" w14:textId="77777777" w:rsidR="00185B04" w:rsidRPr="00A52A69" w:rsidRDefault="00185B04" w:rsidP="00E76095">
            <w:pPr>
              <w:pStyle w:val="af7"/>
              <w:jc w:val="both"/>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固定</w:t>
            </w:r>
            <w:r w:rsidRPr="00A52A69">
              <w:rPr>
                <w:rFonts w:ascii="Arial" w:eastAsia="宋体" w:hAnsi="Arial" w:cs="Arial"/>
                <w:color w:val="000000" w:themeColor="text1"/>
                <w:sz w:val="24"/>
                <w:szCs w:val="24"/>
                <w:lang w:val="zh-CN"/>
              </w:rPr>
              <w:t>0xDD</w:t>
            </w:r>
          </w:p>
        </w:tc>
      </w:tr>
    </w:tbl>
    <w:p w14:paraId="2FA4FC47" w14:textId="77777777" w:rsidR="00185B04" w:rsidRPr="00A52A69" w:rsidRDefault="00185B04" w:rsidP="00185B04">
      <w:pPr>
        <w:spacing w:line="360" w:lineRule="auto"/>
        <w:ind w:firstLineChars="100" w:firstLine="240"/>
        <w:rPr>
          <w:rFonts w:ascii="Arial" w:hAnsi="Arial" w:cs="Arial"/>
          <w:color w:val="000000" w:themeColor="text1"/>
          <w:szCs w:val="21"/>
        </w:rPr>
      </w:pPr>
      <w:r w:rsidRPr="00A52A69">
        <w:rPr>
          <w:rFonts w:ascii="Arial" w:hAnsi="Arial" w:cs="Arial" w:hint="eastAsia"/>
          <w:color w:val="000000" w:themeColor="text1"/>
          <w:szCs w:val="21"/>
        </w:rPr>
        <w:t>响应协议格式：</w:t>
      </w:r>
    </w:p>
    <w:tbl>
      <w:tblPr>
        <w:tblStyle w:val="a4"/>
        <w:tblW w:w="0" w:type="auto"/>
        <w:jc w:val="center"/>
        <w:tblLook w:val="04A0" w:firstRow="1" w:lastRow="0" w:firstColumn="1" w:lastColumn="0" w:noHBand="0" w:noVBand="1"/>
      </w:tblPr>
      <w:tblGrid>
        <w:gridCol w:w="846"/>
        <w:gridCol w:w="1559"/>
        <w:gridCol w:w="1559"/>
        <w:gridCol w:w="1418"/>
        <w:gridCol w:w="3248"/>
      </w:tblGrid>
      <w:tr w:rsidR="00185B04" w:rsidRPr="00A52A69" w14:paraId="79A82148" w14:textId="77777777" w:rsidTr="00A37C82">
        <w:trPr>
          <w:jc w:val="center"/>
        </w:trPr>
        <w:tc>
          <w:tcPr>
            <w:tcW w:w="846" w:type="dxa"/>
            <w:shd w:val="clear" w:color="auto" w:fill="BFBFBF" w:themeFill="background1" w:themeFillShade="BF"/>
            <w:vAlign w:val="center"/>
          </w:tcPr>
          <w:p w14:paraId="676EF95F" w14:textId="77777777" w:rsidR="00185B04" w:rsidRPr="00A52A69" w:rsidRDefault="00185B04" w:rsidP="00E76095">
            <w:pPr>
              <w:pStyle w:val="af7"/>
              <w:rPr>
                <w:rFonts w:ascii="Arial" w:eastAsia="宋体" w:hAnsi="Arial" w:cs="Arial"/>
                <w:b/>
                <w:bCs/>
                <w:color w:val="000000" w:themeColor="text1"/>
                <w:sz w:val="24"/>
                <w:szCs w:val="24"/>
              </w:rPr>
            </w:pPr>
            <w:r w:rsidRPr="00A52A69">
              <w:rPr>
                <w:rFonts w:ascii="Arial" w:eastAsia="宋体" w:hAnsi="Arial" w:cs="Arial"/>
                <w:b/>
                <w:bCs/>
                <w:color w:val="000000" w:themeColor="text1"/>
                <w:sz w:val="24"/>
                <w:szCs w:val="24"/>
              </w:rPr>
              <w:t>编号</w:t>
            </w:r>
          </w:p>
        </w:tc>
        <w:tc>
          <w:tcPr>
            <w:tcW w:w="1559" w:type="dxa"/>
            <w:shd w:val="clear" w:color="auto" w:fill="BFBFBF" w:themeFill="background1" w:themeFillShade="BF"/>
            <w:vAlign w:val="center"/>
          </w:tcPr>
          <w:p w14:paraId="27619997" w14:textId="77777777" w:rsidR="00185B04" w:rsidRPr="00A52A69" w:rsidRDefault="00185B04" w:rsidP="00E76095">
            <w:pPr>
              <w:pStyle w:val="af7"/>
              <w:rPr>
                <w:rFonts w:ascii="Arial" w:eastAsia="宋体" w:hAnsi="Arial" w:cs="Arial"/>
                <w:b/>
                <w:bCs/>
                <w:color w:val="000000" w:themeColor="text1"/>
                <w:sz w:val="24"/>
                <w:szCs w:val="24"/>
              </w:rPr>
            </w:pPr>
            <w:r w:rsidRPr="00A52A69">
              <w:rPr>
                <w:rFonts w:ascii="Arial" w:eastAsia="宋体" w:hAnsi="Arial" w:cs="Arial"/>
                <w:b/>
                <w:bCs/>
                <w:color w:val="000000" w:themeColor="text1"/>
                <w:sz w:val="24"/>
                <w:szCs w:val="24"/>
              </w:rPr>
              <w:t>字段名称</w:t>
            </w:r>
          </w:p>
        </w:tc>
        <w:tc>
          <w:tcPr>
            <w:tcW w:w="1559" w:type="dxa"/>
            <w:shd w:val="clear" w:color="auto" w:fill="BFBFBF" w:themeFill="background1" w:themeFillShade="BF"/>
            <w:vAlign w:val="center"/>
          </w:tcPr>
          <w:p w14:paraId="664DF4CB" w14:textId="77777777" w:rsidR="00185B04" w:rsidRPr="00A52A69" w:rsidRDefault="00185B04" w:rsidP="00E76095">
            <w:pPr>
              <w:pStyle w:val="af7"/>
              <w:rPr>
                <w:rFonts w:ascii="Arial" w:eastAsia="宋体" w:hAnsi="Arial" w:cs="Arial"/>
                <w:b/>
                <w:bCs/>
                <w:color w:val="000000" w:themeColor="text1"/>
                <w:sz w:val="24"/>
                <w:szCs w:val="24"/>
              </w:rPr>
            </w:pPr>
            <w:r w:rsidRPr="00A52A69">
              <w:rPr>
                <w:rFonts w:ascii="Arial" w:eastAsia="宋体" w:hAnsi="Arial" w:cs="Arial"/>
                <w:b/>
                <w:bCs/>
                <w:color w:val="000000" w:themeColor="text1"/>
                <w:sz w:val="24"/>
                <w:szCs w:val="24"/>
              </w:rPr>
              <w:t>字段类型</w:t>
            </w:r>
          </w:p>
        </w:tc>
        <w:tc>
          <w:tcPr>
            <w:tcW w:w="1418" w:type="dxa"/>
            <w:shd w:val="clear" w:color="auto" w:fill="BFBFBF" w:themeFill="background1" w:themeFillShade="BF"/>
            <w:vAlign w:val="center"/>
          </w:tcPr>
          <w:p w14:paraId="57B4FFC3" w14:textId="77777777" w:rsidR="00185B04" w:rsidRPr="00A52A69" w:rsidRDefault="00185B04" w:rsidP="00E76095">
            <w:pPr>
              <w:pStyle w:val="af7"/>
              <w:rPr>
                <w:rFonts w:ascii="Arial" w:eastAsia="宋体" w:hAnsi="Arial" w:cs="Arial"/>
                <w:b/>
                <w:bCs/>
                <w:color w:val="000000" w:themeColor="text1"/>
                <w:sz w:val="24"/>
                <w:szCs w:val="24"/>
              </w:rPr>
            </w:pPr>
            <w:r w:rsidRPr="00A52A69">
              <w:rPr>
                <w:rFonts w:ascii="Arial" w:eastAsia="宋体" w:hAnsi="Arial" w:cs="Arial"/>
                <w:b/>
                <w:bCs/>
                <w:color w:val="000000" w:themeColor="text1"/>
                <w:sz w:val="24"/>
                <w:szCs w:val="24"/>
              </w:rPr>
              <w:t>字段大小</w:t>
            </w:r>
          </w:p>
        </w:tc>
        <w:tc>
          <w:tcPr>
            <w:tcW w:w="3248" w:type="dxa"/>
            <w:shd w:val="clear" w:color="auto" w:fill="BFBFBF" w:themeFill="background1" w:themeFillShade="BF"/>
            <w:vAlign w:val="center"/>
          </w:tcPr>
          <w:p w14:paraId="55C4CAE2" w14:textId="77777777" w:rsidR="00185B04" w:rsidRPr="00A52A69" w:rsidRDefault="00185B04" w:rsidP="00E76095">
            <w:pPr>
              <w:pStyle w:val="af7"/>
              <w:rPr>
                <w:rFonts w:ascii="Arial" w:eastAsia="宋体" w:hAnsi="Arial" w:cs="Arial"/>
                <w:b/>
                <w:bCs/>
                <w:color w:val="000000" w:themeColor="text1"/>
                <w:sz w:val="24"/>
                <w:szCs w:val="24"/>
              </w:rPr>
            </w:pPr>
            <w:r w:rsidRPr="00A52A69">
              <w:rPr>
                <w:rFonts w:ascii="Arial" w:eastAsia="宋体" w:hAnsi="Arial" w:cs="Arial"/>
                <w:b/>
                <w:bCs/>
                <w:color w:val="000000" w:themeColor="text1"/>
                <w:sz w:val="24"/>
                <w:szCs w:val="24"/>
              </w:rPr>
              <w:t>说明</w:t>
            </w:r>
          </w:p>
        </w:tc>
      </w:tr>
      <w:tr w:rsidR="00185B04" w:rsidRPr="00A52A69" w14:paraId="467ACFDD" w14:textId="77777777" w:rsidTr="00A37C82">
        <w:trPr>
          <w:jc w:val="center"/>
        </w:trPr>
        <w:tc>
          <w:tcPr>
            <w:tcW w:w="846" w:type="dxa"/>
            <w:vAlign w:val="center"/>
          </w:tcPr>
          <w:p w14:paraId="4211B78D"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1</w:t>
            </w:r>
          </w:p>
        </w:tc>
        <w:tc>
          <w:tcPr>
            <w:tcW w:w="1559" w:type="dxa"/>
            <w:vAlign w:val="center"/>
          </w:tcPr>
          <w:p w14:paraId="3CBB6162"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开始标记</w:t>
            </w:r>
          </w:p>
        </w:tc>
        <w:tc>
          <w:tcPr>
            <w:tcW w:w="1559" w:type="dxa"/>
            <w:vAlign w:val="center"/>
          </w:tcPr>
          <w:p w14:paraId="7B93B92D"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unsigned char</w:t>
            </w:r>
          </w:p>
        </w:tc>
        <w:tc>
          <w:tcPr>
            <w:tcW w:w="1418" w:type="dxa"/>
            <w:vAlign w:val="center"/>
          </w:tcPr>
          <w:p w14:paraId="6D33E59C"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1</w:t>
            </w:r>
            <w:r w:rsidRPr="00A52A69">
              <w:rPr>
                <w:rFonts w:ascii="Arial" w:eastAsia="宋体" w:hAnsi="Arial" w:cs="Arial"/>
                <w:color w:val="000000" w:themeColor="text1"/>
                <w:sz w:val="24"/>
                <w:szCs w:val="24"/>
                <w:lang w:val="zh-CN"/>
              </w:rPr>
              <w:t>字节</w:t>
            </w:r>
          </w:p>
        </w:tc>
        <w:tc>
          <w:tcPr>
            <w:tcW w:w="3248" w:type="dxa"/>
            <w:vAlign w:val="center"/>
          </w:tcPr>
          <w:p w14:paraId="7AFC9205" w14:textId="77777777" w:rsidR="00185B04" w:rsidRPr="00A52A69" w:rsidRDefault="00185B04" w:rsidP="00E76095">
            <w:pPr>
              <w:pStyle w:val="af7"/>
              <w:jc w:val="both"/>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固定：</w:t>
            </w:r>
            <w:r w:rsidRPr="00A52A69">
              <w:rPr>
                <w:rFonts w:ascii="Arial" w:eastAsia="宋体" w:hAnsi="Arial" w:cs="Arial"/>
                <w:color w:val="000000" w:themeColor="text1"/>
                <w:sz w:val="24"/>
                <w:szCs w:val="24"/>
                <w:lang w:val="zh-CN"/>
              </w:rPr>
              <w:t>0xAA</w:t>
            </w:r>
          </w:p>
        </w:tc>
      </w:tr>
      <w:tr w:rsidR="00185B04" w:rsidRPr="00A52A69" w14:paraId="6E3BD0D7" w14:textId="77777777" w:rsidTr="00A37C82">
        <w:trPr>
          <w:jc w:val="center"/>
        </w:trPr>
        <w:tc>
          <w:tcPr>
            <w:tcW w:w="846" w:type="dxa"/>
            <w:vAlign w:val="center"/>
          </w:tcPr>
          <w:p w14:paraId="70852979"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2</w:t>
            </w:r>
          </w:p>
        </w:tc>
        <w:tc>
          <w:tcPr>
            <w:tcW w:w="1559" w:type="dxa"/>
            <w:vAlign w:val="center"/>
          </w:tcPr>
          <w:p w14:paraId="3F94FF24"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数据源</w:t>
            </w:r>
          </w:p>
        </w:tc>
        <w:tc>
          <w:tcPr>
            <w:tcW w:w="1559" w:type="dxa"/>
            <w:vAlign w:val="center"/>
          </w:tcPr>
          <w:p w14:paraId="520CEF67"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unsigned char</w:t>
            </w:r>
          </w:p>
        </w:tc>
        <w:tc>
          <w:tcPr>
            <w:tcW w:w="1418" w:type="dxa"/>
            <w:vAlign w:val="center"/>
          </w:tcPr>
          <w:p w14:paraId="55492EC3"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1</w:t>
            </w:r>
            <w:r w:rsidRPr="00A52A69">
              <w:rPr>
                <w:rFonts w:ascii="Arial" w:eastAsia="宋体" w:hAnsi="Arial" w:cs="Arial"/>
                <w:color w:val="000000" w:themeColor="text1"/>
                <w:sz w:val="24"/>
                <w:szCs w:val="24"/>
                <w:lang w:val="zh-CN"/>
              </w:rPr>
              <w:t>字节</w:t>
            </w:r>
          </w:p>
        </w:tc>
        <w:tc>
          <w:tcPr>
            <w:tcW w:w="3248" w:type="dxa"/>
            <w:vAlign w:val="center"/>
          </w:tcPr>
          <w:p w14:paraId="545223FF" w14:textId="21E4F082" w:rsidR="00185B04" w:rsidRPr="00A52A69" w:rsidRDefault="00185B04" w:rsidP="00E76095">
            <w:pPr>
              <w:pStyle w:val="af7"/>
              <w:jc w:val="both"/>
              <w:rPr>
                <w:rFonts w:ascii="Arial" w:eastAsia="宋体" w:hAnsi="Arial" w:cs="Arial"/>
                <w:color w:val="000000" w:themeColor="text1"/>
                <w:sz w:val="24"/>
                <w:szCs w:val="24"/>
                <w:lang w:val="zh-CN"/>
              </w:rPr>
            </w:pPr>
          </w:p>
        </w:tc>
      </w:tr>
      <w:tr w:rsidR="00185B04" w:rsidRPr="00A52A69" w14:paraId="036A3F97" w14:textId="77777777" w:rsidTr="00A37C82">
        <w:trPr>
          <w:jc w:val="center"/>
        </w:trPr>
        <w:tc>
          <w:tcPr>
            <w:tcW w:w="846" w:type="dxa"/>
            <w:vAlign w:val="center"/>
          </w:tcPr>
          <w:p w14:paraId="07C7B4D5"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3</w:t>
            </w:r>
          </w:p>
        </w:tc>
        <w:tc>
          <w:tcPr>
            <w:tcW w:w="1559" w:type="dxa"/>
            <w:vAlign w:val="center"/>
          </w:tcPr>
          <w:p w14:paraId="1370F213"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数据目的</w:t>
            </w:r>
          </w:p>
        </w:tc>
        <w:tc>
          <w:tcPr>
            <w:tcW w:w="1559" w:type="dxa"/>
            <w:vAlign w:val="center"/>
          </w:tcPr>
          <w:p w14:paraId="6F037A32"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unsigned char</w:t>
            </w:r>
          </w:p>
        </w:tc>
        <w:tc>
          <w:tcPr>
            <w:tcW w:w="1418" w:type="dxa"/>
            <w:vAlign w:val="center"/>
          </w:tcPr>
          <w:p w14:paraId="7373D250"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1</w:t>
            </w:r>
            <w:r w:rsidRPr="00A52A69">
              <w:rPr>
                <w:rFonts w:ascii="Arial" w:eastAsia="宋体" w:hAnsi="Arial" w:cs="Arial"/>
                <w:color w:val="000000" w:themeColor="text1"/>
                <w:sz w:val="24"/>
                <w:szCs w:val="24"/>
                <w:lang w:val="zh-CN"/>
              </w:rPr>
              <w:t>字节</w:t>
            </w:r>
          </w:p>
        </w:tc>
        <w:tc>
          <w:tcPr>
            <w:tcW w:w="3248" w:type="dxa"/>
            <w:vAlign w:val="center"/>
          </w:tcPr>
          <w:p w14:paraId="2ECCD73E" w14:textId="66EB79D3" w:rsidR="00185B04" w:rsidRPr="00A52A69" w:rsidRDefault="00185B04" w:rsidP="00E76095">
            <w:pPr>
              <w:pStyle w:val="af7"/>
              <w:jc w:val="both"/>
              <w:rPr>
                <w:rFonts w:ascii="Arial" w:eastAsia="宋体" w:hAnsi="Arial" w:cs="Arial"/>
                <w:color w:val="000000" w:themeColor="text1"/>
                <w:sz w:val="24"/>
                <w:szCs w:val="24"/>
                <w:lang w:val="zh-CN"/>
              </w:rPr>
            </w:pPr>
          </w:p>
        </w:tc>
      </w:tr>
      <w:tr w:rsidR="00185B04" w:rsidRPr="00A52A69" w14:paraId="4D3E08CA" w14:textId="77777777" w:rsidTr="00A37C82">
        <w:trPr>
          <w:jc w:val="center"/>
        </w:trPr>
        <w:tc>
          <w:tcPr>
            <w:tcW w:w="846" w:type="dxa"/>
            <w:vAlign w:val="center"/>
          </w:tcPr>
          <w:p w14:paraId="1E164412"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4</w:t>
            </w:r>
          </w:p>
        </w:tc>
        <w:tc>
          <w:tcPr>
            <w:tcW w:w="1559" w:type="dxa"/>
            <w:vAlign w:val="center"/>
          </w:tcPr>
          <w:p w14:paraId="573E3390"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反馈命令类</w:t>
            </w:r>
            <w:r w:rsidRPr="00A52A69">
              <w:rPr>
                <w:rFonts w:ascii="Arial" w:eastAsia="宋体" w:hAnsi="Arial" w:cs="Arial"/>
                <w:color w:val="000000" w:themeColor="text1"/>
                <w:sz w:val="24"/>
                <w:szCs w:val="24"/>
                <w:lang w:val="zh-CN"/>
              </w:rPr>
              <w:lastRenderedPageBreak/>
              <w:t>型</w:t>
            </w:r>
          </w:p>
        </w:tc>
        <w:tc>
          <w:tcPr>
            <w:tcW w:w="1559" w:type="dxa"/>
            <w:vAlign w:val="center"/>
          </w:tcPr>
          <w:p w14:paraId="084D1107"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lastRenderedPageBreak/>
              <w:t xml:space="preserve">unsigned </w:t>
            </w:r>
            <w:r w:rsidRPr="00A52A69">
              <w:rPr>
                <w:rFonts w:ascii="Arial" w:eastAsia="宋体" w:hAnsi="Arial" w:cs="Arial"/>
                <w:color w:val="000000" w:themeColor="text1"/>
                <w:sz w:val="24"/>
                <w:szCs w:val="24"/>
                <w:lang w:val="zh-CN"/>
              </w:rPr>
              <w:lastRenderedPageBreak/>
              <w:t>char</w:t>
            </w:r>
          </w:p>
        </w:tc>
        <w:tc>
          <w:tcPr>
            <w:tcW w:w="1418" w:type="dxa"/>
            <w:vAlign w:val="center"/>
          </w:tcPr>
          <w:p w14:paraId="0F92FABC"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lastRenderedPageBreak/>
              <w:t>1</w:t>
            </w:r>
            <w:r w:rsidRPr="00A52A69">
              <w:rPr>
                <w:rFonts w:ascii="Arial" w:eastAsia="宋体" w:hAnsi="Arial" w:cs="Arial"/>
                <w:color w:val="000000" w:themeColor="text1"/>
                <w:sz w:val="24"/>
                <w:szCs w:val="24"/>
                <w:lang w:val="zh-CN"/>
              </w:rPr>
              <w:t>字节</w:t>
            </w:r>
          </w:p>
        </w:tc>
        <w:tc>
          <w:tcPr>
            <w:tcW w:w="3248" w:type="dxa"/>
            <w:vAlign w:val="center"/>
          </w:tcPr>
          <w:p w14:paraId="14A9B2D3" w14:textId="77777777" w:rsidR="00185B04" w:rsidRPr="00A52A69" w:rsidRDefault="00185B04" w:rsidP="00E76095">
            <w:pPr>
              <w:pStyle w:val="af7"/>
              <w:jc w:val="both"/>
              <w:rPr>
                <w:rFonts w:ascii="Arial" w:eastAsia="宋体" w:hAnsi="Arial" w:cs="Arial"/>
                <w:color w:val="000000" w:themeColor="text1"/>
                <w:sz w:val="24"/>
                <w:szCs w:val="24"/>
                <w:lang w:val="zh-CN"/>
              </w:rPr>
            </w:pPr>
          </w:p>
        </w:tc>
      </w:tr>
      <w:tr w:rsidR="00185B04" w:rsidRPr="00A52A69" w14:paraId="1D935193" w14:textId="77777777" w:rsidTr="00A37C82">
        <w:trPr>
          <w:jc w:val="center"/>
        </w:trPr>
        <w:tc>
          <w:tcPr>
            <w:tcW w:w="846" w:type="dxa"/>
            <w:vAlign w:val="center"/>
          </w:tcPr>
          <w:p w14:paraId="5FE419CD"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5</w:t>
            </w:r>
          </w:p>
        </w:tc>
        <w:tc>
          <w:tcPr>
            <w:tcW w:w="1559" w:type="dxa"/>
            <w:vAlign w:val="center"/>
          </w:tcPr>
          <w:p w14:paraId="4CBEC74E"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数据体长度</w:t>
            </w:r>
          </w:p>
        </w:tc>
        <w:tc>
          <w:tcPr>
            <w:tcW w:w="1559" w:type="dxa"/>
            <w:vAlign w:val="center"/>
          </w:tcPr>
          <w:p w14:paraId="4DF0E283"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unsigned char</w:t>
            </w:r>
          </w:p>
        </w:tc>
        <w:tc>
          <w:tcPr>
            <w:tcW w:w="1418" w:type="dxa"/>
            <w:vAlign w:val="center"/>
          </w:tcPr>
          <w:p w14:paraId="2D2E9A00"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1</w:t>
            </w:r>
            <w:r w:rsidRPr="00A52A69">
              <w:rPr>
                <w:rFonts w:ascii="Arial" w:eastAsia="宋体" w:hAnsi="Arial" w:cs="Arial"/>
                <w:color w:val="000000" w:themeColor="text1"/>
                <w:sz w:val="24"/>
                <w:szCs w:val="24"/>
                <w:lang w:val="zh-CN"/>
              </w:rPr>
              <w:t>字节</w:t>
            </w:r>
          </w:p>
        </w:tc>
        <w:tc>
          <w:tcPr>
            <w:tcW w:w="3248" w:type="dxa"/>
            <w:vAlign w:val="center"/>
          </w:tcPr>
          <w:p w14:paraId="6FD6C6BE" w14:textId="77777777" w:rsidR="00185B04" w:rsidRPr="00A52A69" w:rsidRDefault="00185B04" w:rsidP="00E76095">
            <w:pPr>
              <w:pStyle w:val="af7"/>
              <w:jc w:val="both"/>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指定可变长数据体的内容长度</w:t>
            </w:r>
          </w:p>
        </w:tc>
      </w:tr>
      <w:tr w:rsidR="00185B04" w:rsidRPr="00A52A69" w14:paraId="137C5073" w14:textId="77777777" w:rsidTr="00A37C82">
        <w:trPr>
          <w:jc w:val="center"/>
        </w:trPr>
        <w:tc>
          <w:tcPr>
            <w:tcW w:w="846" w:type="dxa"/>
            <w:vAlign w:val="center"/>
          </w:tcPr>
          <w:p w14:paraId="37AD3345"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6</w:t>
            </w:r>
          </w:p>
        </w:tc>
        <w:tc>
          <w:tcPr>
            <w:tcW w:w="1559" w:type="dxa"/>
            <w:vAlign w:val="center"/>
          </w:tcPr>
          <w:p w14:paraId="0A94A0C2"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响应命令类型</w:t>
            </w:r>
            <w:r w:rsidRPr="00A52A69">
              <w:rPr>
                <w:rFonts w:ascii="Arial" w:eastAsia="宋体" w:hAnsi="Arial" w:cs="Arial"/>
                <w:color w:val="000000" w:themeColor="text1"/>
                <w:sz w:val="24"/>
                <w:szCs w:val="24"/>
                <w:lang w:val="zh-CN"/>
              </w:rPr>
              <w:t>+</w:t>
            </w:r>
          </w:p>
          <w:p w14:paraId="02E7D8EB"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数据体内容</w:t>
            </w:r>
          </w:p>
        </w:tc>
        <w:tc>
          <w:tcPr>
            <w:tcW w:w="1559" w:type="dxa"/>
            <w:vAlign w:val="center"/>
          </w:tcPr>
          <w:p w14:paraId="137969D1"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unsigned char+</w:t>
            </w:r>
            <w:r w:rsidRPr="00A52A69">
              <w:rPr>
                <w:rFonts w:ascii="Arial" w:eastAsia="宋体" w:hAnsi="Arial" w:cs="Arial"/>
                <w:color w:val="000000" w:themeColor="text1"/>
                <w:sz w:val="24"/>
                <w:szCs w:val="24"/>
                <w:lang w:val="zh-CN"/>
              </w:rPr>
              <w:t>二进制</w:t>
            </w:r>
          </w:p>
        </w:tc>
        <w:tc>
          <w:tcPr>
            <w:tcW w:w="1418" w:type="dxa"/>
            <w:vAlign w:val="center"/>
          </w:tcPr>
          <w:p w14:paraId="33DD447B"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1</w:t>
            </w:r>
            <w:r w:rsidRPr="00A52A69">
              <w:rPr>
                <w:rFonts w:ascii="Arial" w:eastAsia="宋体" w:hAnsi="Arial" w:cs="Arial"/>
                <w:color w:val="000000" w:themeColor="text1"/>
                <w:sz w:val="24"/>
                <w:szCs w:val="24"/>
                <w:lang w:val="zh-CN"/>
              </w:rPr>
              <w:t>字节</w:t>
            </w:r>
            <w:r w:rsidRPr="00A52A69">
              <w:rPr>
                <w:rFonts w:ascii="Arial" w:eastAsia="宋体" w:hAnsi="Arial" w:cs="Arial"/>
                <w:color w:val="000000" w:themeColor="text1"/>
                <w:sz w:val="24"/>
                <w:szCs w:val="24"/>
                <w:lang w:val="zh-CN"/>
              </w:rPr>
              <w:t>+</w:t>
            </w:r>
          </w:p>
          <w:p w14:paraId="4A98ED16"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w:t>
            </w:r>
          </w:p>
        </w:tc>
        <w:tc>
          <w:tcPr>
            <w:tcW w:w="3248" w:type="dxa"/>
            <w:vAlign w:val="center"/>
          </w:tcPr>
          <w:p w14:paraId="67CC4CFE" w14:textId="77777777" w:rsidR="00185B04" w:rsidRPr="00A52A69" w:rsidRDefault="00185B04" w:rsidP="00E76095">
            <w:pPr>
              <w:pStyle w:val="af7"/>
              <w:jc w:val="both"/>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响应数据类型</w:t>
            </w:r>
            <w:r w:rsidRPr="00A52A69">
              <w:rPr>
                <w:rFonts w:ascii="Arial" w:eastAsia="宋体" w:hAnsi="Arial" w:cs="Arial" w:hint="eastAsia"/>
                <w:color w:val="000000" w:themeColor="text1"/>
                <w:sz w:val="24"/>
                <w:szCs w:val="24"/>
                <w:lang w:val="zh-CN"/>
              </w:rPr>
              <w:t>：</w:t>
            </w:r>
          </w:p>
          <w:p w14:paraId="23B28A9C" w14:textId="77777777" w:rsidR="00185B04" w:rsidRPr="00A52A69" w:rsidRDefault="00185B04" w:rsidP="00E76095">
            <w:pPr>
              <w:pStyle w:val="af7"/>
              <w:jc w:val="both"/>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数据体内容：变长大小，按协议约定</w:t>
            </w:r>
          </w:p>
        </w:tc>
      </w:tr>
      <w:tr w:rsidR="00185B04" w:rsidRPr="00A52A69" w14:paraId="2A24A82C" w14:textId="77777777" w:rsidTr="00A37C82">
        <w:trPr>
          <w:jc w:val="center"/>
        </w:trPr>
        <w:tc>
          <w:tcPr>
            <w:tcW w:w="846" w:type="dxa"/>
            <w:vAlign w:val="center"/>
          </w:tcPr>
          <w:p w14:paraId="23271416"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7</w:t>
            </w:r>
          </w:p>
        </w:tc>
        <w:tc>
          <w:tcPr>
            <w:tcW w:w="1559" w:type="dxa"/>
            <w:vAlign w:val="center"/>
          </w:tcPr>
          <w:p w14:paraId="2D3A4E56"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校验码</w:t>
            </w:r>
          </w:p>
        </w:tc>
        <w:tc>
          <w:tcPr>
            <w:tcW w:w="1559" w:type="dxa"/>
            <w:vAlign w:val="center"/>
          </w:tcPr>
          <w:p w14:paraId="30DBF184"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unsigned char</w:t>
            </w:r>
          </w:p>
        </w:tc>
        <w:tc>
          <w:tcPr>
            <w:tcW w:w="1418" w:type="dxa"/>
            <w:vAlign w:val="center"/>
          </w:tcPr>
          <w:p w14:paraId="00CD183E"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1</w:t>
            </w:r>
            <w:r w:rsidRPr="00A52A69">
              <w:rPr>
                <w:rFonts w:ascii="Arial" w:eastAsia="宋体" w:hAnsi="Arial" w:cs="Arial"/>
                <w:color w:val="000000" w:themeColor="text1"/>
                <w:sz w:val="24"/>
                <w:szCs w:val="24"/>
                <w:lang w:val="zh-CN"/>
              </w:rPr>
              <w:t>字节</w:t>
            </w:r>
          </w:p>
        </w:tc>
        <w:tc>
          <w:tcPr>
            <w:tcW w:w="3248" w:type="dxa"/>
            <w:vAlign w:val="center"/>
          </w:tcPr>
          <w:p w14:paraId="5727BA58" w14:textId="77777777" w:rsidR="00185B04" w:rsidRPr="00A52A69" w:rsidRDefault="00185B04" w:rsidP="00E76095">
            <w:pPr>
              <w:pStyle w:val="af7"/>
              <w:jc w:val="both"/>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字段</w:t>
            </w:r>
            <w:r w:rsidRPr="00A52A69">
              <w:rPr>
                <w:rFonts w:ascii="Arial" w:eastAsia="宋体" w:hAnsi="Arial" w:cs="Arial"/>
                <w:color w:val="000000" w:themeColor="text1"/>
                <w:sz w:val="24"/>
                <w:szCs w:val="24"/>
                <w:lang w:val="zh-CN"/>
              </w:rPr>
              <w:t>2</w:t>
            </w:r>
            <w:r w:rsidRPr="00A52A69">
              <w:rPr>
                <w:rFonts w:ascii="Arial" w:eastAsia="宋体" w:hAnsi="Arial" w:cs="Arial"/>
                <w:color w:val="000000" w:themeColor="text1"/>
                <w:sz w:val="24"/>
                <w:szCs w:val="24"/>
                <w:lang w:val="zh-CN"/>
              </w:rPr>
              <w:t>到字段</w:t>
            </w:r>
            <w:r w:rsidRPr="00A52A69">
              <w:rPr>
                <w:rFonts w:ascii="Arial" w:eastAsia="宋体" w:hAnsi="Arial" w:cs="Arial"/>
                <w:color w:val="000000" w:themeColor="text1"/>
                <w:sz w:val="24"/>
                <w:szCs w:val="24"/>
                <w:lang w:val="zh-CN"/>
              </w:rPr>
              <w:t>6</w:t>
            </w:r>
            <w:r w:rsidRPr="00A52A69">
              <w:rPr>
                <w:rFonts w:ascii="Arial" w:eastAsia="宋体" w:hAnsi="Arial" w:cs="Arial"/>
                <w:color w:val="000000" w:themeColor="text1"/>
                <w:sz w:val="24"/>
                <w:szCs w:val="24"/>
                <w:lang w:val="zh-CN"/>
              </w:rPr>
              <w:t>内容异或，按字节异或</w:t>
            </w:r>
          </w:p>
        </w:tc>
      </w:tr>
      <w:tr w:rsidR="00185B04" w:rsidRPr="00A52A69" w14:paraId="080745A3" w14:textId="77777777" w:rsidTr="00A37C82">
        <w:trPr>
          <w:jc w:val="center"/>
        </w:trPr>
        <w:tc>
          <w:tcPr>
            <w:tcW w:w="846" w:type="dxa"/>
            <w:vAlign w:val="center"/>
          </w:tcPr>
          <w:p w14:paraId="5B547BFF"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8</w:t>
            </w:r>
          </w:p>
        </w:tc>
        <w:tc>
          <w:tcPr>
            <w:tcW w:w="1559" w:type="dxa"/>
            <w:vAlign w:val="center"/>
          </w:tcPr>
          <w:p w14:paraId="5325C193"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结束标记</w:t>
            </w:r>
          </w:p>
        </w:tc>
        <w:tc>
          <w:tcPr>
            <w:tcW w:w="1559" w:type="dxa"/>
            <w:vAlign w:val="center"/>
          </w:tcPr>
          <w:p w14:paraId="6A7FF95E"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unsigned char</w:t>
            </w:r>
          </w:p>
        </w:tc>
        <w:tc>
          <w:tcPr>
            <w:tcW w:w="1418" w:type="dxa"/>
            <w:vAlign w:val="center"/>
          </w:tcPr>
          <w:p w14:paraId="4A8E8A9A" w14:textId="77777777" w:rsidR="00185B04" w:rsidRPr="00A52A69" w:rsidRDefault="00185B04" w:rsidP="00E76095">
            <w:pPr>
              <w:pStyle w:val="af7"/>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1</w:t>
            </w:r>
            <w:r w:rsidRPr="00A52A69">
              <w:rPr>
                <w:rFonts w:ascii="Arial" w:eastAsia="宋体" w:hAnsi="Arial" w:cs="Arial"/>
                <w:color w:val="000000" w:themeColor="text1"/>
                <w:sz w:val="24"/>
                <w:szCs w:val="24"/>
                <w:lang w:val="zh-CN"/>
              </w:rPr>
              <w:t>字节</w:t>
            </w:r>
          </w:p>
        </w:tc>
        <w:tc>
          <w:tcPr>
            <w:tcW w:w="3248" w:type="dxa"/>
            <w:vAlign w:val="center"/>
          </w:tcPr>
          <w:p w14:paraId="59680EA9" w14:textId="77777777" w:rsidR="00185B04" w:rsidRPr="00A52A69" w:rsidRDefault="00185B04" w:rsidP="00E76095">
            <w:pPr>
              <w:pStyle w:val="af7"/>
              <w:jc w:val="both"/>
              <w:rPr>
                <w:rFonts w:ascii="Arial" w:eastAsia="宋体" w:hAnsi="Arial" w:cs="Arial"/>
                <w:color w:val="000000" w:themeColor="text1"/>
                <w:sz w:val="24"/>
                <w:szCs w:val="24"/>
                <w:lang w:val="zh-CN"/>
              </w:rPr>
            </w:pPr>
            <w:r w:rsidRPr="00A52A69">
              <w:rPr>
                <w:rFonts w:ascii="Arial" w:eastAsia="宋体" w:hAnsi="Arial" w:cs="Arial"/>
                <w:color w:val="000000" w:themeColor="text1"/>
                <w:sz w:val="24"/>
                <w:szCs w:val="24"/>
                <w:lang w:val="zh-CN"/>
              </w:rPr>
              <w:t>固定</w:t>
            </w:r>
            <w:r w:rsidRPr="00A52A69">
              <w:rPr>
                <w:rFonts w:ascii="Arial" w:eastAsia="宋体" w:hAnsi="Arial" w:cs="Arial"/>
                <w:color w:val="000000" w:themeColor="text1"/>
                <w:sz w:val="24"/>
                <w:szCs w:val="24"/>
                <w:lang w:val="zh-CN"/>
              </w:rPr>
              <w:t>0xDD</w:t>
            </w:r>
          </w:p>
        </w:tc>
      </w:tr>
    </w:tbl>
    <w:p w14:paraId="64F9034E" w14:textId="77777777" w:rsidR="002F2156" w:rsidRPr="002A2CA7" w:rsidRDefault="002F2156" w:rsidP="00AC0620">
      <w:pPr>
        <w:pStyle w:val="30"/>
        <w:numPr>
          <w:ilvl w:val="2"/>
          <w:numId w:val="3"/>
        </w:numPr>
        <w:spacing w:beforeLines="50" w:before="156" w:after="0" w:line="360" w:lineRule="auto"/>
        <w:rPr>
          <w:rFonts w:ascii="Arial" w:eastAsia="黑体" w:hAnsi="Arial" w:cs="Arial"/>
          <w:color w:val="000000" w:themeColor="text1"/>
          <w:sz w:val="24"/>
          <w:szCs w:val="24"/>
        </w:rPr>
      </w:pPr>
      <w:bookmarkStart w:id="493" w:name="_Toc131162249"/>
      <w:bookmarkStart w:id="494" w:name="_Toc137217273"/>
      <w:r w:rsidRPr="002A2CA7">
        <w:rPr>
          <w:rFonts w:ascii="Arial" w:eastAsia="黑体" w:hAnsi="Arial" w:cs="Arial"/>
          <w:color w:val="000000" w:themeColor="text1"/>
          <w:sz w:val="24"/>
          <w:szCs w:val="24"/>
        </w:rPr>
        <w:t>通信协议内容</w:t>
      </w:r>
      <w:bookmarkEnd w:id="494"/>
    </w:p>
    <w:p w14:paraId="4000B255" w14:textId="11DD6205" w:rsidR="002F2156" w:rsidRDefault="002F2156" w:rsidP="002F2156">
      <w:pPr>
        <w:pStyle w:val="ae"/>
        <w:keepNext/>
        <w:spacing w:beforeLines="100" w:before="312"/>
        <w:jc w:val="center"/>
        <w:rPr>
          <w:rFonts w:ascii="Arial" w:hAnsi="Arial" w:cs="Arial"/>
          <w:color w:val="000000" w:themeColor="text1"/>
          <w:sz w:val="24"/>
        </w:rPr>
      </w:pPr>
      <w:r w:rsidRPr="00BB02AD">
        <w:rPr>
          <w:rFonts w:ascii="Arial" w:hAnsi="Arial" w:cs="Arial"/>
          <w:color w:val="000000" w:themeColor="text1"/>
          <w:sz w:val="24"/>
        </w:rPr>
        <w:t>表</w:t>
      </w:r>
      <w:r w:rsidRPr="00BB02AD">
        <w:rPr>
          <w:rFonts w:ascii="Arial" w:hAnsi="Arial" w:cs="Arial"/>
          <w:color w:val="000000" w:themeColor="text1"/>
          <w:sz w:val="24"/>
        </w:rPr>
        <w:fldChar w:fldCharType="begin"/>
      </w:r>
      <w:r w:rsidRPr="00BB02AD">
        <w:rPr>
          <w:rFonts w:ascii="Arial" w:hAnsi="Arial" w:cs="Arial"/>
          <w:color w:val="000000" w:themeColor="text1"/>
          <w:sz w:val="24"/>
        </w:rPr>
        <w:instrText xml:space="preserve"> STYLEREF 1 \s </w:instrText>
      </w:r>
      <w:r w:rsidRPr="00BB02AD">
        <w:rPr>
          <w:rFonts w:ascii="Arial" w:hAnsi="Arial" w:cs="Arial"/>
          <w:color w:val="000000" w:themeColor="text1"/>
          <w:sz w:val="24"/>
        </w:rPr>
        <w:fldChar w:fldCharType="separate"/>
      </w:r>
      <w:r w:rsidR="00C2385F">
        <w:rPr>
          <w:rFonts w:ascii="Arial" w:hAnsi="Arial" w:cs="Arial"/>
          <w:noProof/>
          <w:color w:val="000000" w:themeColor="text1"/>
          <w:sz w:val="24"/>
        </w:rPr>
        <w:t>2</w:t>
      </w:r>
      <w:r w:rsidRPr="00BB02AD">
        <w:rPr>
          <w:rFonts w:ascii="Arial" w:hAnsi="Arial" w:cs="Arial"/>
          <w:color w:val="000000" w:themeColor="text1"/>
          <w:sz w:val="24"/>
        </w:rPr>
        <w:fldChar w:fldCharType="end"/>
      </w:r>
      <w:r w:rsidRPr="00BB02AD">
        <w:rPr>
          <w:rFonts w:ascii="Arial" w:hAnsi="Arial" w:cs="Arial"/>
          <w:color w:val="000000" w:themeColor="text1"/>
          <w:sz w:val="24"/>
        </w:rPr>
        <w:t>.</w:t>
      </w:r>
      <w:r w:rsidRPr="00BB02AD">
        <w:rPr>
          <w:rFonts w:ascii="Arial" w:hAnsi="Arial" w:cs="Arial"/>
          <w:color w:val="000000" w:themeColor="text1"/>
          <w:sz w:val="24"/>
        </w:rPr>
        <w:fldChar w:fldCharType="begin"/>
      </w:r>
      <w:r w:rsidRPr="00BB02AD">
        <w:rPr>
          <w:rFonts w:ascii="Arial" w:hAnsi="Arial" w:cs="Arial"/>
          <w:color w:val="000000" w:themeColor="text1"/>
          <w:sz w:val="24"/>
        </w:rPr>
        <w:instrText xml:space="preserve"> SEQ </w:instrText>
      </w:r>
      <w:r w:rsidRPr="00BB02AD">
        <w:rPr>
          <w:rFonts w:ascii="Arial" w:hAnsi="Arial" w:cs="Arial"/>
          <w:color w:val="000000" w:themeColor="text1"/>
          <w:sz w:val="24"/>
        </w:rPr>
        <w:instrText>表</w:instrText>
      </w:r>
      <w:r w:rsidRPr="00BB02AD">
        <w:rPr>
          <w:rFonts w:ascii="Arial" w:hAnsi="Arial" w:cs="Arial"/>
          <w:color w:val="000000" w:themeColor="text1"/>
          <w:sz w:val="24"/>
        </w:rPr>
        <w:instrText xml:space="preserve"> \* ARABIC \s 1 </w:instrText>
      </w:r>
      <w:r w:rsidRPr="00BB02AD">
        <w:rPr>
          <w:rFonts w:ascii="Arial" w:hAnsi="Arial" w:cs="Arial"/>
          <w:color w:val="000000" w:themeColor="text1"/>
          <w:sz w:val="24"/>
        </w:rPr>
        <w:fldChar w:fldCharType="separate"/>
      </w:r>
      <w:r w:rsidR="00C2385F">
        <w:rPr>
          <w:rFonts w:ascii="Arial" w:hAnsi="Arial" w:cs="Arial"/>
          <w:noProof/>
          <w:color w:val="000000" w:themeColor="text1"/>
          <w:sz w:val="24"/>
        </w:rPr>
        <w:t>1</w:t>
      </w:r>
      <w:r w:rsidRPr="00BB02AD">
        <w:rPr>
          <w:rFonts w:ascii="Arial" w:hAnsi="Arial" w:cs="Arial"/>
          <w:color w:val="000000" w:themeColor="text1"/>
          <w:sz w:val="24"/>
        </w:rPr>
        <w:fldChar w:fldCharType="end"/>
      </w:r>
      <w:r w:rsidRPr="00BB02AD">
        <w:rPr>
          <w:rFonts w:ascii="Arial" w:hAnsi="Arial" w:cs="Arial" w:hint="eastAsia"/>
          <w:color w:val="000000" w:themeColor="text1"/>
          <w:sz w:val="24"/>
        </w:rPr>
        <w:t xml:space="preserve">　</w:t>
      </w:r>
      <w:r>
        <w:rPr>
          <w:rFonts w:ascii="Arial" w:hAnsi="Arial" w:cs="Arial" w:hint="eastAsia"/>
          <w:color w:val="000000" w:themeColor="text1"/>
          <w:sz w:val="24"/>
        </w:rPr>
        <w:t>显控软件和甲板单元</w:t>
      </w:r>
      <w:ins w:id="495" w:author="Microsoft Office User" w:date="2023-06-07T11:21:00Z">
        <w:r w:rsidR="00DD0FFD">
          <w:rPr>
            <w:rFonts w:ascii="Arial" w:hAnsi="Arial" w:cs="Arial" w:hint="eastAsia"/>
            <w:color w:val="000000" w:themeColor="text1"/>
            <w:sz w:val="24"/>
          </w:rPr>
          <w:t>水声遥控板</w:t>
        </w:r>
      </w:ins>
      <w:del w:id="496" w:author="Microsoft Office User" w:date="2023-06-07T11:21:00Z">
        <w:r w:rsidDel="00DD0FFD">
          <w:rPr>
            <w:rFonts w:ascii="Arial" w:hAnsi="Arial" w:cs="Arial" w:hint="eastAsia"/>
            <w:color w:val="000000" w:themeColor="text1"/>
            <w:sz w:val="24"/>
          </w:rPr>
          <w:delText>水通机板</w:delText>
        </w:r>
      </w:del>
      <w:r w:rsidRPr="00BB02AD">
        <w:rPr>
          <w:rFonts w:ascii="Arial" w:hAnsi="Arial" w:cs="Arial"/>
          <w:color w:val="000000" w:themeColor="text1"/>
          <w:sz w:val="24"/>
        </w:rPr>
        <w:t>通信协议内容</w:t>
      </w:r>
    </w:p>
    <w:tbl>
      <w:tblPr>
        <w:tblStyle w:val="a4"/>
        <w:tblW w:w="0" w:type="auto"/>
        <w:tblInd w:w="108" w:type="dxa"/>
        <w:tblLook w:val="04A0" w:firstRow="1" w:lastRow="0" w:firstColumn="1" w:lastColumn="0" w:noHBand="0" w:noVBand="1"/>
      </w:tblPr>
      <w:tblGrid>
        <w:gridCol w:w="596"/>
        <w:gridCol w:w="1701"/>
        <w:gridCol w:w="1257"/>
        <w:gridCol w:w="1418"/>
        <w:gridCol w:w="3685"/>
        <w:tblGridChange w:id="497">
          <w:tblGrid>
            <w:gridCol w:w="596"/>
            <w:gridCol w:w="1701"/>
            <w:gridCol w:w="1247"/>
            <w:gridCol w:w="10"/>
            <w:gridCol w:w="1408"/>
            <w:gridCol w:w="10"/>
            <w:gridCol w:w="3675"/>
            <w:gridCol w:w="10"/>
          </w:tblGrid>
        </w:tblGridChange>
      </w:tblGrid>
      <w:tr w:rsidR="00FB0B7D" w:rsidRPr="00550946" w14:paraId="32C7AB74" w14:textId="77777777" w:rsidTr="00A37C82">
        <w:trPr>
          <w:trHeight w:val="624"/>
        </w:trPr>
        <w:tc>
          <w:tcPr>
            <w:tcW w:w="596" w:type="dxa"/>
            <w:shd w:val="pct15" w:color="auto" w:fill="auto"/>
            <w:vAlign w:val="center"/>
          </w:tcPr>
          <w:p w14:paraId="1D0E0E19" w14:textId="77777777" w:rsidR="00FB0B7D" w:rsidRPr="00550946" w:rsidRDefault="00FB0B7D" w:rsidP="00E76095">
            <w:pPr>
              <w:jc w:val="center"/>
              <w:rPr>
                <w:rFonts w:ascii="Arial" w:hAnsi="Arial" w:cs="Arial"/>
                <w:b/>
                <w:color w:val="000000" w:themeColor="text1"/>
                <w:szCs w:val="21"/>
              </w:rPr>
            </w:pPr>
            <w:r w:rsidRPr="00550946">
              <w:rPr>
                <w:rFonts w:ascii="Arial" w:hAnsi="Arial" w:cs="Arial"/>
                <w:b/>
                <w:color w:val="000000" w:themeColor="text1"/>
                <w:szCs w:val="21"/>
              </w:rPr>
              <w:t>编号</w:t>
            </w:r>
          </w:p>
        </w:tc>
        <w:tc>
          <w:tcPr>
            <w:tcW w:w="1701" w:type="dxa"/>
            <w:shd w:val="pct15" w:color="auto" w:fill="auto"/>
            <w:vAlign w:val="center"/>
          </w:tcPr>
          <w:p w14:paraId="3F3F96DF" w14:textId="77777777" w:rsidR="00FB0B7D" w:rsidRPr="00550946" w:rsidRDefault="00FB0B7D" w:rsidP="00E76095">
            <w:pPr>
              <w:jc w:val="center"/>
              <w:rPr>
                <w:rFonts w:ascii="Arial" w:hAnsi="Arial" w:cs="Arial"/>
                <w:b/>
                <w:color w:val="000000" w:themeColor="text1"/>
                <w:szCs w:val="21"/>
              </w:rPr>
            </w:pPr>
            <w:r w:rsidRPr="00550946">
              <w:rPr>
                <w:rFonts w:ascii="Arial" w:hAnsi="Arial" w:cs="Arial"/>
                <w:b/>
                <w:color w:val="000000" w:themeColor="text1"/>
                <w:szCs w:val="21"/>
              </w:rPr>
              <w:t>命令类型</w:t>
            </w:r>
          </w:p>
        </w:tc>
        <w:tc>
          <w:tcPr>
            <w:tcW w:w="1247" w:type="dxa"/>
            <w:shd w:val="pct15" w:color="auto" w:fill="auto"/>
            <w:vAlign w:val="center"/>
          </w:tcPr>
          <w:p w14:paraId="058BAEEC" w14:textId="77777777" w:rsidR="00FB0B7D" w:rsidRPr="00550946" w:rsidRDefault="00FB0B7D" w:rsidP="00E76095">
            <w:pPr>
              <w:jc w:val="center"/>
              <w:rPr>
                <w:rFonts w:ascii="Arial" w:hAnsi="Arial" w:cs="Arial"/>
                <w:b/>
                <w:color w:val="000000" w:themeColor="text1"/>
                <w:szCs w:val="21"/>
              </w:rPr>
            </w:pPr>
            <w:r w:rsidRPr="00550946">
              <w:rPr>
                <w:rFonts w:ascii="Arial" w:hAnsi="Arial" w:cs="Arial"/>
                <w:b/>
                <w:color w:val="000000" w:themeColor="text1"/>
                <w:szCs w:val="21"/>
              </w:rPr>
              <w:t>数据类型字段</w:t>
            </w:r>
          </w:p>
          <w:p w14:paraId="5AC25944" w14:textId="77777777" w:rsidR="00FB0B7D" w:rsidRPr="00550946" w:rsidRDefault="00FB0B7D" w:rsidP="00E76095">
            <w:pPr>
              <w:jc w:val="center"/>
              <w:rPr>
                <w:rFonts w:ascii="Arial" w:hAnsi="Arial" w:cs="Arial"/>
                <w:b/>
                <w:color w:val="000000" w:themeColor="text1"/>
                <w:szCs w:val="21"/>
              </w:rPr>
            </w:pPr>
            <w:r w:rsidRPr="00550946">
              <w:rPr>
                <w:rFonts w:ascii="Arial" w:hAnsi="Arial" w:cs="Arial"/>
                <w:b/>
                <w:color w:val="000000" w:themeColor="text1"/>
                <w:szCs w:val="21"/>
              </w:rPr>
              <w:t>（</w:t>
            </w:r>
            <w:r w:rsidRPr="00550946">
              <w:rPr>
                <w:rFonts w:ascii="Arial" w:hAnsi="Arial" w:cs="Arial"/>
                <w:b/>
                <w:color w:val="000000" w:themeColor="text1"/>
                <w:szCs w:val="21"/>
              </w:rPr>
              <w:t>1</w:t>
            </w:r>
            <w:r w:rsidRPr="00550946">
              <w:rPr>
                <w:rFonts w:ascii="Arial" w:hAnsi="Arial" w:cs="Arial"/>
                <w:b/>
                <w:color w:val="000000" w:themeColor="text1"/>
                <w:szCs w:val="21"/>
              </w:rPr>
              <w:t>字节）</w:t>
            </w:r>
          </w:p>
        </w:tc>
        <w:tc>
          <w:tcPr>
            <w:tcW w:w="1418" w:type="dxa"/>
            <w:shd w:val="pct15" w:color="auto" w:fill="auto"/>
            <w:vAlign w:val="center"/>
          </w:tcPr>
          <w:p w14:paraId="6CE7751E" w14:textId="77777777" w:rsidR="00FB0B7D" w:rsidRPr="00550946" w:rsidRDefault="00FB0B7D" w:rsidP="00E76095">
            <w:pPr>
              <w:jc w:val="center"/>
              <w:rPr>
                <w:rFonts w:ascii="Arial" w:hAnsi="Arial" w:cs="Arial"/>
                <w:b/>
                <w:color w:val="000000" w:themeColor="text1"/>
                <w:szCs w:val="21"/>
              </w:rPr>
            </w:pPr>
            <w:r w:rsidRPr="00550946">
              <w:rPr>
                <w:rFonts w:ascii="Arial" w:hAnsi="Arial" w:cs="Arial"/>
                <w:b/>
                <w:color w:val="000000" w:themeColor="text1"/>
                <w:szCs w:val="21"/>
              </w:rPr>
              <w:t>数据体长度字段</w:t>
            </w:r>
          </w:p>
          <w:p w14:paraId="068503ED" w14:textId="77777777" w:rsidR="00FB0B7D" w:rsidRPr="00550946" w:rsidRDefault="00FB0B7D" w:rsidP="00E76095">
            <w:pPr>
              <w:jc w:val="center"/>
              <w:rPr>
                <w:rFonts w:ascii="Arial" w:hAnsi="Arial" w:cs="Arial"/>
                <w:b/>
                <w:color w:val="000000" w:themeColor="text1"/>
                <w:szCs w:val="21"/>
              </w:rPr>
            </w:pPr>
            <w:r w:rsidRPr="00550946">
              <w:rPr>
                <w:rFonts w:ascii="Arial" w:hAnsi="Arial" w:cs="Arial"/>
                <w:b/>
                <w:color w:val="000000" w:themeColor="text1"/>
                <w:szCs w:val="21"/>
              </w:rPr>
              <w:t>（</w:t>
            </w:r>
            <w:r w:rsidRPr="00550946">
              <w:rPr>
                <w:rFonts w:ascii="Arial" w:hAnsi="Arial" w:cs="Arial"/>
                <w:b/>
                <w:color w:val="000000" w:themeColor="text1"/>
                <w:szCs w:val="21"/>
              </w:rPr>
              <w:t>1</w:t>
            </w:r>
            <w:r w:rsidRPr="00550946">
              <w:rPr>
                <w:rFonts w:ascii="Arial" w:hAnsi="Arial" w:cs="Arial"/>
                <w:b/>
                <w:color w:val="000000" w:themeColor="text1"/>
                <w:szCs w:val="21"/>
              </w:rPr>
              <w:t>字节）</w:t>
            </w:r>
          </w:p>
        </w:tc>
        <w:tc>
          <w:tcPr>
            <w:tcW w:w="3685" w:type="dxa"/>
            <w:shd w:val="pct15" w:color="auto" w:fill="auto"/>
            <w:vAlign w:val="center"/>
          </w:tcPr>
          <w:p w14:paraId="37F450AC" w14:textId="77777777" w:rsidR="00FB0B7D" w:rsidRPr="00550946" w:rsidRDefault="00FB0B7D" w:rsidP="00E76095">
            <w:pPr>
              <w:jc w:val="center"/>
              <w:rPr>
                <w:rFonts w:ascii="Arial" w:hAnsi="Arial" w:cs="Arial"/>
                <w:b/>
                <w:color w:val="000000" w:themeColor="text1"/>
                <w:szCs w:val="21"/>
              </w:rPr>
            </w:pPr>
            <w:r w:rsidRPr="00550946">
              <w:rPr>
                <w:rFonts w:ascii="Arial" w:hAnsi="Arial" w:cs="Arial"/>
                <w:b/>
                <w:color w:val="000000" w:themeColor="text1"/>
                <w:szCs w:val="21"/>
              </w:rPr>
              <w:t>数据体内容</w:t>
            </w:r>
          </w:p>
        </w:tc>
      </w:tr>
      <w:tr w:rsidR="00FB0B7D" w:rsidRPr="00550946" w14:paraId="4ED76226" w14:textId="77777777" w:rsidTr="00A37C82">
        <w:trPr>
          <w:trHeight w:val="624"/>
        </w:trPr>
        <w:tc>
          <w:tcPr>
            <w:tcW w:w="8647" w:type="dxa"/>
            <w:gridSpan w:val="5"/>
            <w:vAlign w:val="center"/>
          </w:tcPr>
          <w:p w14:paraId="31095A3B" w14:textId="12B9D2FF" w:rsidR="00FB0B7D" w:rsidRPr="00550946" w:rsidRDefault="00FB0B7D" w:rsidP="00E76095">
            <w:pPr>
              <w:jc w:val="center"/>
              <w:rPr>
                <w:rFonts w:ascii="Arial" w:hAnsi="Arial" w:cs="Arial"/>
                <w:szCs w:val="21"/>
              </w:rPr>
            </w:pPr>
            <w:r>
              <w:rPr>
                <w:rFonts w:ascii="Arial" w:hAnsi="Arial" w:cs="Arial" w:hint="eastAsia"/>
                <w:szCs w:val="21"/>
              </w:rPr>
              <w:t>显控软件对</w:t>
            </w:r>
            <w:r w:rsidR="00876C2C">
              <w:rPr>
                <w:rFonts w:ascii="Arial" w:hAnsi="Arial" w:cs="Arial" w:hint="eastAsia"/>
                <w:szCs w:val="21"/>
              </w:rPr>
              <w:t>甲板单元</w:t>
            </w:r>
            <w:ins w:id="498" w:author="Microsoft Office User" w:date="2023-06-07T11:21:00Z">
              <w:r w:rsidR="00DD0FFD">
                <w:rPr>
                  <w:rFonts w:ascii="Arial" w:eastAsia="黑体" w:hAnsi="Arial" w:cs="Arial" w:hint="eastAsia"/>
                  <w:color w:val="000000" w:themeColor="text1"/>
                </w:rPr>
                <w:t>水声遥控板</w:t>
              </w:r>
            </w:ins>
            <w:del w:id="499" w:author="Microsoft Office User" w:date="2023-06-07T11:21:00Z">
              <w:r w:rsidRPr="00550946" w:rsidDel="00DD0FFD">
                <w:rPr>
                  <w:rFonts w:ascii="Arial" w:hAnsi="Arial" w:cs="Arial"/>
                  <w:szCs w:val="21"/>
                </w:rPr>
                <w:delText>水通</w:delText>
              </w:r>
              <w:r w:rsidDel="00DD0FFD">
                <w:rPr>
                  <w:rFonts w:ascii="Arial" w:hAnsi="Arial" w:cs="Arial" w:hint="eastAsia"/>
                  <w:szCs w:val="21"/>
                </w:rPr>
                <w:delText>机</w:delText>
              </w:r>
              <w:r w:rsidR="00876C2C" w:rsidDel="00DD0FFD">
                <w:rPr>
                  <w:rFonts w:ascii="Arial" w:hAnsi="Arial" w:cs="Arial" w:hint="eastAsia"/>
                  <w:szCs w:val="21"/>
                </w:rPr>
                <w:delText>板</w:delText>
              </w:r>
            </w:del>
            <w:r w:rsidRPr="00550946">
              <w:rPr>
                <w:rFonts w:ascii="Arial" w:hAnsi="Arial" w:cs="Arial"/>
                <w:szCs w:val="21"/>
              </w:rPr>
              <w:t>命令</w:t>
            </w:r>
          </w:p>
        </w:tc>
      </w:tr>
      <w:tr w:rsidR="00FB0B7D" w:rsidRPr="00550946" w14:paraId="04AB57C5" w14:textId="77777777" w:rsidTr="00A37C82">
        <w:trPr>
          <w:trHeight w:val="624"/>
        </w:trPr>
        <w:tc>
          <w:tcPr>
            <w:tcW w:w="596" w:type="dxa"/>
            <w:vAlign w:val="center"/>
          </w:tcPr>
          <w:p w14:paraId="37DD280B" w14:textId="77777777" w:rsidR="00FB0B7D" w:rsidRPr="00550946" w:rsidRDefault="00FB0B7D" w:rsidP="00E76095">
            <w:pPr>
              <w:jc w:val="center"/>
              <w:rPr>
                <w:rFonts w:ascii="Arial" w:hAnsi="Arial" w:cs="Arial"/>
                <w:szCs w:val="21"/>
              </w:rPr>
            </w:pPr>
            <w:r w:rsidRPr="00550946">
              <w:rPr>
                <w:rFonts w:ascii="Arial" w:hAnsi="Arial" w:cs="Arial"/>
                <w:szCs w:val="21"/>
              </w:rPr>
              <w:t>1</w:t>
            </w:r>
          </w:p>
        </w:tc>
        <w:tc>
          <w:tcPr>
            <w:tcW w:w="1701" w:type="dxa"/>
            <w:vAlign w:val="center"/>
          </w:tcPr>
          <w:p w14:paraId="3A55F87A" w14:textId="41C8EE2D" w:rsidR="00FB0B7D" w:rsidRPr="00550946" w:rsidRDefault="00635A11" w:rsidP="00E76095">
            <w:pPr>
              <w:jc w:val="center"/>
              <w:rPr>
                <w:rFonts w:ascii="Arial" w:hAnsi="Arial" w:cs="Arial"/>
                <w:szCs w:val="21"/>
              </w:rPr>
            </w:pPr>
            <w:ins w:id="500" w:author="Microsoft Office User" w:date="2023-06-07T12:18:00Z">
              <w:r>
                <w:rPr>
                  <w:rFonts w:ascii="Arial" w:hAnsi="Arial" w:cs="Arial" w:hint="eastAsia"/>
                  <w:szCs w:val="21"/>
                </w:rPr>
                <w:t>潜标</w:t>
              </w:r>
            </w:ins>
            <w:del w:id="501" w:author="Microsoft Office User" w:date="2023-06-07T11:07:00Z">
              <w:r w:rsidR="00AB41AC" w:rsidDel="00E83F86">
                <w:rPr>
                  <w:rFonts w:ascii="Arial" w:hAnsi="Arial" w:cs="Arial" w:hint="eastAsia"/>
                  <w:szCs w:val="21"/>
                </w:rPr>
                <w:delText>潜标</w:delText>
              </w:r>
            </w:del>
            <w:ins w:id="502" w:author="Microsoft Office User" w:date="2023-06-07T11:07:00Z">
              <w:r w:rsidR="00E83F86">
                <w:rPr>
                  <w:rFonts w:ascii="Arial" w:hAnsi="Arial" w:cs="Arial" w:hint="eastAsia"/>
                  <w:szCs w:val="21"/>
                </w:rPr>
                <w:t>水通机</w:t>
              </w:r>
            </w:ins>
            <w:r w:rsidR="00FB0B7D" w:rsidRPr="00550946">
              <w:rPr>
                <w:rFonts w:ascii="Arial" w:hAnsi="Arial" w:cs="Arial" w:hint="eastAsia"/>
                <w:szCs w:val="21"/>
              </w:rPr>
              <w:t>唤</w:t>
            </w:r>
            <w:r w:rsidR="00FB0B7D" w:rsidRPr="00550946">
              <w:rPr>
                <w:rFonts w:ascii="Arial" w:hAnsi="Arial" w:cs="Arial"/>
                <w:szCs w:val="21"/>
              </w:rPr>
              <w:t>醒命令</w:t>
            </w:r>
          </w:p>
        </w:tc>
        <w:tc>
          <w:tcPr>
            <w:tcW w:w="1247" w:type="dxa"/>
            <w:vAlign w:val="center"/>
          </w:tcPr>
          <w:p w14:paraId="0F2A28EE" w14:textId="77777777" w:rsidR="00FB0B7D" w:rsidRPr="00550946" w:rsidRDefault="00FB0B7D" w:rsidP="00E76095">
            <w:pPr>
              <w:jc w:val="center"/>
              <w:rPr>
                <w:rFonts w:ascii="Arial" w:hAnsi="Arial" w:cs="Arial"/>
                <w:szCs w:val="21"/>
              </w:rPr>
            </w:pPr>
            <w:r>
              <w:rPr>
                <w:rFonts w:ascii="Arial" w:hAnsi="Arial" w:cs="Arial"/>
                <w:szCs w:val="21"/>
              </w:rPr>
              <w:t>0x</w:t>
            </w:r>
            <w:r w:rsidRPr="00550946">
              <w:rPr>
                <w:rFonts w:ascii="Arial" w:hAnsi="Arial" w:cs="Arial"/>
                <w:szCs w:val="21"/>
              </w:rPr>
              <w:t>01</w:t>
            </w:r>
          </w:p>
        </w:tc>
        <w:tc>
          <w:tcPr>
            <w:tcW w:w="1418" w:type="dxa"/>
            <w:vAlign w:val="center"/>
          </w:tcPr>
          <w:p w14:paraId="5F70E64F" w14:textId="77777777" w:rsidR="00FB0B7D" w:rsidRPr="00550946" w:rsidRDefault="00FB0B7D" w:rsidP="00E76095">
            <w:pPr>
              <w:jc w:val="center"/>
              <w:rPr>
                <w:rFonts w:ascii="Arial" w:hAnsi="Arial" w:cs="Arial"/>
                <w:szCs w:val="21"/>
              </w:rPr>
            </w:pPr>
            <w:r w:rsidRPr="00550946">
              <w:rPr>
                <w:rFonts w:ascii="Arial" w:hAnsi="Arial" w:cs="Arial"/>
                <w:szCs w:val="21"/>
              </w:rPr>
              <w:t>0x00</w:t>
            </w:r>
          </w:p>
        </w:tc>
        <w:tc>
          <w:tcPr>
            <w:tcW w:w="3685" w:type="dxa"/>
            <w:vAlign w:val="center"/>
          </w:tcPr>
          <w:p w14:paraId="09405937" w14:textId="77777777" w:rsidR="00FB0B7D" w:rsidRPr="00550946" w:rsidRDefault="00FB0B7D" w:rsidP="00A37C82">
            <w:pPr>
              <w:rPr>
                <w:rFonts w:ascii="Arial" w:hAnsi="Arial" w:cs="Arial"/>
                <w:szCs w:val="21"/>
              </w:rPr>
            </w:pPr>
            <w:r w:rsidRPr="00550946">
              <w:rPr>
                <w:rFonts w:ascii="Arial" w:hAnsi="Arial" w:cs="Arial"/>
                <w:szCs w:val="21"/>
              </w:rPr>
              <w:t>无</w:t>
            </w:r>
          </w:p>
        </w:tc>
      </w:tr>
      <w:tr w:rsidR="00FB0B7D" w:rsidRPr="00550946" w:rsidDel="00871ED3" w14:paraId="304E5D5A" w14:textId="19B597BD" w:rsidTr="00A37C82">
        <w:trPr>
          <w:trHeight w:val="624"/>
          <w:del w:id="503" w:author="Microsoft Office User" w:date="2023-06-09T15:01:00Z"/>
        </w:trPr>
        <w:tc>
          <w:tcPr>
            <w:tcW w:w="596" w:type="dxa"/>
            <w:vAlign w:val="center"/>
          </w:tcPr>
          <w:p w14:paraId="3C52CA4D" w14:textId="336DF4EA" w:rsidR="00FB0B7D" w:rsidRPr="00550946" w:rsidDel="00871ED3" w:rsidRDefault="00FB0B7D" w:rsidP="00E76095">
            <w:pPr>
              <w:jc w:val="center"/>
              <w:rPr>
                <w:del w:id="504" w:author="Microsoft Office User" w:date="2023-06-09T15:01:00Z"/>
                <w:rFonts w:ascii="Arial" w:hAnsi="Arial" w:cs="Arial"/>
                <w:szCs w:val="21"/>
              </w:rPr>
            </w:pPr>
            <w:del w:id="505" w:author="Microsoft Office User" w:date="2023-06-09T15:01:00Z">
              <w:r w:rsidRPr="00550946" w:rsidDel="00871ED3">
                <w:rPr>
                  <w:rFonts w:ascii="Arial" w:hAnsi="Arial" w:cs="Arial"/>
                  <w:szCs w:val="21"/>
                </w:rPr>
                <w:delText>2</w:delText>
              </w:r>
            </w:del>
          </w:p>
        </w:tc>
        <w:tc>
          <w:tcPr>
            <w:tcW w:w="1701" w:type="dxa"/>
            <w:vAlign w:val="center"/>
          </w:tcPr>
          <w:p w14:paraId="4F27CC7B" w14:textId="528977E2" w:rsidR="00FB0B7D" w:rsidRPr="00550946" w:rsidDel="00871ED3" w:rsidRDefault="00AB41AC" w:rsidP="00E76095">
            <w:pPr>
              <w:jc w:val="center"/>
              <w:rPr>
                <w:del w:id="506" w:author="Microsoft Office User" w:date="2023-06-09T15:01:00Z"/>
                <w:rFonts w:ascii="Arial" w:hAnsi="Arial" w:cs="Arial"/>
                <w:szCs w:val="21"/>
              </w:rPr>
            </w:pPr>
            <w:del w:id="507" w:author="Microsoft Office User" w:date="2023-06-07T11:07:00Z">
              <w:r w:rsidDel="00E83F86">
                <w:rPr>
                  <w:rFonts w:ascii="Arial" w:hAnsi="Arial" w:cs="Arial" w:hint="eastAsia"/>
                  <w:szCs w:val="21"/>
                </w:rPr>
                <w:delText>潜标</w:delText>
              </w:r>
            </w:del>
            <w:del w:id="508" w:author="Microsoft Office User" w:date="2023-06-09T15:01:00Z">
              <w:r w:rsidR="00FB0B7D" w:rsidRPr="00550946" w:rsidDel="00871ED3">
                <w:rPr>
                  <w:rFonts w:ascii="Arial" w:hAnsi="Arial" w:cs="Arial"/>
                  <w:szCs w:val="21"/>
                </w:rPr>
                <w:delText>休眠命令</w:delText>
              </w:r>
            </w:del>
          </w:p>
        </w:tc>
        <w:tc>
          <w:tcPr>
            <w:tcW w:w="1247" w:type="dxa"/>
            <w:vAlign w:val="center"/>
          </w:tcPr>
          <w:p w14:paraId="44DC62B9" w14:textId="78685639" w:rsidR="00FB0B7D" w:rsidRPr="00550946" w:rsidDel="00871ED3" w:rsidRDefault="00FB0B7D" w:rsidP="00E76095">
            <w:pPr>
              <w:jc w:val="center"/>
              <w:rPr>
                <w:del w:id="509" w:author="Microsoft Office User" w:date="2023-06-09T15:01:00Z"/>
                <w:rFonts w:ascii="Arial" w:hAnsi="Arial" w:cs="Arial"/>
                <w:szCs w:val="21"/>
              </w:rPr>
            </w:pPr>
            <w:del w:id="510" w:author="Microsoft Office User" w:date="2023-06-09T15:01:00Z">
              <w:r w:rsidDel="00871ED3">
                <w:rPr>
                  <w:rFonts w:ascii="Arial" w:hAnsi="Arial" w:cs="Arial"/>
                  <w:szCs w:val="21"/>
                </w:rPr>
                <w:delText>0x</w:delText>
              </w:r>
              <w:r w:rsidRPr="00550946" w:rsidDel="00871ED3">
                <w:rPr>
                  <w:rFonts w:ascii="Arial" w:hAnsi="Arial" w:cs="Arial"/>
                  <w:szCs w:val="21"/>
                </w:rPr>
                <w:delText>02</w:delText>
              </w:r>
            </w:del>
          </w:p>
        </w:tc>
        <w:tc>
          <w:tcPr>
            <w:tcW w:w="1418" w:type="dxa"/>
            <w:vAlign w:val="center"/>
          </w:tcPr>
          <w:p w14:paraId="55C43D74" w14:textId="5C6D4C7B" w:rsidR="00FB0B7D" w:rsidRPr="00550946" w:rsidDel="00871ED3" w:rsidRDefault="00FB0B7D" w:rsidP="00E76095">
            <w:pPr>
              <w:jc w:val="center"/>
              <w:rPr>
                <w:del w:id="511" w:author="Microsoft Office User" w:date="2023-06-09T15:01:00Z"/>
                <w:rFonts w:ascii="Arial" w:hAnsi="Arial" w:cs="Arial"/>
                <w:szCs w:val="21"/>
              </w:rPr>
            </w:pPr>
            <w:del w:id="512" w:author="Microsoft Office User" w:date="2023-06-09T15:01:00Z">
              <w:r w:rsidRPr="00550946" w:rsidDel="00871ED3">
                <w:rPr>
                  <w:rFonts w:ascii="Arial" w:hAnsi="Arial" w:cs="Arial"/>
                  <w:szCs w:val="21"/>
                </w:rPr>
                <w:delText>0x00</w:delText>
              </w:r>
            </w:del>
          </w:p>
        </w:tc>
        <w:tc>
          <w:tcPr>
            <w:tcW w:w="3685" w:type="dxa"/>
            <w:vAlign w:val="center"/>
          </w:tcPr>
          <w:p w14:paraId="64767AB5" w14:textId="13CF7B30" w:rsidR="00FB0B7D" w:rsidRPr="00550946" w:rsidDel="00871ED3" w:rsidRDefault="00FB0B7D" w:rsidP="00A37C82">
            <w:pPr>
              <w:rPr>
                <w:del w:id="513" w:author="Microsoft Office User" w:date="2023-06-09T15:01:00Z"/>
                <w:rFonts w:ascii="Arial" w:hAnsi="Arial" w:cs="Arial"/>
                <w:szCs w:val="21"/>
              </w:rPr>
            </w:pPr>
            <w:del w:id="514" w:author="Microsoft Office User" w:date="2023-06-09T15:01:00Z">
              <w:r w:rsidRPr="00550946" w:rsidDel="00871ED3">
                <w:rPr>
                  <w:rFonts w:ascii="Arial" w:hAnsi="Arial" w:cs="Arial"/>
                  <w:szCs w:val="21"/>
                </w:rPr>
                <w:delText>无</w:delText>
              </w:r>
            </w:del>
          </w:p>
        </w:tc>
      </w:tr>
      <w:tr w:rsidR="00FB0B7D" w:rsidRPr="00550946" w14:paraId="5911CEB2" w14:textId="77777777" w:rsidTr="00A37C82">
        <w:trPr>
          <w:trHeight w:val="624"/>
        </w:trPr>
        <w:tc>
          <w:tcPr>
            <w:tcW w:w="596" w:type="dxa"/>
            <w:vAlign w:val="center"/>
          </w:tcPr>
          <w:p w14:paraId="4960193D" w14:textId="37625204" w:rsidR="00FB0B7D" w:rsidRPr="00550946" w:rsidRDefault="00FB0B7D" w:rsidP="00E76095">
            <w:pPr>
              <w:jc w:val="center"/>
              <w:rPr>
                <w:rFonts w:ascii="Arial" w:hAnsi="Arial" w:cs="Arial"/>
                <w:szCs w:val="21"/>
              </w:rPr>
            </w:pPr>
            <w:del w:id="515" w:author="Microsoft Office User" w:date="2023-06-09T15:01:00Z">
              <w:r w:rsidRPr="00550946" w:rsidDel="00871ED3">
                <w:rPr>
                  <w:rFonts w:ascii="Arial" w:hAnsi="Arial" w:cs="Arial"/>
                  <w:szCs w:val="21"/>
                </w:rPr>
                <w:delText>3</w:delText>
              </w:r>
            </w:del>
            <w:ins w:id="516" w:author="Microsoft Office User" w:date="2023-06-09T15:01:00Z">
              <w:r w:rsidR="00871ED3">
                <w:rPr>
                  <w:rFonts w:ascii="Arial" w:hAnsi="Arial" w:cs="Arial"/>
                  <w:szCs w:val="21"/>
                </w:rPr>
                <w:t>2</w:t>
              </w:r>
            </w:ins>
          </w:p>
        </w:tc>
        <w:tc>
          <w:tcPr>
            <w:tcW w:w="1701" w:type="dxa"/>
            <w:vAlign w:val="center"/>
          </w:tcPr>
          <w:p w14:paraId="06B5274F" w14:textId="456CBACA" w:rsidR="00FB0B7D" w:rsidRPr="00550946" w:rsidRDefault="00FB0B7D" w:rsidP="00E76095">
            <w:pPr>
              <w:jc w:val="center"/>
              <w:rPr>
                <w:rFonts w:ascii="Arial" w:hAnsi="Arial" w:cs="Arial"/>
                <w:szCs w:val="21"/>
              </w:rPr>
            </w:pPr>
            <w:r>
              <w:rPr>
                <w:rFonts w:ascii="Arial" w:hAnsi="Arial" w:cs="Arial" w:hint="eastAsia"/>
                <w:szCs w:val="21"/>
              </w:rPr>
              <w:t>潜标</w:t>
            </w:r>
            <w:del w:id="517" w:author="Microsoft Office User" w:date="2023-06-07T11:22:00Z">
              <w:r w:rsidRPr="00550946" w:rsidDel="00DD0FFD">
                <w:rPr>
                  <w:rFonts w:ascii="Arial" w:hAnsi="Arial" w:cs="Arial" w:hint="eastAsia"/>
                  <w:szCs w:val="21"/>
                </w:rPr>
                <w:delText>状态查询命令</w:delText>
              </w:r>
            </w:del>
            <w:ins w:id="518" w:author="Microsoft Office User" w:date="2023-06-07T12:14:00Z">
              <w:r w:rsidR="00635A11">
                <w:rPr>
                  <w:rFonts w:ascii="Arial" w:hAnsi="Arial" w:cs="Arial" w:hint="eastAsia"/>
                  <w:szCs w:val="21"/>
                </w:rPr>
                <w:t>状态查询</w:t>
              </w:r>
            </w:ins>
            <w:ins w:id="519" w:author="Microsoft Office User" w:date="2023-06-07T12:19:00Z">
              <w:r w:rsidR="00635A11">
                <w:rPr>
                  <w:rFonts w:ascii="Arial" w:hAnsi="Arial" w:cs="Arial" w:hint="eastAsia"/>
                  <w:szCs w:val="21"/>
                </w:rPr>
                <w:t>命令</w:t>
              </w:r>
            </w:ins>
          </w:p>
        </w:tc>
        <w:tc>
          <w:tcPr>
            <w:tcW w:w="1247" w:type="dxa"/>
            <w:vAlign w:val="center"/>
          </w:tcPr>
          <w:p w14:paraId="6EB1B59F" w14:textId="5E131AFC" w:rsidR="00FB0B7D" w:rsidRPr="00550946" w:rsidRDefault="00FB0B7D" w:rsidP="00E76095">
            <w:pPr>
              <w:jc w:val="center"/>
              <w:rPr>
                <w:rFonts w:ascii="Arial" w:hAnsi="Arial" w:cs="Arial"/>
                <w:szCs w:val="21"/>
              </w:rPr>
            </w:pPr>
            <w:del w:id="520" w:author="Microsoft Office User" w:date="2023-06-09T15:01:00Z">
              <w:r w:rsidDel="00871ED3">
                <w:rPr>
                  <w:rFonts w:ascii="Arial" w:hAnsi="Arial" w:cs="Arial"/>
                  <w:szCs w:val="21"/>
                </w:rPr>
                <w:delText>0x</w:delText>
              </w:r>
              <w:r w:rsidRPr="00550946" w:rsidDel="00871ED3">
                <w:rPr>
                  <w:rFonts w:ascii="Arial" w:hAnsi="Arial" w:cs="Arial"/>
                  <w:szCs w:val="21"/>
                </w:rPr>
                <w:delText>03</w:delText>
              </w:r>
            </w:del>
            <w:ins w:id="521" w:author="Microsoft Office User" w:date="2023-06-09T15:01:00Z">
              <w:r w:rsidR="00871ED3">
                <w:rPr>
                  <w:rFonts w:ascii="Arial" w:hAnsi="Arial" w:cs="Arial"/>
                  <w:szCs w:val="21"/>
                </w:rPr>
                <w:t>0x</w:t>
              </w:r>
              <w:r w:rsidR="00871ED3" w:rsidRPr="00550946">
                <w:rPr>
                  <w:rFonts w:ascii="Arial" w:hAnsi="Arial" w:cs="Arial"/>
                  <w:szCs w:val="21"/>
                </w:rPr>
                <w:t>0</w:t>
              </w:r>
              <w:r w:rsidR="00871ED3">
                <w:rPr>
                  <w:rFonts w:ascii="Arial" w:hAnsi="Arial" w:cs="Arial"/>
                  <w:szCs w:val="21"/>
                </w:rPr>
                <w:t>2</w:t>
              </w:r>
            </w:ins>
          </w:p>
        </w:tc>
        <w:tc>
          <w:tcPr>
            <w:tcW w:w="1418" w:type="dxa"/>
            <w:vAlign w:val="center"/>
          </w:tcPr>
          <w:p w14:paraId="3291903F" w14:textId="77777777" w:rsidR="00FB0B7D" w:rsidRPr="00550946" w:rsidRDefault="00FB0B7D" w:rsidP="00E76095">
            <w:pPr>
              <w:jc w:val="center"/>
              <w:rPr>
                <w:rFonts w:ascii="Arial" w:hAnsi="Arial" w:cs="Arial"/>
                <w:szCs w:val="21"/>
              </w:rPr>
            </w:pPr>
            <w:r w:rsidRPr="00550946">
              <w:rPr>
                <w:rFonts w:ascii="Arial" w:hAnsi="Arial" w:cs="Arial"/>
                <w:szCs w:val="21"/>
              </w:rPr>
              <w:t>0x00</w:t>
            </w:r>
          </w:p>
        </w:tc>
        <w:tc>
          <w:tcPr>
            <w:tcW w:w="3685" w:type="dxa"/>
            <w:vAlign w:val="center"/>
          </w:tcPr>
          <w:p w14:paraId="1557818E" w14:textId="77777777" w:rsidR="00FB0B7D" w:rsidRPr="00550946" w:rsidRDefault="00FB0B7D" w:rsidP="00A37C82">
            <w:pPr>
              <w:rPr>
                <w:rFonts w:ascii="Arial" w:hAnsi="Arial" w:cs="Arial"/>
                <w:szCs w:val="21"/>
              </w:rPr>
            </w:pPr>
            <w:r w:rsidRPr="00550946">
              <w:rPr>
                <w:rFonts w:ascii="Arial" w:hAnsi="Arial" w:cs="Arial"/>
                <w:szCs w:val="21"/>
              </w:rPr>
              <w:t>无</w:t>
            </w:r>
          </w:p>
        </w:tc>
      </w:tr>
      <w:tr w:rsidR="00FB0B7D" w:rsidRPr="00550946" w14:paraId="267B7D10" w14:textId="77777777" w:rsidTr="00A37C82">
        <w:trPr>
          <w:trHeight w:val="624"/>
        </w:trPr>
        <w:tc>
          <w:tcPr>
            <w:tcW w:w="596" w:type="dxa"/>
            <w:vAlign w:val="center"/>
          </w:tcPr>
          <w:p w14:paraId="1B335FA7" w14:textId="12889202" w:rsidR="00FB0B7D" w:rsidRPr="00480B08" w:rsidRDefault="00FB0B7D" w:rsidP="00E76095">
            <w:pPr>
              <w:jc w:val="center"/>
              <w:rPr>
                <w:rFonts w:ascii="Arial" w:hAnsi="Arial" w:cs="Arial"/>
                <w:szCs w:val="21"/>
              </w:rPr>
            </w:pPr>
            <w:del w:id="522" w:author="Microsoft Office User" w:date="2023-06-09T15:01:00Z">
              <w:r w:rsidRPr="00480B08" w:rsidDel="00871ED3">
                <w:rPr>
                  <w:rFonts w:ascii="Arial" w:hAnsi="Arial" w:cs="Arial"/>
                  <w:szCs w:val="21"/>
                </w:rPr>
                <w:delText>4</w:delText>
              </w:r>
            </w:del>
            <w:ins w:id="523" w:author="Microsoft Office User" w:date="2023-06-09T15:01:00Z">
              <w:r w:rsidR="00871ED3">
                <w:rPr>
                  <w:rFonts w:ascii="Arial" w:hAnsi="Arial" w:cs="Arial"/>
                  <w:szCs w:val="21"/>
                </w:rPr>
                <w:t>3</w:t>
              </w:r>
            </w:ins>
          </w:p>
        </w:tc>
        <w:tc>
          <w:tcPr>
            <w:tcW w:w="1701" w:type="dxa"/>
            <w:vAlign w:val="center"/>
          </w:tcPr>
          <w:p w14:paraId="1CE94D1B" w14:textId="77777777" w:rsidR="00FB0B7D" w:rsidRPr="00480B08" w:rsidRDefault="00FB0B7D" w:rsidP="00E76095">
            <w:pPr>
              <w:jc w:val="center"/>
              <w:rPr>
                <w:rFonts w:ascii="Arial" w:hAnsi="Arial" w:cs="Arial"/>
                <w:szCs w:val="21"/>
              </w:rPr>
            </w:pPr>
            <w:r w:rsidRPr="00480B08">
              <w:rPr>
                <w:rFonts w:ascii="Arial" w:hAnsi="Arial" w:cs="Arial" w:hint="eastAsia"/>
                <w:szCs w:val="21"/>
              </w:rPr>
              <w:t>潜标</w:t>
            </w:r>
            <w:r w:rsidRPr="00480B08">
              <w:rPr>
                <w:rFonts w:ascii="Arial" w:hAnsi="Arial" w:cs="Arial"/>
                <w:szCs w:val="21"/>
              </w:rPr>
              <w:t>参数设置命令</w:t>
            </w:r>
          </w:p>
        </w:tc>
        <w:tc>
          <w:tcPr>
            <w:tcW w:w="1247" w:type="dxa"/>
            <w:vAlign w:val="center"/>
          </w:tcPr>
          <w:p w14:paraId="3D3FCA91" w14:textId="6521507A" w:rsidR="00FB0B7D" w:rsidRPr="00480B08" w:rsidRDefault="00FB0B7D" w:rsidP="00E76095">
            <w:pPr>
              <w:jc w:val="center"/>
              <w:rPr>
                <w:rFonts w:ascii="Arial" w:hAnsi="Arial" w:cs="Arial"/>
                <w:szCs w:val="21"/>
              </w:rPr>
            </w:pPr>
            <w:del w:id="524" w:author="Microsoft Office User" w:date="2023-06-09T15:01:00Z">
              <w:r w:rsidRPr="00480B08" w:rsidDel="00871ED3">
                <w:rPr>
                  <w:rFonts w:ascii="Arial" w:hAnsi="Arial" w:cs="Arial"/>
                  <w:szCs w:val="21"/>
                </w:rPr>
                <w:delText>0x04</w:delText>
              </w:r>
            </w:del>
            <w:ins w:id="525" w:author="Microsoft Office User" w:date="2023-06-09T15:01:00Z">
              <w:r w:rsidR="00871ED3" w:rsidRPr="00480B08">
                <w:rPr>
                  <w:rFonts w:ascii="Arial" w:hAnsi="Arial" w:cs="Arial"/>
                  <w:szCs w:val="21"/>
                </w:rPr>
                <w:t>0x0</w:t>
              </w:r>
              <w:r w:rsidR="00871ED3">
                <w:rPr>
                  <w:rFonts w:ascii="Arial" w:hAnsi="Arial" w:cs="Arial"/>
                  <w:szCs w:val="21"/>
                </w:rPr>
                <w:t>3</w:t>
              </w:r>
            </w:ins>
          </w:p>
        </w:tc>
        <w:tc>
          <w:tcPr>
            <w:tcW w:w="1418" w:type="dxa"/>
            <w:vAlign w:val="center"/>
          </w:tcPr>
          <w:p w14:paraId="534AFAA3" w14:textId="0AC16E4C" w:rsidR="00FB0B7D" w:rsidRPr="00480B08" w:rsidRDefault="00FB0B7D" w:rsidP="00E76095">
            <w:pPr>
              <w:jc w:val="center"/>
              <w:rPr>
                <w:rFonts w:ascii="Arial" w:hAnsi="Arial" w:cs="Arial"/>
                <w:szCs w:val="21"/>
              </w:rPr>
            </w:pPr>
            <w:del w:id="526" w:author="Microsoft Office User" w:date="2023-06-09T13:44:00Z">
              <w:r w:rsidRPr="00480B08" w:rsidDel="00967041">
                <w:rPr>
                  <w:rFonts w:ascii="Arial" w:hAnsi="Arial" w:cs="Arial"/>
                  <w:szCs w:val="21"/>
                </w:rPr>
                <w:delText>0x0</w:delText>
              </w:r>
              <w:r w:rsidR="00FD0DE4" w:rsidDel="00967041">
                <w:rPr>
                  <w:rFonts w:ascii="Arial" w:hAnsi="Arial" w:cs="Arial"/>
                  <w:szCs w:val="21"/>
                </w:rPr>
                <w:delText>6</w:delText>
              </w:r>
            </w:del>
            <w:ins w:id="527" w:author="Microsoft Office User" w:date="2023-06-09T13:44:00Z">
              <w:r w:rsidR="00967041" w:rsidRPr="00480B08">
                <w:rPr>
                  <w:rFonts w:ascii="Arial" w:hAnsi="Arial" w:cs="Arial"/>
                  <w:szCs w:val="21"/>
                </w:rPr>
                <w:t>0x0</w:t>
              </w:r>
              <w:r w:rsidR="00967041">
                <w:rPr>
                  <w:rFonts w:ascii="Arial" w:hAnsi="Arial" w:cs="Arial"/>
                  <w:szCs w:val="21"/>
                </w:rPr>
                <w:t>2</w:t>
              </w:r>
            </w:ins>
          </w:p>
        </w:tc>
        <w:tc>
          <w:tcPr>
            <w:tcW w:w="3685" w:type="dxa"/>
          </w:tcPr>
          <w:p w14:paraId="7E7E1082" w14:textId="15A26604" w:rsidR="00FB0B7D" w:rsidRDefault="00FB0B7D" w:rsidP="00E76095">
            <w:pPr>
              <w:pStyle w:val="af7"/>
              <w:jc w:val="both"/>
              <w:rPr>
                <w:rFonts w:ascii="Arial" w:eastAsia="宋体" w:hAnsi="Arial" w:cs="Arial"/>
                <w:sz w:val="24"/>
                <w:szCs w:val="24"/>
              </w:rPr>
            </w:pPr>
            <w:r w:rsidRPr="00480B08">
              <w:rPr>
                <w:rFonts w:ascii="Arial" w:eastAsia="宋体" w:hAnsi="Arial" w:cs="Arial"/>
                <w:sz w:val="24"/>
                <w:szCs w:val="24"/>
              </w:rPr>
              <w:t>字段长度：</w:t>
            </w:r>
            <w:del w:id="528" w:author="Microsoft Office User" w:date="2023-06-09T13:44:00Z">
              <w:r w:rsidR="00FD0DE4" w:rsidDel="00967041">
                <w:rPr>
                  <w:rFonts w:ascii="Arial" w:eastAsia="宋体" w:hAnsi="Arial" w:cs="Arial"/>
                  <w:sz w:val="24"/>
                  <w:szCs w:val="24"/>
                </w:rPr>
                <w:delText>6</w:delText>
              </w:r>
            </w:del>
            <w:ins w:id="529" w:author="Microsoft Office User" w:date="2023-06-09T13:44:00Z">
              <w:r w:rsidR="00967041">
                <w:rPr>
                  <w:rFonts w:ascii="Arial" w:eastAsia="宋体" w:hAnsi="Arial" w:cs="Arial"/>
                  <w:sz w:val="24"/>
                  <w:szCs w:val="24"/>
                </w:rPr>
                <w:t>2</w:t>
              </w:r>
            </w:ins>
            <w:r w:rsidRPr="00480B08">
              <w:rPr>
                <w:rFonts w:ascii="Arial" w:eastAsia="宋体" w:hAnsi="Arial" w:cs="Arial"/>
                <w:sz w:val="24"/>
                <w:szCs w:val="24"/>
              </w:rPr>
              <w:t>字节</w:t>
            </w:r>
          </w:p>
          <w:p w14:paraId="18EBA84B" w14:textId="6C38135F" w:rsidR="00AF23C9" w:rsidRDefault="00AF23C9" w:rsidP="00AF23C9">
            <w:pPr>
              <w:rPr>
                <w:rFonts w:ascii="Arial" w:hAnsi="Arial" w:cs="Arial"/>
                <w:szCs w:val="24"/>
              </w:rPr>
            </w:pPr>
            <w:r w:rsidRPr="00480B08">
              <w:rPr>
                <w:rFonts w:ascii="Arial" w:hAnsi="Arial" w:cs="Arial"/>
                <w:szCs w:val="24"/>
              </w:rPr>
              <w:t>第</w:t>
            </w:r>
            <w:r w:rsidRPr="00480B08">
              <w:rPr>
                <w:rFonts w:ascii="Arial" w:hAnsi="Arial" w:cs="Arial"/>
                <w:szCs w:val="24"/>
              </w:rPr>
              <w:t>1</w:t>
            </w:r>
            <w:r w:rsidRPr="00480B08">
              <w:rPr>
                <w:rFonts w:ascii="Arial" w:hAnsi="Arial" w:cs="Arial"/>
                <w:szCs w:val="24"/>
              </w:rPr>
              <w:t>字节：</w:t>
            </w:r>
            <w:r>
              <w:rPr>
                <w:rFonts w:ascii="Arial" w:hAnsi="Arial" w:cs="Arial" w:hint="eastAsia"/>
                <w:szCs w:val="24"/>
              </w:rPr>
              <w:t>工作模式；</w:t>
            </w:r>
          </w:p>
          <w:p w14:paraId="44A079D7" w14:textId="77777777" w:rsidR="00AF23C9" w:rsidRDefault="00AF23C9" w:rsidP="00AF23C9">
            <w:pPr>
              <w:ind w:firstLineChars="200" w:firstLine="480"/>
              <w:rPr>
                <w:rFonts w:ascii="Arial" w:hAnsi="Arial" w:cs="Arial"/>
                <w:szCs w:val="21"/>
              </w:rPr>
            </w:pPr>
            <w:r w:rsidRPr="009769FD">
              <w:rPr>
                <w:rFonts w:ascii="Arial" w:hAnsi="Arial" w:cs="Arial"/>
                <w:szCs w:val="21"/>
              </w:rPr>
              <w:t>0</w:t>
            </w:r>
            <w:r>
              <w:rPr>
                <w:rFonts w:ascii="Arial" w:hAnsi="Arial" w:cs="Arial"/>
                <w:szCs w:val="21"/>
              </w:rPr>
              <w:t>：待机状态</w:t>
            </w:r>
          </w:p>
          <w:p w14:paraId="5B6EFC01" w14:textId="6314D0B2" w:rsidR="00AF23C9" w:rsidRPr="00635A11" w:rsidDel="0086316A" w:rsidRDefault="00AF23C9" w:rsidP="00AF23C9">
            <w:pPr>
              <w:ind w:firstLineChars="200" w:firstLine="480"/>
              <w:rPr>
                <w:del w:id="530" w:author="Microsoft Office User" w:date="2023-06-09T14:00:00Z"/>
                <w:rFonts w:ascii="Arial" w:hAnsi="Arial" w:cs="Arial"/>
                <w:strike/>
                <w:szCs w:val="21"/>
                <w:rPrChange w:id="531" w:author="Microsoft Office User" w:date="2023-06-07T12:19:00Z">
                  <w:rPr>
                    <w:del w:id="532" w:author="Microsoft Office User" w:date="2023-06-09T14:00:00Z"/>
                    <w:rFonts w:ascii="Arial" w:hAnsi="Arial" w:cs="Arial"/>
                    <w:szCs w:val="21"/>
                  </w:rPr>
                </w:rPrChange>
              </w:rPr>
            </w:pPr>
            <w:del w:id="533" w:author="Microsoft Office User" w:date="2023-06-09T14:00:00Z">
              <w:r w:rsidRPr="00635A11" w:rsidDel="0086316A">
                <w:rPr>
                  <w:rFonts w:ascii="Arial" w:hAnsi="Arial" w:cs="Arial"/>
                  <w:strike/>
                  <w:szCs w:val="21"/>
                  <w:rPrChange w:id="534" w:author="Microsoft Office User" w:date="2023-06-07T12:19:00Z">
                    <w:rPr>
                      <w:rFonts w:ascii="Arial" w:hAnsi="Arial" w:cs="Arial"/>
                      <w:szCs w:val="21"/>
                    </w:rPr>
                  </w:rPrChange>
                </w:rPr>
                <w:delText>1</w:delText>
              </w:r>
              <w:r w:rsidRPr="00635A11" w:rsidDel="0086316A">
                <w:rPr>
                  <w:rFonts w:ascii="Arial" w:hAnsi="Arial" w:cs="Arial" w:hint="eastAsia"/>
                  <w:strike/>
                  <w:szCs w:val="21"/>
                  <w:rPrChange w:id="535" w:author="Microsoft Office User" w:date="2023-06-07T12:19:00Z">
                    <w:rPr>
                      <w:rFonts w:ascii="Arial" w:hAnsi="Arial" w:cs="Arial" w:hint="eastAsia"/>
                      <w:szCs w:val="21"/>
                    </w:rPr>
                  </w:rPrChange>
                </w:rPr>
                <w:delText>：连续数据采集存储不分析</w:delText>
              </w:r>
            </w:del>
          </w:p>
          <w:p w14:paraId="4BC69678" w14:textId="5B1903A9" w:rsidR="00AF23C9" w:rsidRDefault="00AF23C9" w:rsidP="00AF23C9">
            <w:pPr>
              <w:ind w:firstLineChars="200" w:firstLine="480"/>
              <w:rPr>
                <w:rFonts w:ascii="Arial" w:hAnsi="Arial" w:cs="Arial"/>
                <w:szCs w:val="21"/>
              </w:rPr>
            </w:pPr>
            <w:del w:id="536" w:author="Microsoft Office User" w:date="2023-06-07T12:19:00Z">
              <w:r w:rsidRPr="009769FD" w:rsidDel="00635A11">
                <w:rPr>
                  <w:rFonts w:ascii="Arial" w:hAnsi="Arial" w:cs="Arial"/>
                  <w:szCs w:val="21"/>
                </w:rPr>
                <w:delText>2</w:delText>
              </w:r>
            </w:del>
            <w:ins w:id="537" w:author="Microsoft Office User" w:date="2023-06-07T12:19:00Z">
              <w:r w:rsidR="00635A11">
                <w:rPr>
                  <w:rFonts w:ascii="Arial" w:hAnsi="Arial" w:cs="Arial"/>
                  <w:szCs w:val="21"/>
                </w:rPr>
                <w:t>1</w:t>
              </w:r>
            </w:ins>
            <w:r>
              <w:rPr>
                <w:rFonts w:ascii="Arial" w:hAnsi="Arial" w:cs="Arial"/>
                <w:szCs w:val="21"/>
              </w:rPr>
              <w:t>：连续数据采集分析存储</w:t>
            </w:r>
          </w:p>
          <w:p w14:paraId="1C8746D9" w14:textId="69AE4295" w:rsidR="00AF23C9" w:rsidRDefault="00635A11" w:rsidP="00AF23C9">
            <w:pPr>
              <w:ind w:firstLineChars="200" w:firstLine="480"/>
              <w:rPr>
                <w:rFonts w:ascii="Arial" w:hAnsi="Arial" w:cs="Arial"/>
                <w:szCs w:val="21"/>
              </w:rPr>
            </w:pPr>
            <w:ins w:id="538" w:author="Microsoft Office User" w:date="2023-06-07T12:19:00Z">
              <w:r>
                <w:rPr>
                  <w:rFonts w:ascii="Arial" w:hAnsi="Arial" w:cs="Arial"/>
                  <w:szCs w:val="21"/>
                </w:rPr>
                <w:t>2</w:t>
              </w:r>
            </w:ins>
            <w:del w:id="539" w:author="Microsoft Office User" w:date="2023-06-07T12:19:00Z">
              <w:r w:rsidR="00AF23C9" w:rsidRPr="009769FD" w:rsidDel="00635A11">
                <w:rPr>
                  <w:rFonts w:ascii="Arial" w:hAnsi="Arial" w:cs="Arial"/>
                  <w:szCs w:val="21"/>
                </w:rPr>
                <w:delText>3</w:delText>
              </w:r>
            </w:del>
            <w:r w:rsidR="00AF23C9" w:rsidRPr="009769FD">
              <w:rPr>
                <w:rFonts w:ascii="Arial" w:hAnsi="Arial" w:cs="Arial"/>
                <w:szCs w:val="21"/>
              </w:rPr>
              <w:t>：触发采集</w:t>
            </w:r>
          </w:p>
          <w:p w14:paraId="46584D76" w14:textId="796EA90C" w:rsidR="00AF23C9" w:rsidDel="00186111" w:rsidRDefault="00AF23C9" w:rsidP="00AF23C9">
            <w:pPr>
              <w:ind w:firstLineChars="200" w:firstLine="480"/>
              <w:rPr>
                <w:del w:id="540" w:author="Microsoft Office User" w:date="2023-06-07T12:55:00Z"/>
                <w:rFonts w:ascii="Arial" w:hAnsi="Arial" w:cs="Arial"/>
                <w:szCs w:val="21"/>
              </w:rPr>
            </w:pPr>
            <w:del w:id="541" w:author="Microsoft Office User" w:date="2023-06-07T12:19:00Z">
              <w:r w:rsidDel="00635A11">
                <w:rPr>
                  <w:rFonts w:ascii="Arial" w:hAnsi="Arial" w:cs="Arial" w:hint="eastAsia"/>
                  <w:szCs w:val="21"/>
                </w:rPr>
                <w:delText>4</w:delText>
              </w:r>
            </w:del>
            <w:del w:id="542" w:author="Microsoft Office User" w:date="2023-06-07T12:55:00Z">
              <w:r w:rsidDel="00186111">
                <w:rPr>
                  <w:rFonts w:ascii="Arial" w:hAnsi="Arial" w:cs="Arial" w:hint="eastAsia"/>
                  <w:szCs w:val="21"/>
                </w:rPr>
                <w:delText>：数据导出模式</w:delText>
              </w:r>
            </w:del>
          </w:p>
          <w:p w14:paraId="57ABB6E2" w14:textId="3AB927C9" w:rsidR="00AF23C9" w:rsidRDefault="00AF23C9" w:rsidP="00AF23C9">
            <w:pPr>
              <w:rPr>
                <w:rFonts w:ascii="Arial" w:hAnsi="Arial" w:cs="Arial"/>
                <w:szCs w:val="21"/>
              </w:rPr>
            </w:pPr>
            <w:r w:rsidRPr="00480B08">
              <w:rPr>
                <w:rFonts w:ascii="Arial" w:hAnsi="Arial" w:cs="Arial"/>
                <w:szCs w:val="24"/>
              </w:rPr>
              <w:t>第</w:t>
            </w:r>
            <w:r>
              <w:rPr>
                <w:rFonts w:ascii="Arial" w:hAnsi="Arial" w:cs="Arial"/>
                <w:szCs w:val="24"/>
              </w:rPr>
              <w:t>2</w:t>
            </w:r>
            <w:r w:rsidRPr="00480B08">
              <w:rPr>
                <w:rFonts w:ascii="Arial" w:hAnsi="Arial" w:cs="Arial"/>
                <w:szCs w:val="24"/>
              </w:rPr>
              <w:t>字节：</w:t>
            </w:r>
            <w:r>
              <w:rPr>
                <w:rFonts w:ascii="Arial" w:hAnsi="Arial" w:cs="Arial" w:hint="eastAsia"/>
                <w:szCs w:val="21"/>
              </w:rPr>
              <w:t>自毁开关状态；</w:t>
            </w:r>
          </w:p>
          <w:p w14:paraId="7193F08A" w14:textId="77777777" w:rsidR="00AF23C9" w:rsidRPr="00471A06" w:rsidRDefault="00AF23C9" w:rsidP="00AF23C9">
            <w:pPr>
              <w:ind w:firstLineChars="200" w:firstLine="480"/>
              <w:rPr>
                <w:rFonts w:ascii="Arial" w:hAnsi="Arial" w:cs="Arial"/>
                <w:szCs w:val="21"/>
              </w:rPr>
            </w:pPr>
            <w:r w:rsidRPr="00471A06">
              <w:rPr>
                <w:rFonts w:ascii="Arial" w:hAnsi="Arial" w:cs="Arial"/>
                <w:szCs w:val="21"/>
              </w:rPr>
              <w:t>0</w:t>
            </w:r>
            <w:r w:rsidRPr="00471A06">
              <w:rPr>
                <w:rFonts w:ascii="Arial" w:hAnsi="Arial" w:cs="Arial"/>
                <w:szCs w:val="21"/>
              </w:rPr>
              <w:t>：</w:t>
            </w:r>
            <w:r w:rsidRPr="00471A06">
              <w:rPr>
                <w:rFonts w:ascii="Arial" w:hAnsi="Arial" w:cs="Arial" w:hint="eastAsia"/>
                <w:szCs w:val="21"/>
              </w:rPr>
              <w:t>自毁开关开启</w:t>
            </w:r>
          </w:p>
          <w:p w14:paraId="3C8BBBAD" w14:textId="537FC250" w:rsidR="00AF23C9" w:rsidRPr="00AF23C9" w:rsidDel="00AE423A" w:rsidRDefault="00AF23C9" w:rsidP="00AF23C9">
            <w:pPr>
              <w:ind w:firstLineChars="200" w:firstLine="480"/>
              <w:rPr>
                <w:del w:id="543" w:author="Microsoft Office User" w:date="2023-06-08T13:57:00Z"/>
                <w:rFonts w:ascii="Arial" w:hAnsi="Arial" w:cs="Arial"/>
                <w:szCs w:val="21"/>
              </w:rPr>
            </w:pPr>
            <w:r w:rsidRPr="00471A06">
              <w:rPr>
                <w:rFonts w:ascii="Arial" w:hAnsi="Arial" w:cs="Arial"/>
                <w:szCs w:val="21"/>
              </w:rPr>
              <w:t>1</w:t>
            </w:r>
            <w:r w:rsidRPr="00471A06">
              <w:rPr>
                <w:rFonts w:ascii="Arial" w:hAnsi="Arial" w:cs="Arial"/>
                <w:szCs w:val="21"/>
              </w:rPr>
              <w:t>：</w:t>
            </w:r>
            <w:r w:rsidRPr="00471A06">
              <w:rPr>
                <w:rFonts w:ascii="Arial" w:hAnsi="Arial" w:cs="Arial" w:hint="eastAsia"/>
                <w:szCs w:val="21"/>
              </w:rPr>
              <w:t>自毁开关关闭</w:t>
            </w:r>
          </w:p>
          <w:p w14:paraId="454C4E80" w14:textId="00A09D9C" w:rsidR="00FB0B7D" w:rsidRPr="00186111" w:rsidDel="00AE423A" w:rsidRDefault="00FB0B7D" w:rsidP="00E76095">
            <w:pPr>
              <w:pStyle w:val="af7"/>
              <w:jc w:val="both"/>
              <w:rPr>
                <w:del w:id="544" w:author="Microsoft Office User" w:date="2023-06-08T13:57:00Z"/>
                <w:rFonts w:ascii="Arial" w:eastAsia="宋体" w:hAnsi="Arial" w:cs="Arial"/>
                <w:sz w:val="24"/>
                <w:szCs w:val="24"/>
                <w:highlight w:val="yellow"/>
                <w:rPrChange w:id="545" w:author="Microsoft Office User" w:date="2023-06-07T12:42:00Z">
                  <w:rPr>
                    <w:del w:id="546" w:author="Microsoft Office User" w:date="2023-06-08T13:57:00Z"/>
                    <w:rFonts w:ascii="Arial" w:eastAsia="宋体" w:hAnsi="Arial" w:cs="Arial"/>
                    <w:sz w:val="24"/>
                    <w:szCs w:val="24"/>
                  </w:rPr>
                </w:rPrChange>
              </w:rPr>
            </w:pPr>
            <w:del w:id="547" w:author="Microsoft Office User" w:date="2023-06-08T13:57:00Z">
              <w:r w:rsidRPr="00186111" w:rsidDel="00AE423A">
                <w:rPr>
                  <w:rFonts w:ascii="Arial" w:hAnsi="Arial" w:cs="Arial" w:hint="eastAsia"/>
                  <w:szCs w:val="24"/>
                  <w:highlight w:val="yellow"/>
                  <w:rPrChange w:id="548" w:author="Microsoft Office User" w:date="2023-06-07T12:42:00Z">
                    <w:rPr>
                      <w:rFonts w:ascii="Arial" w:hAnsi="Arial" w:cs="Arial" w:hint="eastAsia"/>
                      <w:szCs w:val="24"/>
                    </w:rPr>
                  </w:rPrChange>
                </w:rPr>
                <w:delText>第</w:delText>
              </w:r>
              <w:r w:rsidR="00FD0DE4" w:rsidRPr="00186111" w:rsidDel="00AE423A">
                <w:rPr>
                  <w:rFonts w:ascii="Arial" w:hAnsi="Arial" w:cs="Arial"/>
                  <w:szCs w:val="24"/>
                  <w:highlight w:val="yellow"/>
                  <w:rPrChange w:id="549" w:author="Microsoft Office User" w:date="2023-06-07T12:42:00Z">
                    <w:rPr>
                      <w:rFonts w:ascii="Arial" w:hAnsi="Arial" w:cs="Arial"/>
                      <w:szCs w:val="24"/>
                    </w:rPr>
                  </w:rPrChange>
                </w:rPr>
                <w:delText>3</w:delText>
              </w:r>
              <w:r w:rsidRPr="00186111" w:rsidDel="00AE423A">
                <w:rPr>
                  <w:rFonts w:ascii="Arial" w:hAnsi="Arial" w:cs="Arial" w:hint="eastAsia"/>
                  <w:szCs w:val="24"/>
                  <w:highlight w:val="yellow"/>
                  <w:rPrChange w:id="550" w:author="Microsoft Office User" w:date="2023-06-07T12:42:00Z">
                    <w:rPr>
                      <w:rFonts w:ascii="Arial" w:hAnsi="Arial" w:cs="Arial" w:hint="eastAsia"/>
                      <w:szCs w:val="24"/>
                    </w:rPr>
                  </w:rPrChange>
                </w:rPr>
                <w:delText>字节：幅度门限；</w:delText>
              </w:r>
            </w:del>
          </w:p>
          <w:p w14:paraId="1B6C6755" w14:textId="1CB091F1" w:rsidR="00FB0B7D" w:rsidRPr="00186111" w:rsidDel="00AE423A" w:rsidRDefault="00FB0B7D" w:rsidP="00E76095">
            <w:pPr>
              <w:rPr>
                <w:del w:id="551" w:author="Microsoft Office User" w:date="2023-06-08T13:57:00Z"/>
                <w:rFonts w:ascii="Arial" w:hAnsi="Arial" w:cs="Arial"/>
                <w:szCs w:val="24"/>
                <w:highlight w:val="yellow"/>
                <w:rPrChange w:id="552" w:author="Microsoft Office User" w:date="2023-06-07T12:42:00Z">
                  <w:rPr>
                    <w:del w:id="553" w:author="Microsoft Office User" w:date="2023-06-08T13:57:00Z"/>
                    <w:rFonts w:ascii="Arial" w:hAnsi="Arial" w:cs="Arial"/>
                    <w:szCs w:val="24"/>
                  </w:rPr>
                </w:rPrChange>
              </w:rPr>
            </w:pPr>
            <w:del w:id="554" w:author="Microsoft Office User" w:date="2023-06-08T13:57:00Z">
              <w:r w:rsidRPr="00186111" w:rsidDel="00AE423A">
                <w:rPr>
                  <w:rFonts w:ascii="Arial" w:hAnsi="Arial" w:cs="Arial" w:hint="eastAsia"/>
                  <w:szCs w:val="24"/>
                  <w:highlight w:val="yellow"/>
                  <w:rPrChange w:id="555" w:author="Microsoft Office User" w:date="2023-06-07T12:42:00Z">
                    <w:rPr>
                      <w:rFonts w:ascii="Arial" w:hAnsi="Arial" w:cs="Arial" w:hint="eastAsia"/>
                      <w:szCs w:val="24"/>
                    </w:rPr>
                  </w:rPrChange>
                </w:rPr>
                <w:delText>第</w:delText>
              </w:r>
              <w:r w:rsidR="00FD0DE4" w:rsidRPr="00186111" w:rsidDel="00AE423A">
                <w:rPr>
                  <w:rFonts w:ascii="Arial" w:hAnsi="Arial" w:cs="Arial"/>
                  <w:szCs w:val="24"/>
                  <w:highlight w:val="yellow"/>
                  <w:rPrChange w:id="556" w:author="Microsoft Office User" w:date="2023-06-07T12:42:00Z">
                    <w:rPr>
                      <w:rFonts w:ascii="Arial" w:hAnsi="Arial" w:cs="Arial"/>
                      <w:szCs w:val="24"/>
                    </w:rPr>
                  </w:rPrChange>
                </w:rPr>
                <w:delText>4</w:delText>
              </w:r>
              <w:r w:rsidRPr="00186111" w:rsidDel="00AE423A">
                <w:rPr>
                  <w:rFonts w:ascii="Arial" w:hAnsi="Arial" w:cs="Arial"/>
                  <w:szCs w:val="24"/>
                  <w:highlight w:val="yellow"/>
                  <w:rPrChange w:id="557" w:author="Microsoft Office User" w:date="2023-06-07T12:42:00Z">
                    <w:rPr>
                      <w:rFonts w:ascii="Arial" w:hAnsi="Arial" w:cs="Arial"/>
                      <w:szCs w:val="24"/>
                    </w:rPr>
                  </w:rPrChange>
                </w:rPr>
                <w:delText>-</w:delText>
              </w:r>
              <w:r w:rsidR="00FD0DE4" w:rsidRPr="00186111" w:rsidDel="00AE423A">
                <w:rPr>
                  <w:rFonts w:ascii="Arial" w:hAnsi="Arial" w:cs="Arial"/>
                  <w:szCs w:val="24"/>
                  <w:highlight w:val="yellow"/>
                  <w:rPrChange w:id="558" w:author="Microsoft Office User" w:date="2023-06-07T12:42:00Z">
                    <w:rPr>
                      <w:rFonts w:ascii="Arial" w:hAnsi="Arial" w:cs="Arial"/>
                      <w:szCs w:val="24"/>
                    </w:rPr>
                  </w:rPrChange>
                </w:rPr>
                <w:delText>5</w:delText>
              </w:r>
              <w:r w:rsidRPr="00186111" w:rsidDel="00AE423A">
                <w:rPr>
                  <w:rFonts w:ascii="Arial" w:hAnsi="Arial" w:cs="Arial" w:hint="eastAsia"/>
                  <w:szCs w:val="24"/>
                  <w:highlight w:val="yellow"/>
                  <w:rPrChange w:id="559" w:author="Microsoft Office User" w:date="2023-06-07T12:42:00Z">
                    <w:rPr>
                      <w:rFonts w:ascii="Arial" w:hAnsi="Arial" w:cs="Arial" w:hint="eastAsia"/>
                      <w:szCs w:val="24"/>
                    </w:rPr>
                  </w:rPrChange>
                </w:rPr>
                <w:delText>字节：方差门限；</w:delText>
              </w:r>
            </w:del>
          </w:p>
          <w:p w14:paraId="28C4F1C3" w14:textId="24D77821" w:rsidR="00FB0B7D" w:rsidRPr="00480B08" w:rsidRDefault="00FB0B7D">
            <w:pPr>
              <w:ind w:firstLineChars="200" w:firstLine="480"/>
              <w:rPr>
                <w:rFonts w:ascii="Arial" w:hAnsi="Arial" w:cs="Arial"/>
                <w:szCs w:val="24"/>
              </w:rPr>
              <w:pPrChange w:id="560" w:author="Microsoft Office User" w:date="2023-06-08T13:57:00Z">
                <w:pPr/>
              </w:pPrChange>
            </w:pPr>
            <w:del w:id="561" w:author="Microsoft Office User" w:date="2023-06-08T13:57:00Z">
              <w:r w:rsidRPr="00186111" w:rsidDel="00AE423A">
                <w:rPr>
                  <w:rFonts w:ascii="Arial" w:hAnsi="Arial" w:cs="Arial" w:hint="eastAsia"/>
                  <w:szCs w:val="24"/>
                  <w:highlight w:val="yellow"/>
                  <w:rPrChange w:id="562" w:author="Microsoft Office User" w:date="2023-06-07T12:42:00Z">
                    <w:rPr>
                      <w:rFonts w:ascii="Arial" w:hAnsi="Arial" w:cs="Arial" w:hint="eastAsia"/>
                      <w:szCs w:val="24"/>
                    </w:rPr>
                  </w:rPrChange>
                </w:rPr>
                <w:delText>第</w:delText>
              </w:r>
              <w:r w:rsidR="00FD0DE4" w:rsidRPr="00186111" w:rsidDel="00AE423A">
                <w:rPr>
                  <w:rFonts w:ascii="Arial" w:hAnsi="Arial" w:cs="Arial"/>
                  <w:szCs w:val="24"/>
                  <w:highlight w:val="yellow"/>
                  <w:rPrChange w:id="563" w:author="Microsoft Office User" w:date="2023-06-07T12:42:00Z">
                    <w:rPr>
                      <w:rFonts w:ascii="Arial" w:hAnsi="Arial" w:cs="Arial"/>
                      <w:szCs w:val="24"/>
                    </w:rPr>
                  </w:rPrChange>
                </w:rPr>
                <w:delText>6</w:delText>
              </w:r>
              <w:r w:rsidRPr="00186111" w:rsidDel="00AE423A">
                <w:rPr>
                  <w:rFonts w:ascii="Arial" w:hAnsi="Arial" w:cs="Arial" w:hint="eastAsia"/>
                  <w:szCs w:val="24"/>
                  <w:highlight w:val="yellow"/>
                  <w:rPrChange w:id="564" w:author="Microsoft Office User" w:date="2023-06-07T12:42:00Z">
                    <w:rPr>
                      <w:rFonts w:ascii="Arial" w:hAnsi="Arial" w:cs="Arial" w:hint="eastAsia"/>
                      <w:szCs w:val="24"/>
                    </w:rPr>
                  </w:rPrChange>
                </w:rPr>
                <w:delText>字节：接收增益；</w:delText>
              </w:r>
            </w:del>
          </w:p>
        </w:tc>
      </w:tr>
      <w:tr w:rsidR="00522EFC" w:rsidRPr="00550946" w14:paraId="5D9918D3" w14:textId="77777777" w:rsidTr="00A37C82">
        <w:trPr>
          <w:trHeight w:val="624"/>
        </w:trPr>
        <w:tc>
          <w:tcPr>
            <w:tcW w:w="596" w:type="dxa"/>
            <w:vAlign w:val="center"/>
          </w:tcPr>
          <w:p w14:paraId="6A79A3A1" w14:textId="1C560735" w:rsidR="00522EFC" w:rsidRPr="00550946" w:rsidRDefault="00871ED3" w:rsidP="00522EFC">
            <w:pPr>
              <w:jc w:val="center"/>
              <w:rPr>
                <w:rFonts w:ascii="Arial" w:hAnsi="Arial" w:cs="Arial"/>
                <w:szCs w:val="21"/>
              </w:rPr>
            </w:pPr>
            <w:ins w:id="565" w:author="Microsoft Office User" w:date="2023-06-09T15:01:00Z">
              <w:r>
                <w:rPr>
                  <w:rFonts w:ascii="Arial" w:hAnsi="Arial" w:cs="Arial"/>
                  <w:szCs w:val="21"/>
                </w:rPr>
                <w:t>4</w:t>
              </w:r>
            </w:ins>
            <w:del w:id="566" w:author="Microsoft Office User" w:date="2023-06-09T15:01:00Z">
              <w:r w:rsidR="00522EFC" w:rsidRPr="00550946" w:rsidDel="00871ED3">
                <w:rPr>
                  <w:rFonts w:ascii="Arial" w:hAnsi="Arial" w:cs="Arial"/>
                  <w:szCs w:val="21"/>
                </w:rPr>
                <w:delText>5</w:delText>
              </w:r>
            </w:del>
          </w:p>
        </w:tc>
        <w:tc>
          <w:tcPr>
            <w:tcW w:w="1701" w:type="dxa"/>
            <w:vAlign w:val="center"/>
          </w:tcPr>
          <w:p w14:paraId="57874901" w14:textId="4E2321D0" w:rsidR="00522EFC" w:rsidRPr="00550946" w:rsidRDefault="00522EFC" w:rsidP="00522EFC">
            <w:pPr>
              <w:jc w:val="center"/>
              <w:rPr>
                <w:rFonts w:ascii="Arial" w:hAnsi="Arial" w:cs="Arial"/>
                <w:szCs w:val="21"/>
              </w:rPr>
            </w:pPr>
            <w:r>
              <w:rPr>
                <w:rFonts w:ascii="Arial" w:hAnsi="Arial" w:cs="Arial" w:hint="eastAsia"/>
                <w:szCs w:val="21"/>
              </w:rPr>
              <w:t>潜标</w:t>
            </w:r>
            <w:r w:rsidRPr="00550946">
              <w:rPr>
                <w:rFonts w:ascii="Arial" w:hAnsi="Arial" w:cs="Arial"/>
                <w:szCs w:val="21"/>
              </w:rPr>
              <w:t>释放命令</w:t>
            </w:r>
          </w:p>
        </w:tc>
        <w:tc>
          <w:tcPr>
            <w:tcW w:w="1247" w:type="dxa"/>
            <w:vAlign w:val="center"/>
          </w:tcPr>
          <w:p w14:paraId="7C088C51" w14:textId="1A922195" w:rsidR="00522EFC" w:rsidRPr="00550946" w:rsidRDefault="00522EFC" w:rsidP="00522EFC">
            <w:pPr>
              <w:jc w:val="center"/>
              <w:rPr>
                <w:rFonts w:ascii="Arial" w:hAnsi="Arial" w:cs="Arial"/>
                <w:szCs w:val="21"/>
              </w:rPr>
            </w:pPr>
            <w:del w:id="567" w:author="Microsoft Office User" w:date="2023-06-09T15:01:00Z">
              <w:r w:rsidDel="00871ED3">
                <w:rPr>
                  <w:rFonts w:ascii="Arial" w:hAnsi="Arial" w:cs="Arial"/>
                  <w:szCs w:val="21"/>
                </w:rPr>
                <w:delText>0x</w:delText>
              </w:r>
              <w:r w:rsidRPr="00550946" w:rsidDel="00871ED3">
                <w:rPr>
                  <w:rFonts w:ascii="Arial" w:hAnsi="Arial" w:cs="Arial"/>
                  <w:szCs w:val="21"/>
                </w:rPr>
                <w:delText>0</w:delText>
              </w:r>
              <w:r w:rsidDel="00871ED3">
                <w:rPr>
                  <w:rFonts w:ascii="Arial" w:hAnsi="Arial" w:cs="Arial"/>
                  <w:szCs w:val="21"/>
                </w:rPr>
                <w:delText>5</w:delText>
              </w:r>
            </w:del>
            <w:ins w:id="568" w:author="Microsoft Office User" w:date="2023-06-09T15:01:00Z">
              <w:r w:rsidR="00871ED3">
                <w:rPr>
                  <w:rFonts w:ascii="Arial" w:hAnsi="Arial" w:cs="Arial"/>
                  <w:szCs w:val="21"/>
                </w:rPr>
                <w:t>0x</w:t>
              </w:r>
              <w:r w:rsidR="00871ED3">
                <w:rPr>
                  <w:rFonts w:ascii="Arial" w:hAnsi="Arial" w:cs="Arial"/>
                  <w:szCs w:val="21"/>
                </w:rPr>
                <w:t>04</w:t>
              </w:r>
            </w:ins>
          </w:p>
        </w:tc>
        <w:tc>
          <w:tcPr>
            <w:tcW w:w="1418" w:type="dxa"/>
            <w:vAlign w:val="center"/>
          </w:tcPr>
          <w:p w14:paraId="6EFC0146" w14:textId="6AA77CA4" w:rsidR="00522EFC" w:rsidRPr="00550946" w:rsidRDefault="00522EFC" w:rsidP="00522EFC">
            <w:pPr>
              <w:jc w:val="center"/>
              <w:rPr>
                <w:rFonts w:ascii="Arial" w:hAnsi="Arial" w:cs="Arial"/>
                <w:szCs w:val="21"/>
              </w:rPr>
            </w:pPr>
            <w:r w:rsidRPr="00550946">
              <w:rPr>
                <w:rFonts w:ascii="Arial" w:hAnsi="Arial" w:cs="Arial"/>
                <w:szCs w:val="21"/>
              </w:rPr>
              <w:t>0x00</w:t>
            </w:r>
          </w:p>
        </w:tc>
        <w:tc>
          <w:tcPr>
            <w:tcW w:w="3685" w:type="dxa"/>
            <w:vAlign w:val="center"/>
          </w:tcPr>
          <w:p w14:paraId="54C9D264" w14:textId="3665840F" w:rsidR="00522EFC" w:rsidRPr="00550946" w:rsidRDefault="00522EFC" w:rsidP="00A37C82">
            <w:pPr>
              <w:rPr>
                <w:rFonts w:ascii="Arial" w:hAnsi="Arial" w:cs="Arial"/>
                <w:szCs w:val="21"/>
              </w:rPr>
            </w:pPr>
            <w:r w:rsidRPr="00550946">
              <w:rPr>
                <w:rFonts w:ascii="Arial" w:hAnsi="Arial" w:cs="Arial"/>
                <w:szCs w:val="21"/>
              </w:rPr>
              <w:t>无</w:t>
            </w:r>
          </w:p>
        </w:tc>
      </w:tr>
      <w:tr w:rsidR="00522EFC" w:rsidRPr="00550946" w14:paraId="72DC6116" w14:textId="77777777" w:rsidTr="00A37C82">
        <w:trPr>
          <w:trHeight w:val="624"/>
        </w:trPr>
        <w:tc>
          <w:tcPr>
            <w:tcW w:w="596" w:type="dxa"/>
            <w:vAlign w:val="center"/>
          </w:tcPr>
          <w:p w14:paraId="555A2FF7" w14:textId="2B5F43BD" w:rsidR="00522EFC" w:rsidRPr="00550946" w:rsidRDefault="00871ED3" w:rsidP="00522EFC">
            <w:pPr>
              <w:jc w:val="center"/>
              <w:rPr>
                <w:rFonts w:ascii="Arial" w:hAnsi="Arial" w:cs="Arial"/>
                <w:szCs w:val="21"/>
              </w:rPr>
            </w:pPr>
            <w:ins w:id="569" w:author="Microsoft Office User" w:date="2023-06-09T15:01:00Z">
              <w:r>
                <w:rPr>
                  <w:rFonts w:ascii="Arial" w:hAnsi="Arial" w:cs="Arial"/>
                  <w:szCs w:val="21"/>
                </w:rPr>
                <w:t>5</w:t>
              </w:r>
            </w:ins>
            <w:del w:id="570" w:author="Microsoft Office User" w:date="2023-06-09T15:01:00Z">
              <w:r w:rsidR="00522EFC" w:rsidRPr="00550946" w:rsidDel="00871ED3">
                <w:rPr>
                  <w:rFonts w:ascii="Arial" w:hAnsi="Arial" w:cs="Arial"/>
                  <w:szCs w:val="21"/>
                </w:rPr>
                <w:delText>6</w:delText>
              </w:r>
            </w:del>
          </w:p>
        </w:tc>
        <w:tc>
          <w:tcPr>
            <w:tcW w:w="1701" w:type="dxa"/>
            <w:vAlign w:val="center"/>
          </w:tcPr>
          <w:p w14:paraId="7FEF0459" w14:textId="478DD2EA" w:rsidR="00522EFC" w:rsidRPr="00550946" w:rsidRDefault="00522EFC" w:rsidP="00522EFC">
            <w:pPr>
              <w:jc w:val="center"/>
              <w:rPr>
                <w:rFonts w:ascii="Arial" w:hAnsi="Arial" w:cs="Arial"/>
                <w:szCs w:val="21"/>
              </w:rPr>
            </w:pPr>
            <w:r>
              <w:rPr>
                <w:rFonts w:ascii="Arial" w:hAnsi="Arial" w:cs="Arial" w:hint="eastAsia"/>
                <w:szCs w:val="21"/>
              </w:rPr>
              <w:t>潜标</w:t>
            </w:r>
            <w:ins w:id="571" w:author="Microsoft Office User" w:date="2023-06-09T10:50:00Z">
              <w:r w:rsidR="00EA0947">
                <w:rPr>
                  <w:rFonts w:ascii="Arial" w:hAnsi="Arial" w:cs="Arial" w:hint="eastAsia"/>
                  <w:szCs w:val="21"/>
                </w:rPr>
                <w:t>数据</w:t>
              </w:r>
            </w:ins>
            <w:r w:rsidRPr="00550946">
              <w:rPr>
                <w:rFonts w:ascii="Arial" w:hAnsi="Arial" w:cs="Arial"/>
                <w:szCs w:val="21"/>
              </w:rPr>
              <w:t>自毁命令</w:t>
            </w:r>
          </w:p>
        </w:tc>
        <w:tc>
          <w:tcPr>
            <w:tcW w:w="1247" w:type="dxa"/>
            <w:vAlign w:val="center"/>
          </w:tcPr>
          <w:p w14:paraId="0F86C092" w14:textId="47AC72CC" w:rsidR="00522EFC" w:rsidRPr="00550946" w:rsidRDefault="00522EFC" w:rsidP="00522EFC">
            <w:pPr>
              <w:jc w:val="center"/>
              <w:rPr>
                <w:rFonts w:ascii="Arial" w:hAnsi="Arial" w:cs="Arial"/>
                <w:szCs w:val="21"/>
              </w:rPr>
            </w:pPr>
            <w:del w:id="572" w:author="Microsoft Office User" w:date="2023-06-09T15:01:00Z">
              <w:r w:rsidDel="00871ED3">
                <w:rPr>
                  <w:rFonts w:ascii="Arial" w:hAnsi="Arial" w:cs="Arial"/>
                  <w:szCs w:val="21"/>
                </w:rPr>
                <w:delText>0x</w:delText>
              </w:r>
              <w:r w:rsidRPr="00550946" w:rsidDel="00871ED3">
                <w:rPr>
                  <w:rFonts w:ascii="Arial" w:hAnsi="Arial" w:cs="Arial"/>
                  <w:szCs w:val="21"/>
                </w:rPr>
                <w:delText>0</w:delText>
              </w:r>
              <w:r w:rsidDel="00871ED3">
                <w:rPr>
                  <w:rFonts w:ascii="Arial" w:hAnsi="Arial" w:cs="Arial"/>
                  <w:szCs w:val="21"/>
                </w:rPr>
                <w:delText>6</w:delText>
              </w:r>
            </w:del>
            <w:ins w:id="573" w:author="Microsoft Office User" w:date="2023-06-09T15:01:00Z">
              <w:r w:rsidR="00871ED3">
                <w:rPr>
                  <w:rFonts w:ascii="Arial" w:hAnsi="Arial" w:cs="Arial"/>
                  <w:szCs w:val="21"/>
                </w:rPr>
                <w:t>0x</w:t>
              </w:r>
              <w:r w:rsidR="00871ED3" w:rsidRPr="00550946">
                <w:rPr>
                  <w:rFonts w:ascii="Arial" w:hAnsi="Arial" w:cs="Arial"/>
                  <w:szCs w:val="21"/>
                </w:rPr>
                <w:t>0</w:t>
              </w:r>
              <w:r w:rsidR="00871ED3">
                <w:rPr>
                  <w:rFonts w:ascii="Arial" w:hAnsi="Arial" w:cs="Arial"/>
                  <w:szCs w:val="21"/>
                </w:rPr>
                <w:t>5</w:t>
              </w:r>
            </w:ins>
          </w:p>
        </w:tc>
        <w:tc>
          <w:tcPr>
            <w:tcW w:w="1418" w:type="dxa"/>
            <w:vAlign w:val="center"/>
          </w:tcPr>
          <w:p w14:paraId="3F966CCB" w14:textId="1889AF8F" w:rsidR="00522EFC" w:rsidRPr="00550946" w:rsidRDefault="00522EFC" w:rsidP="00522EFC">
            <w:pPr>
              <w:jc w:val="center"/>
              <w:rPr>
                <w:rFonts w:ascii="Arial" w:hAnsi="Arial" w:cs="Arial"/>
                <w:szCs w:val="21"/>
              </w:rPr>
            </w:pPr>
            <w:r w:rsidRPr="00550946">
              <w:rPr>
                <w:rFonts w:ascii="Arial" w:hAnsi="Arial" w:cs="Arial"/>
                <w:szCs w:val="21"/>
              </w:rPr>
              <w:t>0x00</w:t>
            </w:r>
          </w:p>
        </w:tc>
        <w:tc>
          <w:tcPr>
            <w:tcW w:w="3685" w:type="dxa"/>
            <w:vAlign w:val="center"/>
          </w:tcPr>
          <w:p w14:paraId="08D873BA" w14:textId="7520D252" w:rsidR="00522EFC" w:rsidRPr="00550946" w:rsidRDefault="00522EFC" w:rsidP="00A37C82">
            <w:pPr>
              <w:rPr>
                <w:rFonts w:ascii="Arial" w:hAnsi="Arial" w:cs="Arial"/>
                <w:szCs w:val="21"/>
              </w:rPr>
            </w:pPr>
            <w:r w:rsidRPr="00550946">
              <w:rPr>
                <w:rFonts w:ascii="Arial" w:hAnsi="Arial" w:cs="Arial"/>
                <w:szCs w:val="21"/>
              </w:rPr>
              <w:t>无</w:t>
            </w:r>
          </w:p>
        </w:tc>
      </w:tr>
      <w:tr w:rsidR="00635A11" w:rsidRPr="00550946" w14:paraId="15535BC9" w14:textId="77777777" w:rsidTr="00A37C82">
        <w:trPr>
          <w:trHeight w:val="624"/>
          <w:ins w:id="574" w:author="Microsoft Office User" w:date="2023-06-07T12:21:00Z"/>
        </w:trPr>
        <w:tc>
          <w:tcPr>
            <w:tcW w:w="596" w:type="dxa"/>
            <w:vAlign w:val="center"/>
          </w:tcPr>
          <w:p w14:paraId="30BA7353" w14:textId="70C38681" w:rsidR="00635A11" w:rsidRPr="00550946" w:rsidRDefault="00871ED3" w:rsidP="00635A11">
            <w:pPr>
              <w:jc w:val="center"/>
              <w:rPr>
                <w:ins w:id="575" w:author="Microsoft Office User" w:date="2023-06-07T12:21:00Z"/>
                <w:rFonts w:ascii="Arial" w:hAnsi="Arial" w:cs="Arial"/>
                <w:szCs w:val="21"/>
              </w:rPr>
            </w:pPr>
            <w:ins w:id="576" w:author="Microsoft Office User" w:date="2023-06-09T15:01:00Z">
              <w:r>
                <w:rPr>
                  <w:rFonts w:ascii="Arial" w:hAnsi="Arial" w:cs="Arial" w:hint="eastAsia"/>
                  <w:szCs w:val="21"/>
                </w:rPr>
                <w:t>6</w:t>
              </w:r>
            </w:ins>
          </w:p>
        </w:tc>
        <w:tc>
          <w:tcPr>
            <w:tcW w:w="1701" w:type="dxa"/>
            <w:vAlign w:val="center"/>
          </w:tcPr>
          <w:p w14:paraId="7BE70839" w14:textId="2612E58E" w:rsidR="00635A11" w:rsidRDefault="00635A11" w:rsidP="00635A11">
            <w:pPr>
              <w:jc w:val="center"/>
              <w:rPr>
                <w:ins w:id="577" w:author="Microsoft Office User" w:date="2023-06-07T12:21:00Z"/>
                <w:rFonts w:ascii="Arial" w:hAnsi="Arial" w:cs="Arial"/>
                <w:szCs w:val="21"/>
              </w:rPr>
            </w:pPr>
            <w:ins w:id="578" w:author="Microsoft Office User" w:date="2023-06-07T12:21:00Z">
              <w:r>
                <w:rPr>
                  <w:rFonts w:ascii="Arial" w:hAnsi="Arial" w:cs="Arial" w:hint="eastAsia"/>
                  <w:szCs w:val="21"/>
                </w:rPr>
                <w:t>潜标询问</w:t>
              </w:r>
            </w:ins>
            <w:ins w:id="579" w:author="Microsoft Office User" w:date="2023-06-07T12:22:00Z">
              <w:r>
                <w:rPr>
                  <w:rFonts w:ascii="Arial" w:hAnsi="Arial" w:cs="Arial" w:hint="eastAsia"/>
                  <w:szCs w:val="21"/>
                </w:rPr>
                <w:t>应答命令</w:t>
              </w:r>
            </w:ins>
          </w:p>
        </w:tc>
        <w:tc>
          <w:tcPr>
            <w:tcW w:w="1247" w:type="dxa"/>
            <w:vAlign w:val="center"/>
          </w:tcPr>
          <w:p w14:paraId="69336113" w14:textId="0F9C8622" w:rsidR="00635A11" w:rsidRDefault="00635A11" w:rsidP="00635A11">
            <w:pPr>
              <w:jc w:val="center"/>
              <w:rPr>
                <w:ins w:id="580" w:author="Microsoft Office User" w:date="2023-06-07T12:21:00Z"/>
                <w:rFonts w:ascii="Arial" w:hAnsi="Arial" w:cs="Arial"/>
                <w:szCs w:val="21"/>
              </w:rPr>
            </w:pPr>
            <w:ins w:id="581" w:author="Microsoft Office User" w:date="2023-06-07T12:23:00Z">
              <w:r>
                <w:rPr>
                  <w:rFonts w:ascii="Arial" w:hAnsi="Arial" w:cs="Arial"/>
                  <w:szCs w:val="21"/>
                </w:rPr>
                <w:t>0x</w:t>
              </w:r>
              <w:r w:rsidRPr="00550946">
                <w:rPr>
                  <w:rFonts w:ascii="Arial" w:hAnsi="Arial" w:cs="Arial"/>
                  <w:szCs w:val="21"/>
                </w:rPr>
                <w:t>0</w:t>
              </w:r>
            </w:ins>
            <w:ins w:id="582" w:author="Microsoft Office User" w:date="2023-06-09T15:01:00Z">
              <w:r w:rsidR="00871ED3">
                <w:rPr>
                  <w:rFonts w:ascii="Arial" w:hAnsi="Arial" w:cs="Arial"/>
                  <w:szCs w:val="21"/>
                </w:rPr>
                <w:t>6</w:t>
              </w:r>
            </w:ins>
          </w:p>
        </w:tc>
        <w:tc>
          <w:tcPr>
            <w:tcW w:w="1418" w:type="dxa"/>
            <w:vAlign w:val="center"/>
          </w:tcPr>
          <w:p w14:paraId="7320052B" w14:textId="5E2EFAAB" w:rsidR="00635A11" w:rsidRPr="00550946" w:rsidRDefault="00635A11" w:rsidP="00635A11">
            <w:pPr>
              <w:jc w:val="center"/>
              <w:rPr>
                <w:ins w:id="583" w:author="Microsoft Office User" w:date="2023-06-07T12:21:00Z"/>
                <w:rFonts w:ascii="Arial" w:hAnsi="Arial" w:cs="Arial"/>
                <w:szCs w:val="21"/>
              </w:rPr>
            </w:pPr>
            <w:ins w:id="584" w:author="Microsoft Office User" w:date="2023-06-07T12:23:00Z">
              <w:r w:rsidRPr="00550946">
                <w:rPr>
                  <w:rFonts w:ascii="Arial" w:hAnsi="Arial" w:cs="Arial"/>
                  <w:szCs w:val="21"/>
                </w:rPr>
                <w:t>0x0</w:t>
              </w:r>
              <w:r>
                <w:rPr>
                  <w:rFonts w:ascii="Arial" w:hAnsi="Arial" w:cs="Arial"/>
                  <w:szCs w:val="21"/>
                </w:rPr>
                <w:t>1</w:t>
              </w:r>
            </w:ins>
          </w:p>
        </w:tc>
        <w:tc>
          <w:tcPr>
            <w:tcW w:w="3685" w:type="dxa"/>
            <w:vAlign w:val="center"/>
          </w:tcPr>
          <w:p w14:paraId="1751652B" w14:textId="4AF111D9" w:rsidR="00635A11" w:rsidRDefault="00635A11" w:rsidP="00635A11">
            <w:pPr>
              <w:pStyle w:val="af7"/>
              <w:jc w:val="both"/>
              <w:rPr>
                <w:ins w:id="585" w:author="Microsoft Office User" w:date="2023-06-07T12:22:00Z"/>
                <w:rFonts w:ascii="Arial" w:eastAsia="宋体" w:hAnsi="Arial" w:cs="Arial"/>
                <w:sz w:val="24"/>
                <w:szCs w:val="24"/>
              </w:rPr>
            </w:pPr>
            <w:ins w:id="586" w:author="Microsoft Office User" w:date="2023-06-07T12:22:00Z">
              <w:r w:rsidRPr="00480B08">
                <w:rPr>
                  <w:rFonts w:ascii="Arial" w:eastAsia="宋体" w:hAnsi="Arial" w:cs="Arial"/>
                  <w:sz w:val="24"/>
                  <w:szCs w:val="24"/>
                </w:rPr>
                <w:t>字段长度：</w:t>
              </w:r>
              <w:r>
                <w:rPr>
                  <w:rFonts w:ascii="Arial" w:eastAsia="宋体" w:hAnsi="Arial" w:cs="Arial"/>
                  <w:sz w:val="24"/>
                  <w:szCs w:val="24"/>
                </w:rPr>
                <w:t>1</w:t>
              </w:r>
              <w:r w:rsidRPr="00480B08">
                <w:rPr>
                  <w:rFonts w:ascii="Arial" w:eastAsia="宋体" w:hAnsi="Arial" w:cs="Arial"/>
                  <w:sz w:val="24"/>
                  <w:szCs w:val="24"/>
                </w:rPr>
                <w:t>字节</w:t>
              </w:r>
            </w:ins>
          </w:p>
          <w:p w14:paraId="28A2D0DB" w14:textId="346E699F" w:rsidR="00635A11" w:rsidRDefault="00635A11" w:rsidP="00635A11">
            <w:pPr>
              <w:rPr>
                <w:ins w:id="587" w:author="Microsoft Office User" w:date="2023-06-07T12:22:00Z"/>
                <w:rFonts w:ascii="Arial" w:hAnsi="Arial" w:cs="Arial"/>
                <w:szCs w:val="24"/>
              </w:rPr>
            </w:pPr>
            <w:ins w:id="588" w:author="Microsoft Office User" w:date="2023-06-07T12:22:00Z">
              <w:r w:rsidRPr="00480B08">
                <w:rPr>
                  <w:rFonts w:ascii="Arial" w:hAnsi="Arial" w:cs="Arial"/>
                  <w:szCs w:val="24"/>
                </w:rPr>
                <w:t>第</w:t>
              </w:r>
              <w:r w:rsidRPr="00480B08">
                <w:rPr>
                  <w:rFonts w:ascii="Arial" w:hAnsi="Arial" w:cs="Arial"/>
                  <w:szCs w:val="24"/>
                </w:rPr>
                <w:t>1</w:t>
              </w:r>
              <w:r w:rsidRPr="00480B08">
                <w:rPr>
                  <w:rFonts w:ascii="Arial" w:hAnsi="Arial" w:cs="Arial"/>
                  <w:szCs w:val="24"/>
                </w:rPr>
                <w:t>字节：</w:t>
              </w:r>
              <w:r>
                <w:rPr>
                  <w:rFonts w:ascii="Arial" w:hAnsi="Arial" w:cs="Arial" w:hint="eastAsia"/>
                  <w:szCs w:val="24"/>
                </w:rPr>
                <w:t>询问应答；</w:t>
              </w:r>
            </w:ins>
          </w:p>
          <w:p w14:paraId="093317CF" w14:textId="28A205FC" w:rsidR="00635A11" w:rsidRDefault="00635A11" w:rsidP="00635A11">
            <w:pPr>
              <w:ind w:firstLineChars="200" w:firstLine="480"/>
              <w:rPr>
                <w:ins w:id="589" w:author="Microsoft Office User" w:date="2023-06-07T12:22:00Z"/>
                <w:rFonts w:ascii="Arial" w:hAnsi="Arial" w:cs="Arial"/>
                <w:szCs w:val="21"/>
              </w:rPr>
            </w:pPr>
            <w:ins w:id="590" w:author="Microsoft Office User" w:date="2023-06-07T12:22:00Z">
              <w:r w:rsidRPr="009769FD">
                <w:rPr>
                  <w:rFonts w:ascii="Arial" w:hAnsi="Arial" w:cs="Arial"/>
                  <w:szCs w:val="21"/>
                </w:rPr>
                <w:t>0</w:t>
              </w:r>
              <w:r>
                <w:rPr>
                  <w:rFonts w:ascii="Arial" w:hAnsi="Arial" w:cs="Arial" w:hint="eastAsia"/>
                  <w:szCs w:val="21"/>
                </w:rPr>
                <w:t>：进入询问应答</w:t>
              </w:r>
            </w:ins>
          </w:p>
          <w:p w14:paraId="2E7338B6" w14:textId="57B315CC" w:rsidR="00635A11" w:rsidRPr="00550946" w:rsidRDefault="00635A11">
            <w:pPr>
              <w:ind w:firstLineChars="200" w:firstLine="480"/>
              <w:rPr>
                <w:ins w:id="591" w:author="Microsoft Office User" w:date="2023-06-07T12:21:00Z"/>
                <w:rFonts w:ascii="Arial" w:hAnsi="Arial" w:cs="Arial"/>
                <w:szCs w:val="21"/>
              </w:rPr>
              <w:pPrChange w:id="592" w:author="Microsoft Office User" w:date="2023-06-07T12:30:00Z">
                <w:pPr/>
              </w:pPrChange>
            </w:pPr>
            <w:ins w:id="593" w:author="Microsoft Office User" w:date="2023-06-07T12:22:00Z">
              <w:r w:rsidRPr="00635A11">
                <w:rPr>
                  <w:rFonts w:ascii="Arial" w:hAnsi="Arial" w:cs="Arial"/>
                  <w:szCs w:val="21"/>
                  <w:rPrChange w:id="594" w:author="Microsoft Office User" w:date="2023-06-07T12:23:00Z">
                    <w:rPr>
                      <w:rFonts w:ascii="Arial" w:hAnsi="Arial" w:cs="Arial"/>
                      <w:strike/>
                      <w:szCs w:val="21"/>
                    </w:rPr>
                  </w:rPrChange>
                </w:rPr>
                <w:t xml:space="preserve">1: </w:t>
              </w:r>
            </w:ins>
            <w:ins w:id="595" w:author="Microsoft Office User" w:date="2023-06-07T12:23:00Z">
              <w:r w:rsidRPr="00635A11">
                <w:rPr>
                  <w:rFonts w:ascii="Arial" w:hAnsi="Arial" w:cs="Arial" w:hint="eastAsia"/>
                  <w:szCs w:val="21"/>
                  <w:rPrChange w:id="596" w:author="Microsoft Office User" w:date="2023-06-07T12:23:00Z">
                    <w:rPr>
                      <w:rFonts w:ascii="Arial" w:hAnsi="Arial" w:cs="Arial" w:hint="eastAsia"/>
                      <w:strike/>
                      <w:szCs w:val="21"/>
                    </w:rPr>
                  </w:rPrChange>
                </w:rPr>
                <w:t>退出询问应答</w:t>
              </w:r>
            </w:ins>
          </w:p>
        </w:tc>
      </w:tr>
      <w:tr w:rsidR="00635A11" w:rsidRPr="00550946" w14:paraId="436AB18B" w14:textId="77777777" w:rsidTr="00A37C82">
        <w:trPr>
          <w:trHeight w:val="624"/>
          <w:ins w:id="597" w:author="Microsoft Office User" w:date="2023-06-07T12:30:00Z"/>
        </w:trPr>
        <w:tc>
          <w:tcPr>
            <w:tcW w:w="596" w:type="dxa"/>
            <w:vAlign w:val="center"/>
          </w:tcPr>
          <w:p w14:paraId="7AF8EBF1" w14:textId="1BDF2E81" w:rsidR="00635A11" w:rsidRDefault="00871ED3" w:rsidP="00635A11">
            <w:pPr>
              <w:jc w:val="center"/>
              <w:rPr>
                <w:ins w:id="598" w:author="Microsoft Office User" w:date="2023-06-07T12:30:00Z"/>
                <w:rFonts w:ascii="Arial" w:hAnsi="Arial" w:cs="Arial"/>
                <w:szCs w:val="21"/>
              </w:rPr>
            </w:pPr>
            <w:ins w:id="599" w:author="Microsoft Office User" w:date="2023-06-09T15:01:00Z">
              <w:r>
                <w:rPr>
                  <w:rFonts w:ascii="Arial" w:hAnsi="Arial" w:cs="Arial" w:hint="eastAsia"/>
                  <w:szCs w:val="21"/>
                </w:rPr>
                <w:t>7</w:t>
              </w:r>
            </w:ins>
          </w:p>
        </w:tc>
        <w:tc>
          <w:tcPr>
            <w:tcW w:w="1701" w:type="dxa"/>
            <w:vAlign w:val="center"/>
          </w:tcPr>
          <w:p w14:paraId="3A8078B5" w14:textId="298E3D3A" w:rsidR="00635A11" w:rsidRDefault="00635A11" w:rsidP="00635A11">
            <w:pPr>
              <w:jc w:val="center"/>
              <w:rPr>
                <w:ins w:id="600" w:author="Microsoft Office User" w:date="2023-06-07T12:30:00Z"/>
                <w:rFonts w:ascii="Arial" w:hAnsi="Arial" w:cs="Arial"/>
                <w:szCs w:val="21"/>
              </w:rPr>
            </w:pPr>
            <w:ins w:id="601" w:author="Microsoft Office User" w:date="2023-06-07T12:30:00Z">
              <w:r>
                <w:rPr>
                  <w:rFonts w:ascii="Arial" w:hAnsi="Arial" w:cs="Arial" w:hint="eastAsia"/>
                  <w:szCs w:val="21"/>
                </w:rPr>
                <w:t>甲板单元水声遥控板</w:t>
              </w:r>
            </w:ins>
            <w:ins w:id="602" w:author="Microsoft Office User" w:date="2023-06-08T14:10:00Z">
              <w:r w:rsidR="00AE423A">
                <w:rPr>
                  <w:rFonts w:ascii="Arial" w:hAnsi="Arial" w:cs="Arial" w:hint="eastAsia"/>
                  <w:szCs w:val="21"/>
                </w:rPr>
                <w:t>参数</w:t>
              </w:r>
            </w:ins>
            <w:ins w:id="603" w:author="Microsoft Office User" w:date="2023-06-07T12:30:00Z">
              <w:r>
                <w:rPr>
                  <w:rFonts w:ascii="Arial" w:hAnsi="Arial" w:cs="Arial" w:hint="eastAsia"/>
                  <w:szCs w:val="21"/>
                </w:rPr>
                <w:t>查询指令</w:t>
              </w:r>
            </w:ins>
          </w:p>
        </w:tc>
        <w:tc>
          <w:tcPr>
            <w:tcW w:w="1247" w:type="dxa"/>
            <w:vAlign w:val="center"/>
          </w:tcPr>
          <w:p w14:paraId="6DA390D7" w14:textId="632202F3" w:rsidR="00635A11" w:rsidRDefault="00635A11" w:rsidP="00635A11">
            <w:pPr>
              <w:jc w:val="center"/>
              <w:rPr>
                <w:ins w:id="604" w:author="Microsoft Office User" w:date="2023-06-07T12:30:00Z"/>
                <w:rFonts w:ascii="Arial" w:hAnsi="Arial" w:cs="Arial"/>
                <w:szCs w:val="21"/>
              </w:rPr>
            </w:pPr>
            <w:ins w:id="605" w:author="Microsoft Office User" w:date="2023-06-07T12:33:00Z">
              <w:r>
                <w:rPr>
                  <w:rFonts w:ascii="Arial" w:hAnsi="Arial" w:cs="Arial"/>
                  <w:szCs w:val="21"/>
                </w:rPr>
                <w:t>0x</w:t>
              </w:r>
              <w:r w:rsidRPr="00550946">
                <w:rPr>
                  <w:rFonts w:ascii="Arial" w:hAnsi="Arial" w:cs="Arial"/>
                  <w:szCs w:val="21"/>
                </w:rPr>
                <w:t>0</w:t>
              </w:r>
            </w:ins>
            <w:ins w:id="606" w:author="Microsoft Office User" w:date="2023-06-09T15:01:00Z">
              <w:r w:rsidR="00871ED3">
                <w:rPr>
                  <w:rFonts w:ascii="Arial" w:hAnsi="Arial" w:cs="Arial"/>
                  <w:szCs w:val="21"/>
                </w:rPr>
                <w:t>7</w:t>
              </w:r>
            </w:ins>
          </w:p>
        </w:tc>
        <w:tc>
          <w:tcPr>
            <w:tcW w:w="1418" w:type="dxa"/>
            <w:vAlign w:val="center"/>
          </w:tcPr>
          <w:p w14:paraId="36F8872F" w14:textId="3F195571" w:rsidR="00635A11" w:rsidRPr="00550946" w:rsidRDefault="00635A11" w:rsidP="00635A11">
            <w:pPr>
              <w:jc w:val="center"/>
              <w:rPr>
                <w:ins w:id="607" w:author="Microsoft Office User" w:date="2023-06-07T12:30:00Z"/>
                <w:rFonts w:ascii="Arial" w:hAnsi="Arial" w:cs="Arial"/>
                <w:szCs w:val="21"/>
              </w:rPr>
            </w:pPr>
            <w:ins w:id="608" w:author="Microsoft Office User" w:date="2023-06-07T12:33:00Z">
              <w:r>
                <w:rPr>
                  <w:rFonts w:ascii="Arial" w:hAnsi="Arial" w:cs="Arial"/>
                  <w:szCs w:val="21"/>
                </w:rPr>
                <w:t>0x</w:t>
              </w:r>
              <w:r w:rsidRPr="00550946">
                <w:rPr>
                  <w:rFonts w:ascii="Arial" w:hAnsi="Arial" w:cs="Arial"/>
                  <w:szCs w:val="21"/>
                </w:rPr>
                <w:t>0</w:t>
              </w:r>
              <w:r>
                <w:rPr>
                  <w:rFonts w:ascii="Arial" w:hAnsi="Arial" w:cs="Arial"/>
                  <w:szCs w:val="21"/>
                </w:rPr>
                <w:t>0</w:t>
              </w:r>
            </w:ins>
          </w:p>
        </w:tc>
        <w:tc>
          <w:tcPr>
            <w:tcW w:w="3685" w:type="dxa"/>
            <w:vAlign w:val="center"/>
          </w:tcPr>
          <w:p w14:paraId="7766F24F" w14:textId="6E761684" w:rsidR="00635A11" w:rsidRPr="00480B08" w:rsidRDefault="00635A11" w:rsidP="00635A11">
            <w:pPr>
              <w:pStyle w:val="af7"/>
              <w:jc w:val="both"/>
              <w:rPr>
                <w:ins w:id="609" w:author="Microsoft Office User" w:date="2023-06-07T12:30:00Z"/>
                <w:rFonts w:ascii="Arial" w:eastAsia="宋体" w:hAnsi="Arial" w:cs="Arial"/>
                <w:sz w:val="24"/>
                <w:szCs w:val="24"/>
              </w:rPr>
            </w:pPr>
            <w:ins w:id="610" w:author="Microsoft Office User" w:date="2023-06-07T12:30:00Z">
              <w:r>
                <w:rPr>
                  <w:rFonts w:ascii="Arial" w:eastAsia="宋体" w:hAnsi="Arial" w:cs="Arial" w:hint="eastAsia"/>
                  <w:sz w:val="24"/>
                  <w:szCs w:val="24"/>
                </w:rPr>
                <w:t>无</w:t>
              </w:r>
            </w:ins>
          </w:p>
        </w:tc>
      </w:tr>
      <w:tr w:rsidR="00635A11" w:rsidRPr="00550946" w14:paraId="5B7206CF" w14:textId="77777777" w:rsidTr="00E64D16">
        <w:tblPrEx>
          <w:tblW w:w="0" w:type="auto"/>
          <w:tblInd w:w="108" w:type="dxa"/>
          <w:tblPrExChange w:id="611" w:author="Microsoft Office User" w:date="2023-06-07T12:37:00Z">
            <w:tblPrEx>
              <w:tblW w:w="0" w:type="auto"/>
              <w:tblInd w:w="108" w:type="dxa"/>
            </w:tblPrEx>
          </w:tblPrExChange>
        </w:tblPrEx>
        <w:trPr>
          <w:trHeight w:val="624"/>
          <w:ins w:id="612" w:author="Microsoft Office User" w:date="2023-06-07T12:36:00Z"/>
          <w:trPrChange w:id="613" w:author="Microsoft Office User" w:date="2023-06-07T12:37:00Z">
            <w:trPr>
              <w:gridAfter w:val="0"/>
              <w:trHeight w:val="624"/>
            </w:trPr>
          </w:trPrChange>
        </w:trPr>
        <w:tc>
          <w:tcPr>
            <w:tcW w:w="596" w:type="dxa"/>
            <w:vAlign w:val="center"/>
            <w:tcPrChange w:id="614" w:author="Microsoft Office User" w:date="2023-06-07T12:37:00Z">
              <w:tcPr>
                <w:tcW w:w="596" w:type="dxa"/>
                <w:vAlign w:val="center"/>
              </w:tcPr>
            </w:tcPrChange>
          </w:tcPr>
          <w:p w14:paraId="31FFE166" w14:textId="325427CD" w:rsidR="00635A11" w:rsidRDefault="00871ED3" w:rsidP="00635A11">
            <w:pPr>
              <w:jc w:val="center"/>
              <w:rPr>
                <w:ins w:id="615" w:author="Microsoft Office User" w:date="2023-06-07T12:36:00Z"/>
                <w:rFonts w:ascii="Arial" w:hAnsi="Arial" w:cs="Arial"/>
                <w:szCs w:val="21"/>
              </w:rPr>
            </w:pPr>
            <w:ins w:id="616" w:author="Microsoft Office User" w:date="2023-06-09T15:01:00Z">
              <w:r>
                <w:rPr>
                  <w:rFonts w:ascii="Arial" w:hAnsi="Arial" w:cs="Arial" w:hint="eastAsia"/>
                  <w:szCs w:val="21"/>
                </w:rPr>
                <w:t>8</w:t>
              </w:r>
            </w:ins>
          </w:p>
        </w:tc>
        <w:tc>
          <w:tcPr>
            <w:tcW w:w="1701" w:type="dxa"/>
            <w:vAlign w:val="center"/>
            <w:tcPrChange w:id="617" w:author="Microsoft Office User" w:date="2023-06-07T12:37:00Z">
              <w:tcPr>
                <w:tcW w:w="1701" w:type="dxa"/>
                <w:vAlign w:val="center"/>
              </w:tcPr>
            </w:tcPrChange>
          </w:tcPr>
          <w:p w14:paraId="4076DF85" w14:textId="3CD0B0C1" w:rsidR="00635A11" w:rsidRDefault="00635A11" w:rsidP="00635A11">
            <w:pPr>
              <w:jc w:val="center"/>
              <w:rPr>
                <w:ins w:id="618" w:author="Microsoft Office User" w:date="2023-06-07T12:36:00Z"/>
                <w:rFonts w:ascii="Arial" w:hAnsi="Arial" w:cs="Arial"/>
                <w:szCs w:val="21"/>
              </w:rPr>
            </w:pPr>
            <w:ins w:id="619" w:author="Microsoft Office User" w:date="2023-06-07T12:37:00Z">
              <w:r>
                <w:rPr>
                  <w:rFonts w:ascii="Arial" w:hAnsi="Arial" w:cs="Arial" w:hint="eastAsia"/>
                  <w:szCs w:val="21"/>
                </w:rPr>
                <w:t>甲板单元水声遥控板参数设</w:t>
              </w:r>
              <w:r>
                <w:rPr>
                  <w:rFonts w:ascii="Arial" w:hAnsi="Arial" w:cs="Arial" w:hint="eastAsia"/>
                  <w:szCs w:val="21"/>
                </w:rPr>
                <w:lastRenderedPageBreak/>
                <w:t>置指令</w:t>
              </w:r>
            </w:ins>
          </w:p>
        </w:tc>
        <w:tc>
          <w:tcPr>
            <w:tcW w:w="1247" w:type="dxa"/>
            <w:vAlign w:val="center"/>
            <w:tcPrChange w:id="620" w:author="Microsoft Office User" w:date="2023-06-07T12:37:00Z">
              <w:tcPr>
                <w:tcW w:w="1247" w:type="dxa"/>
                <w:vAlign w:val="center"/>
              </w:tcPr>
            </w:tcPrChange>
          </w:tcPr>
          <w:p w14:paraId="2B69C683" w14:textId="3C1A039E" w:rsidR="00635A11" w:rsidRDefault="00635A11" w:rsidP="00635A11">
            <w:pPr>
              <w:jc w:val="center"/>
              <w:rPr>
                <w:ins w:id="621" w:author="Microsoft Office User" w:date="2023-06-07T12:36:00Z"/>
                <w:rFonts w:ascii="Arial" w:hAnsi="Arial" w:cs="Arial"/>
                <w:szCs w:val="21"/>
              </w:rPr>
            </w:pPr>
            <w:ins w:id="622" w:author="Microsoft Office User" w:date="2023-06-07T12:37:00Z">
              <w:r>
                <w:rPr>
                  <w:rFonts w:ascii="Arial" w:hAnsi="Arial" w:cs="Arial"/>
                  <w:szCs w:val="21"/>
                </w:rPr>
                <w:lastRenderedPageBreak/>
                <w:t>0x</w:t>
              </w:r>
              <w:r w:rsidRPr="00550946">
                <w:rPr>
                  <w:rFonts w:ascii="Arial" w:hAnsi="Arial" w:cs="Arial"/>
                  <w:szCs w:val="21"/>
                </w:rPr>
                <w:t>0</w:t>
              </w:r>
            </w:ins>
            <w:ins w:id="623" w:author="Microsoft Office User" w:date="2023-06-09T15:01:00Z">
              <w:r w:rsidR="00871ED3">
                <w:rPr>
                  <w:rFonts w:ascii="Arial" w:hAnsi="Arial" w:cs="Arial"/>
                  <w:szCs w:val="21"/>
                </w:rPr>
                <w:t>8</w:t>
              </w:r>
            </w:ins>
          </w:p>
        </w:tc>
        <w:tc>
          <w:tcPr>
            <w:tcW w:w="1418" w:type="dxa"/>
            <w:vAlign w:val="center"/>
            <w:tcPrChange w:id="624" w:author="Microsoft Office User" w:date="2023-06-07T12:37:00Z">
              <w:tcPr>
                <w:tcW w:w="1418" w:type="dxa"/>
                <w:gridSpan w:val="2"/>
                <w:vAlign w:val="center"/>
              </w:tcPr>
            </w:tcPrChange>
          </w:tcPr>
          <w:p w14:paraId="13F15739" w14:textId="0EE265B1" w:rsidR="00635A11" w:rsidRDefault="00635A11" w:rsidP="00635A11">
            <w:pPr>
              <w:jc w:val="center"/>
              <w:rPr>
                <w:ins w:id="625" w:author="Microsoft Office User" w:date="2023-06-07T12:36:00Z"/>
                <w:rFonts w:ascii="Arial" w:hAnsi="Arial" w:cs="Arial"/>
                <w:szCs w:val="21"/>
              </w:rPr>
            </w:pPr>
            <w:ins w:id="626" w:author="Microsoft Office User" w:date="2023-06-07T12:37:00Z">
              <w:r w:rsidRPr="00480B08">
                <w:rPr>
                  <w:rFonts w:ascii="Arial" w:hAnsi="Arial" w:cs="Arial"/>
                  <w:szCs w:val="21"/>
                </w:rPr>
                <w:t>0x0</w:t>
              </w:r>
            </w:ins>
          </w:p>
        </w:tc>
        <w:tc>
          <w:tcPr>
            <w:tcW w:w="3685" w:type="dxa"/>
            <w:tcPrChange w:id="627" w:author="Microsoft Office User" w:date="2023-06-07T12:37:00Z">
              <w:tcPr>
                <w:tcW w:w="3685" w:type="dxa"/>
                <w:gridSpan w:val="2"/>
                <w:vAlign w:val="center"/>
              </w:tcPr>
            </w:tcPrChange>
          </w:tcPr>
          <w:p w14:paraId="74EE2045" w14:textId="3ECB0DEF" w:rsidR="00635A11" w:rsidRPr="00AE423A" w:rsidRDefault="00635A11" w:rsidP="00635A11">
            <w:pPr>
              <w:pStyle w:val="af7"/>
              <w:jc w:val="both"/>
              <w:rPr>
                <w:ins w:id="628" w:author="Microsoft Office User" w:date="2023-06-07T12:37:00Z"/>
                <w:rFonts w:ascii="Arial" w:eastAsia="宋体" w:hAnsi="Arial" w:cs="Arial"/>
                <w:sz w:val="24"/>
                <w:szCs w:val="24"/>
              </w:rPr>
            </w:pPr>
            <w:ins w:id="629" w:author="Microsoft Office User" w:date="2023-06-07T12:37:00Z">
              <w:r w:rsidRPr="00AE423A">
                <w:rPr>
                  <w:rFonts w:ascii="Arial" w:eastAsia="宋体" w:hAnsi="Arial" w:cs="Arial" w:hint="eastAsia"/>
                  <w:sz w:val="24"/>
                  <w:szCs w:val="24"/>
                </w:rPr>
                <w:t>字段长度：字节</w:t>
              </w:r>
            </w:ins>
          </w:p>
          <w:p w14:paraId="5AB72262" w14:textId="7CBD5673" w:rsidR="00635A11" w:rsidRPr="00AE423A" w:rsidRDefault="00635A11" w:rsidP="00635A11">
            <w:pPr>
              <w:pStyle w:val="af7"/>
              <w:jc w:val="both"/>
              <w:rPr>
                <w:ins w:id="630" w:author="Microsoft Office User" w:date="2023-06-07T12:37:00Z"/>
                <w:rFonts w:ascii="Arial" w:eastAsia="宋体" w:hAnsi="Arial" w:cs="Arial"/>
                <w:sz w:val="24"/>
                <w:szCs w:val="24"/>
              </w:rPr>
            </w:pPr>
            <w:ins w:id="631" w:author="Microsoft Office User" w:date="2023-06-07T12:37:00Z">
              <w:r w:rsidRPr="00AE423A">
                <w:rPr>
                  <w:rFonts w:ascii="Arial" w:eastAsia="宋体" w:hAnsi="Arial" w:cs="Arial" w:hint="eastAsia"/>
                  <w:sz w:val="24"/>
                  <w:szCs w:val="24"/>
                </w:rPr>
                <w:t>第</w:t>
              </w:r>
              <w:r w:rsidRPr="00AE423A">
                <w:rPr>
                  <w:rFonts w:ascii="Arial" w:eastAsia="宋体" w:hAnsi="Arial" w:cs="Arial"/>
                  <w:sz w:val="24"/>
                  <w:szCs w:val="24"/>
                </w:rPr>
                <w:t>1</w:t>
              </w:r>
              <w:r w:rsidRPr="00AE423A">
                <w:rPr>
                  <w:rFonts w:ascii="Arial" w:eastAsia="宋体" w:hAnsi="Arial" w:cs="Arial" w:hint="eastAsia"/>
                  <w:sz w:val="24"/>
                  <w:szCs w:val="24"/>
                </w:rPr>
                <w:t>字节：幅度门限；</w:t>
              </w:r>
            </w:ins>
          </w:p>
          <w:p w14:paraId="3EAEE5D7" w14:textId="2AF2C650" w:rsidR="00635A11" w:rsidRPr="00AE423A" w:rsidRDefault="00635A11" w:rsidP="00635A11">
            <w:pPr>
              <w:rPr>
                <w:ins w:id="632" w:author="Microsoft Office User" w:date="2023-06-07T12:37:00Z"/>
                <w:rFonts w:ascii="Arial" w:hAnsi="Arial" w:cs="Arial"/>
                <w:szCs w:val="24"/>
              </w:rPr>
            </w:pPr>
            <w:ins w:id="633" w:author="Microsoft Office User" w:date="2023-06-07T12:37:00Z">
              <w:r w:rsidRPr="00AE423A">
                <w:rPr>
                  <w:rFonts w:ascii="Arial" w:hAnsi="Arial" w:cs="Arial" w:hint="eastAsia"/>
                  <w:szCs w:val="24"/>
                </w:rPr>
                <w:lastRenderedPageBreak/>
                <w:t>第</w:t>
              </w:r>
            </w:ins>
            <w:ins w:id="634" w:author="Microsoft Office User" w:date="2023-06-07T12:38:00Z">
              <w:r w:rsidRPr="00AE423A">
                <w:rPr>
                  <w:rFonts w:ascii="Arial" w:hAnsi="Arial" w:cs="Arial"/>
                  <w:szCs w:val="24"/>
                </w:rPr>
                <w:t>2</w:t>
              </w:r>
            </w:ins>
            <w:ins w:id="635" w:author="Microsoft Office User" w:date="2023-06-07T12:37:00Z">
              <w:r w:rsidRPr="00AE423A">
                <w:rPr>
                  <w:rFonts w:ascii="Arial" w:hAnsi="Arial" w:cs="Arial"/>
                  <w:szCs w:val="24"/>
                </w:rPr>
                <w:t>-</w:t>
              </w:r>
            </w:ins>
            <w:ins w:id="636" w:author="Microsoft Office User" w:date="2023-06-07T12:38:00Z">
              <w:r w:rsidRPr="00AE423A">
                <w:rPr>
                  <w:rFonts w:ascii="Arial" w:hAnsi="Arial" w:cs="Arial"/>
                  <w:szCs w:val="24"/>
                </w:rPr>
                <w:t>3</w:t>
              </w:r>
            </w:ins>
            <w:ins w:id="637" w:author="Microsoft Office User" w:date="2023-06-07T12:37:00Z">
              <w:r w:rsidRPr="00AE423A">
                <w:rPr>
                  <w:rFonts w:ascii="Arial" w:hAnsi="Arial" w:cs="Arial" w:hint="eastAsia"/>
                  <w:szCs w:val="24"/>
                </w:rPr>
                <w:t>字节：方差门限；</w:t>
              </w:r>
            </w:ins>
          </w:p>
          <w:p w14:paraId="58A43969" w14:textId="2F3B5DB8" w:rsidR="00AE423A" w:rsidRPr="00AE423A" w:rsidRDefault="00635A11">
            <w:pPr>
              <w:pStyle w:val="af7"/>
              <w:jc w:val="both"/>
              <w:rPr>
                <w:ins w:id="638" w:author="Microsoft Office User" w:date="2023-06-08T13:48:00Z"/>
                <w:rFonts w:ascii="Arial" w:hAnsi="Arial" w:cs="Arial"/>
                <w:szCs w:val="24"/>
              </w:rPr>
            </w:pPr>
            <w:ins w:id="639" w:author="Microsoft Office User" w:date="2023-06-07T12:37:00Z">
              <w:r w:rsidRPr="00AE423A">
                <w:rPr>
                  <w:rFonts w:ascii="Arial" w:hAnsi="Arial" w:cs="Arial" w:hint="eastAsia"/>
                  <w:szCs w:val="24"/>
                </w:rPr>
                <w:t>第</w:t>
              </w:r>
            </w:ins>
            <w:ins w:id="640" w:author="Microsoft Office User" w:date="2023-06-07T12:38:00Z">
              <w:r w:rsidRPr="00AE423A">
                <w:rPr>
                  <w:rFonts w:ascii="Arial" w:hAnsi="Arial" w:cs="Arial"/>
                  <w:szCs w:val="24"/>
                </w:rPr>
                <w:t>4</w:t>
              </w:r>
            </w:ins>
            <w:ins w:id="641" w:author="Microsoft Office User" w:date="2023-06-07T12:37:00Z">
              <w:r w:rsidRPr="00AE423A">
                <w:rPr>
                  <w:rFonts w:ascii="Arial" w:hAnsi="Arial" w:cs="Arial" w:hint="eastAsia"/>
                  <w:szCs w:val="24"/>
                </w:rPr>
                <w:t>字节：接收增益；</w:t>
              </w:r>
            </w:ins>
          </w:p>
          <w:p w14:paraId="4EF1FBC2" w14:textId="77777777" w:rsidR="00AE423A" w:rsidRPr="00AE423A" w:rsidRDefault="00AE423A" w:rsidP="00AE423A">
            <w:pPr>
              <w:rPr>
                <w:ins w:id="642" w:author="Microsoft Office User" w:date="2023-06-08T14:13:00Z"/>
                <w:rFonts w:ascii="Arial" w:hAnsi="Arial" w:cs="Arial"/>
                <w:szCs w:val="24"/>
                <w:rPrChange w:id="643" w:author="Microsoft Office User" w:date="2023-06-08T14:13:00Z">
                  <w:rPr>
                    <w:ins w:id="644" w:author="Microsoft Office User" w:date="2023-06-08T14:13:00Z"/>
                  </w:rPr>
                </w:rPrChange>
              </w:rPr>
            </w:pPr>
            <w:ins w:id="645" w:author="Microsoft Office User" w:date="2023-06-08T14:12:00Z">
              <w:r w:rsidRPr="00AE423A">
                <w:rPr>
                  <w:rFonts w:ascii="Arial" w:hAnsi="Arial" w:cs="Arial" w:hint="eastAsia"/>
                  <w:szCs w:val="24"/>
                  <w:rPrChange w:id="646" w:author="Microsoft Office User" w:date="2023-06-08T14:13:00Z">
                    <w:rPr>
                      <w:rFonts w:hint="eastAsia"/>
                    </w:rPr>
                  </w:rPrChange>
                </w:rPr>
                <w:t>第</w:t>
              </w:r>
              <w:r w:rsidRPr="00AE423A">
                <w:rPr>
                  <w:rFonts w:ascii="Arial" w:hAnsi="Arial" w:cs="Arial"/>
                  <w:szCs w:val="24"/>
                  <w:rPrChange w:id="647" w:author="Microsoft Office User" w:date="2023-06-08T14:13:00Z">
                    <w:rPr/>
                  </w:rPrChange>
                </w:rPr>
                <w:t>5</w:t>
              </w:r>
              <w:r w:rsidRPr="00AE423A">
                <w:rPr>
                  <w:rFonts w:ascii="Arial" w:hAnsi="Arial" w:cs="Arial" w:hint="eastAsia"/>
                  <w:szCs w:val="24"/>
                  <w:rPrChange w:id="648" w:author="Microsoft Office User" w:date="2023-06-08T14:13:00Z">
                    <w:rPr>
                      <w:rFonts w:hint="eastAsia"/>
                    </w:rPr>
                  </w:rPrChange>
                </w:rPr>
                <w:t>字节：</w:t>
              </w:r>
            </w:ins>
            <w:ins w:id="649" w:author="Microsoft Office User" w:date="2023-06-08T13:48:00Z">
              <w:r w:rsidRPr="00AE423A">
                <w:rPr>
                  <w:rFonts w:ascii="Arial" w:hAnsi="Arial" w:cs="Arial" w:hint="eastAsia"/>
                  <w:szCs w:val="24"/>
                  <w:rPrChange w:id="650" w:author="Microsoft Office User" w:date="2023-06-08T14:13:00Z">
                    <w:rPr>
                      <w:rFonts w:hint="eastAsia"/>
                    </w:rPr>
                  </w:rPrChange>
                </w:rPr>
                <w:t>询问应答</w:t>
              </w:r>
            </w:ins>
            <w:ins w:id="651" w:author="Microsoft Office User" w:date="2023-06-08T14:12:00Z">
              <w:r w:rsidRPr="00AE423A">
                <w:rPr>
                  <w:rFonts w:ascii="Arial" w:hAnsi="Arial" w:cs="Arial" w:hint="eastAsia"/>
                  <w:szCs w:val="24"/>
                  <w:rPrChange w:id="652" w:author="Microsoft Office User" w:date="2023-06-08T14:13:00Z">
                    <w:rPr>
                      <w:rFonts w:hint="eastAsia"/>
                    </w:rPr>
                  </w:rPrChange>
                </w:rPr>
                <w:t>周期</w:t>
              </w:r>
            </w:ins>
            <w:ins w:id="653" w:author="Microsoft Office User" w:date="2023-06-08T14:13:00Z">
              <w:r w:rsidRPr="00AE423A">
                <w:rPr>
                  <w:rFonts w:ascii="Arial" w:hAnsi="Arial" w:cs="Arial" w:hint="eastAsia"/>
                  <w:szCs w:val="24"/>
                  <w:rPrChange w:id="654" w:author="Microsoft Office User" w:date="2023-06-08T14:13:00Z">
                    <w:rPr>
                      <w:rFonts w:hint="eastAsia"/>
                    </w:rPr>
                  </w:rPrChange>
                </w:rPr>
                <w:t>；</w:t>
              </w:r>
            </w:ins>
          </w:p>
          <w:p w14:paraId="2D58D390" w14:textId="77777777" w:rsidR="00AE423A" w:rsidRDefault="00AE423A" w:rsidP="00AE423A">
            <w:pPr>
              <w:rPr>
                <w:ins w:id="655" w:author="Microsoft Office User" w:date="2023-06-08T14:13:00Z"/>
                <w:rFonts w:ascii="Arial" w:hAnsi="Arial" w:cs="Arial"/>
                <w:szCs w:val="24"/>
              </w:rPr>
            </w:pPr>
            <w:ins w:id="656" w:author="Microsoft Office User" w:date="2023-06-08T14:13:00Z">
              <w:r w:rsidRPr="00AE423A">
                <w:rPr>
                  <w:rFonts w:ascii="Arial" w:hAnsi="Arial" w:cs="Arial" w:hint="eastAsia"/>
                  <w:szCs w:val="24"/>
                  <w:rPrChange w:id="657" w:author="Microsoft Office User" w:date="2023-06-08T14:13:00Z">
                    <w:rPr>
                      <w:rFonts w:hint="eastAsia"/>
                    </w:rPr>
                  </w:rPrChange>
                </w:rPr>
                <w:t>第</w:t>
              </w:r>
              <w:r w:rsidRPr="00AE423A">
                <w:rPr>
                  <w:rFonts w:ascii="Arial" w:hAnsi="Arial" w:cs="Arial"/>
                  <w:szCs w:val="24"/>
                  <w:rPrChange w:id="658" w:author="Microsoft Office User" w:date="2023-06-08T14:13:00Z">
                    <w:rPr/>
                  </w:rPrChange>
                </w:rPr>
                <w:t>6</w:t>
              </w:r>
              <w:r w:rsidRPr="00AE423A">
                <w:rPr>
                  <w:rFonts w:ascii="Arial" w:hAnsi="Arial" w:cs="Arial" w:hint="eastAsia"/>
                  <w:szCs w:val="24"/>
                  <w:rPrChange w:id="659" w:author="Microsoft Office User" w:date="2023-06-08T14:13:00Z">
                    <w:rPr>
                      <w:rFonts w:hint="eastAsia"/>
                    </w:rPr>
                  </w:rPrChange>
                </w:rPr>
                <w:t>字节：功率；</w:t>
              </w:r>
            </w:ins>
          </w:p>
          <w:p w14:paraId="786C7A65" w14:textId="77777777" w:rsidR="00AE423A" w:rsidRDefault="00AE423A">
            <w:pPr>
              <w:rPr>
                <w:ins w:id="660" w:author="Microsoft Office User" w:date="2023-06-08T14:45:00Z"/>
                <w:rFonts w:ascii="Arial" w:hAnsi="Arial" w:cs="Arial"/>
                <w:szCs w:val="24"/>
              </w:rPr>
            </w:pPr>
            <w:ins w:id="661" w:author="Microsoft Office User" w:date="2023-06-08T14:14:00Z">
              <w:r w:rsidRPr="00AE423A">
                <w:rPr>
                  <w:rFonts w:ascii="Arial" w:hAnsi="Arial" w:cs="Arial" w:hint="eastAsia"/>
                  <w:szCs w:val="24"/>
                  <w:rPrChange w:id="662" w:author="Microsoft Office User" w:date="2023-06-08T14:14:00Z">
                    <w:rPr>
                      <w:rFonts w:eastAsiaTheme="minorEastAsia" w:hint="eastAsia"/>
                      <w:sz w:val="21"/>
                    </w:rPr>
                  </w:rPrChange>
                </w:rPr>
                <w:t>第</w:t>
              </w:r>
              <w:r w:rsidRPr="00AE423A">
                <w:rPr>
                  <w:rFonts w:ascii="Arial" w:hAnsi="Arial" w:cs="Arial"/>
                  <w:szCs w:val="24"/>
                  <w:rPrChange w:id="663" w:author="Microsoft Office User" w:date="2023-06-08T14:14:00Z">
                    <w:rPr>
                      <w:rFonts w:eastAsiaTheme="minorEastAsia"/>
                      <w:sz w:val="21"/>
                    </w:rPr>
                  </w:rPrChange>
                </w:rPr>
                <w:t>7</w:t>
              </w:r>
              <w:r w:rsidRPr="00AE423A">
                <w:rPr>
                  <w:rFonts w:ascii="Arial" w:hAnsi="Arial" w:cs="Arial" w:hint="eastAsia"/>
                  <w:szCs w:val="24"/>
                  <w:rPrChange w:id="664" w:author="Microsoft Office User" w:date="2023-06-08T14:14:00Z">
                    <w:rPr>
                      <w:rFonts w:eastAsiaTheme="minorEastAsia" w:hint="eastAsia"/>
                      <w:sz w:val="21"/>
                    </w:rPr>
                  </w:rPrChange>
                </w:rPr>
                <w:t>字节：询问关门时间；</w:t>
              </w:r>
            </w:ins>
          </w:p>
          <w:p w14:paraId="2CABF20F" w14:textId="1E63DEF1" w:rsidR="00C82760" w:rsidRPr="00AE423A" w:rsidRDefault="00C82760">
            <w:pPr>
              <w:rPr>
                <w:ins w:id="665" w:author="Microsoft Office User" w:date="2023-06-07T12:36:00Z"/>
                <w:rPrChange w:id="666" w:author="Microsoft Office User" w:date="2023-06-08T14:13:00Z">
                  <w:rPr>
                    <w:ins w:id="667" w:author="Microsoft Office User" w:date="2023-06-07T12:36:00Z"/>
                    <w:rFonts w:ascii="Arial" w:eastAsia="宋体" w:hAnsi="Arial" w:cs="Arial"/>
                    <w:sz w:val="24"/>
                    <w:szCs w:val="24"/>
                  </w:rPr>
                </w:rPrChange>
              </w:rPr>
              <w:pPrChange w:id="668" w:author="Microsoft Office User" w:date="2023-06-08T13:48:00Z">
                <w:pPr>
                  <w:pStyle w:val="af7"/>
                  <w:jc w:val="both"/>
                </w:pPr>
              </w:pPrChange>
            </w:pPr>
          </w:p>
        </w:tc>
      </w:tr>
      <w:tr w:rsidR="00635A11" w:rsidRPr="00550946" w:rsidDel="00635A11" w14:paraId="765C21EF" w14:textId="76F166D5" w:rsidTr="00A37C82">
        <w:trPr>
          <w:trHeight w:val="624"/>
          <w:del w:id="669" w:author="Microsoft Office User" w:date="2023-06-07T12:21:00Z"/>
        </w:trPr>
        <w:tc>
          <w:tcPr>
            <w:tcW w:w="596" w:type="dxa"/>
            <w:vAlign w:val="center"/>
          </w:tcPr>
          <w:p w14:paraId="0B8583E1" w14:textId="50C88C4F" w:rsidR="00635A11" w:rsidRPr="00550946" w:rsidDel="00635A11" w:rsidRDefault="00635A11" w:rsidP="00635A11">
            <w:pPr>
              <w:jc w:val="center"/>
              <w:rPr>
                <w:del w:id="670" w:author="Microsoft Office User" w:date="2023-06-07T12:21:00Z"/>
                <w:rFonts w:ascii="Arial" w:hAnsi="Arial" w:cs="Arial"/>
                <w:szCs w:val="21"/>
              </w:rPr>
            </w:pPr>
            <w:del w:id="671" w:author="Microsoft Office User" w:date="2023-06-07T12:21:00Z">
              <w:r w:rsidRPr="00550946" w:rsidDel="00635A11">
                <w:rPr>
                  <w:rFonts w:ascii="Arial" w:hAnsi="Arial" w:cs="Arial"/>
                  <w:szCs w:val="21"/>
                </w:rPr>
                <w:lastRenderedPageBreak/>
                <w:delText>7</w:delText>
              </w:r>
            </w:del>
          </w:p>
        </w:tc>
        <w:tc>
          <w:tcPr>
            <w:tcW w:w="1701" w:type="dxa"/>
            <w:vAlign w:val="center"/>
          </w:tcPr>
          <w:p w14:paraId="1C20FE05" w14:textId="53168E9B" w:rsidR="00635A11" w:rsidRPr="00550946" w:rsidDel="00635A11" w:rsidRDefault="00635A11" w:rsidP="00635A11">
            <w:pPr>
              <w:jc w:val="center"/>
              <w:rPr>
                <w:del w:id="672" w:author="Microsoft Office User" w:date="2023-06-07T12:21:00Z"/>
                <w:rFonts w:ascii="Arial" w:hAnsi="Arial" w:cs="Arial"/>
                <w:szCs w:val="21"/>
              </w:rPr>
            </w:pPr>
            <w:del w:id="673" w:author="Microsoft Office User" w:date="2023-06-07T12:21:00Z">
              <w:r w:rsidDel="00635A11">
                <w:rPr>
                  <w:rFonts w:ascii="Arial" w:hAnsi="Arial" w:cs="Arial" w:hint="eastAsia"/>
                  <w:szCs w:val="21"/>
                </w:rPr>
                <w:delText>潜标上传</w:delText>
              </w:r>
              <w:r w:rsidDel="00635A11">
                <w:rPr>
                  <w:rFonts w:ascii="Arial" w:hAnsi="Arial" w:cs="Arial" w:hint="eastAsia"/>
                  <w:szCs w:val="21"/>
                </w:rPr>
                <w:delText>Z</w:delText>
              </w:r>
              <w:r w:rsidDel="00635A11">
                <w:rPr>
                  <w:rFonts w:ascii="Arial" w:hAnsi="Arial" w:cs="Arial"/>
                  <w:szCs w:val="21"/>
                </w:rPr>
                <w:delText>C</w:delText>
              </w:r>
              <w:r w:rsidDel="00635A11">
                <w:rPr>
                  <w:rFonts w:ascii="Arial" w:hAnsi="Arial" w:cs="Arial" w:hint="eastAsia"/>
                  <w:szCs w:val="21"/>
                </w:rPr>
                <w:delText>数据</w:delText>
              </w:r>
            </w:del>
          </w:p>
        </w:tc>
        <w:tc>
          <w:tcPr>
            <w:tcW w:w="1247" w:type="dxa"/>
            <w:vAlign w:val="center"/>
          </w:tcPr>
          <w:p w14:paraId="38BDD0E5" w14:textId="35C067B0" w:rsidR="00635A11" w:rsidRPr="00550946" w:rsidDel="00635A11" w:rsidRDefault="00635A11" w:rsidP="00635A11">
            <w:pPr>
              <w:jc w:val="center"/>
              <w:rPr>
                <w:del w:id="674" w:author="Microsoft Office User" w:date="2023-06-07T12:21:00Z"/>
                <w:rFonts w:ascii="Arial" w:hAnsi="Arial" w:cs="Arial"/>
                <w:szCs w:val="21"/>
              </w:rPr>
            </w:pPr>
            <w:del w:id="675" w:author="Microsoft Office User" w:date="2023-06-07T12:21:00Z">
              <w:r w:rsidDel="00635A11">
                <w:rPr>
                  <w:rFonts w:ascii="Arial" w:hAnsi="Arial" w:cs="Arial"/>
                  <w:szCs w:val="21"/>
                </w:rPr>
                <w:delText>0x</w:delText>
              </w:r>
              <w:r w:rsidRPr="00550946" w:rsidDel="00635A11">
                <w:rPr>
                  <w:rFonts w:ascii="Arial" w:hAnsi="Arial" w:cs="Arial"/>
                  <w:szCs w:val="21"/>
                </w:rPr>
                <w:delText>0</w:delText>
              </w:r>
              <w:r w:rsidDel="00635A11">
                <w:rPr>
                  <w:rFonts w:ascii="Arial" w:hAnsi="Arial" w:cs="Arial"/>
                  <w:szCs w:val="21"/>
                </w:rPr>
                <w:delText>7</w:delText>
              </w:r>
            </w:del>
          </w:p>
        </w:tc>
        <w:tc>
          <w:tcPr>
            <w:tcW w:w="1418" w:type="dxa"/>
            <w:vAlign w:val="center"/>
          </w:tcPr>
          <w:p w14:paraId="6503BB2E" w14:textId="42435944" w:rsidR="00635A11" w:rsidRPr="00550946" w:rsidDel="00635A11" w:rsidRDefault="00635A11" w:rsidP="00635A11">
            <w:pPr>
              <w:jc w:val="center"/>
              <w:rPr>
                <w:del w:id="676" w:author="Microsoft Office User" w:date="2023-06-07T12:21:00Z"/>
                <w:rFonts w:ascii="Arial" w:hAnsi="Arial" w:cs="Arial"/>
                <w:szCs w:val="21"/>
              </w:rPr>
            </w:pPr>
            <w:del w:id="677" w:author="Microsoft Office User" w:date="2023-06-07T12:21:00Z">
              <w:r w:rsidRPr="00550946" w:rsidDel="00635A11">
                <w:rPr>
                  <w:rFonts w:ascii="Arial" w:hAnsi="Arial" w:cs="Arial"/>
                  <w:szCs w:val="21"/>
                </w:rPr>
                <w:delText>0x0</w:delText>
              </w:r>
              <w:r w:rsidDel="00635A11">
                <w:rPr>
                  <w:rFonts w:ascii="Arial" w:hAnsi="Arial" w:cs="Arial"/>
                  <w:szCs w:val="21"/>
                </w:rPr>
                <w:delText>7</w:delText>
              </w:r>
            </w:del>
          </w:p>
        </w:tc>
        <w:tc>
          <w:tcPr>
            <w:tcW w:w="3685" w:type="dxa"/>
            <w:vAlign w:val="center"/>
          </w:tcPr>
          <w:p w14:paraId="44B395F0" w14:textId="041E9C32" w:rsidR="00635A11" w:rsidDel="00635A11" w:rsidRDefault="00635A11" w:rsidP="00635A11">
            <w:pPr>
              <w:pStyle w:val="af7"/>
              <w:jc w:val="both"/>
              <w:rPr>
                <w:del w:id="678" w:author="Microsoft Office User" w:date="2023-06-07T12:21:00Z"/>
                <w:rFonts w:ascii="Arial" w:eastAsia="宋体" w:hAnsi="Arial" w:cs="Arial"/>
                <w:sz w:val="24"/>
                <w:szCs w:val="24"/>
              </w:rPr>
            </w:pPr>
            <w:del w:id="679" w:author="Microsoft Office User" w:date="2023-06-07T12:21:00Z">
              <w:r w:rsidRPr="00480B08" w:rsidDel="00635A11">
                <w:rPr>
                  <w:rFonts w:ascii="Arial" w:eastAsia="宋体" w:hAnsi="Arial" w:cs="Arial"/>
                  <w:sz w:val="24"/>
                  <w:szCs w:val="24"/>
                </w:rPr>
                <w:delText>字段长度：</w:delText>
              </w:r>
              <w:r w:rsidDel="00635A11">
                <w:rPr>
                  <w:rFonts w:ascii="Arial" w:eastAsia="宋体" w:hAnsi="Arial" w:cs="Arial"/>
                  <w:sz w:val="24"/>
                  <w:szCs w:val="24"/>
                </w:rPr>
                <w:delText>7</w:delText>
              </w:r>
              <w:r w:rsidRPr="00480B08" w:rsidDel="00635A11">
                <w:rPr>
                  <w:rFonts w:ascii="Arial" w:eastAsia="宋体" w:hAnsi="Arial" w:cs="Arial"/>
                  <w:sz w:val="24"/>
                  <w:szCs w:val="24"/>
                </w:rPr>
                <w:delText>字节</w:delText>
              </w:r>
            </w:del>
          </w:p>
          <w:p w14:paraId="090320D1" w14:textId="0F525D22" w:rsidR="00635A11" w:rsidDel="00635A11" w:rsidRDefault="00635A11" w:rsidP="00635A11">
            <w:pPr>
              <w:pStyle w:val="af7"/>
              <w:jc w:val="both"/>
              <w:rPr>
                <w:del w:id="680" w:author="Microsoft Office User" w:date="2023-06-07T12:21:00Z"/>
                <w:rFonts w:ascii="Arial" w:eastAsia="宋体" w:hAnsi="Arial" w:cs="Arial"/>
                <w:sz w:val="24"/>
                <w:szCs w:val="24"/>
              </w:rPr>
            </w:pPr>
            <w:del w:id="681" w:author="Microsoft Office User" w:date="2023-06-07T12:21:00Z">
              <w:r w:rsidRPr="00FE2B16" w:rsidDel="00635A11">
                <w:rPr>
                  <w:rFonts w:ascii="Arial" w:eastAsia="宋体" w:hAnsi="Arial" w:cs="Arial"/>
                  <w:sz w:val="24"/>
                  <w:szCs w:val="24"/>
                </w:rPr>
                <w:delText>第</w:delText>
              </w:r>
              <w:r w:rsidDel="00635A11">
                <w:rPr>
                  <w:rFonts w:ascii="Arial" w:eastAsia="宋体" w:hAnsi="Arial" w:cs="Arial"/>
                  <w:sz w:val="24"/>
                  <w:szCs w:val="24"/>
                </w:rPr>
                <w:delText>1</w:delText>
              </w:r>
              <w:r w:rsidRPr="00FE2B16" w:rsidDel="00635A11">
                <w:rPr>
                  <w:rFonts w:ascii="Arial" w:eastAsia="宋体" w:hAnsi="Arial" w:cs="Arial"/>
                  <w:sz w:val="24"/>
                  <w:szCs w:val="24"/>
                </w:rPr>
                <w:delText>字节</w:delText>
              </w:r>
              <w:r w:rsidRPr="00AD255D" w:rsidDel="00635A11">
                <w:rPr>
                  <w:rFonts w:ascii="Arial" w:eastAsia="宋体" w:hAnsi="Arial" w:cs="Arial" w:hint="eastAsia"/>
                  <w:sz w:val="24"/>
                  <w:szCs w:val="24"/>
                </w:rPr>
                <w:delText>：传输类型</w:delText>
              </w:r>
              <w:r w:rsidDel="00635A11">
                <w:rPr>
                  <w:rFonts w:ascii="Arial" w:eastAsia="宋体" w:hAnsi="Arial" w:cs="Arial" w:hint="eastAsia"/>
                  <w:sz w:val="24"/>
                  <w:szCs w:val="24"/>
                </w:rPr>
                <w:delText>；</w:delText>
              </w:r>
            </w:del>
          </w:p>
          <w:p w14:paraId="51E9D8AA" w14:textId="7AFDB256" w:rsidR="00635A11" w:rsidRPr="00AF23C9" w:rsidDel="00635A11" w:rsidRDefault="00635A11" w:rsidP="00635A11">
            <w:pPr>
              <w:ind w:firstLineChars="200" w:firstLine="480"/>
              <w:rPr>
                <w:del w:id="682" w:author="Microsoft Office User" w:date="2023-06-07T12:21:00Z"/>
                <w:rFonts w:ascii="Arial" w:hAnsi="Arial" w:cs="Arial"/>
                <w:szCs w:val="21"/>
              </w:rPr>
            </w:pPr>
            <w:del w:id="683" w:author="Microsoft Office User" w:date="2023-06-07T12:21:00Z">
              <w:r w:rsidRPr="00AF23C9" w:rsidDel="00635A11">
                <w:rPr>
                  <w:rFonts w:ascii="Arial" w:hAnsi="Arial" w:cs="Arial" w:hint="eastAsia"/>
                  <w:szCs w:val="21"/>
                </w:rPr>
                <w:delText>0</w:delText>
              </w:r>
              <w:r w:rsidRPr="00AF23C9" w:rsidDel="00635A11">
                <w:rPr>
                  <w:rFonts w:ascii="Arial" w:hAnsi="Arial" w:cs="Arial" w:hint="eastAsia"/>
                  <w:szCs w:val="21"/>
                </w:rPr>
                <w:delText>：设定开始时间</w:delText>
              </w:r>
            </w:del>
          </w:p>
          <w:p w14:paraId="1195972F" w14:textId="70B23359" w:rsidR="00635A11" w:rsidRPr="00AF23C9" w:rsidDel="00635A11" w:rsidRDefault="00635A11" w:rsidP="00635A11">
            <w:pPr>
              <w:ind w:firstLineChars="200" w:firstLine="480"/>
              <w:rPr>
                <w:del w:id="684" w:author="Microsoft Office User" w:date="2023-06-07T12:21:00Z"/>
                <w:rFonts w:ascii="Arial" w:hAnsi="Arial" w:cs="Arial"/>
                <w:szCs w:val="21"/>
              </w:rPr>
            </w:pPr>
            <w:del w:id="685" w:author="Microsoft Office User" w:date="2023-06-07T12:21:00Z">
              <w:r w:rsidRPr="00AF23C9" w:rsidDel="00635A11">
                <w:rPr>
                  <w:rFonts w:ascii="Arial" w:hAnsi="Arial" w:cs="Arial" w:hint="eastAsia"/>
                  <w:szCs w:val="21"/>
                </w:rPr>
                <w:delText>1</w:delText>
              </w:r>
              <w:r w:rsidRPr="00AF23C9" w:rsidDel="00635A11">
                <w:rPr>
                  <w:rFonts w:ascii="Arial" w:hAnsi="Arial" w:cs="Arial" w:hint="eastAsia"/>
                  <w:szCs w:val="21"/>
                </w:rPr>
                <w:delText>：继续上一次发送的结果</w:delText>
              </w:r>
            </w:del>
          </w:p>
          <w:p w14:paraId="48BAC23C" w14:textId="5DC03C94" w:rsidR="00635A11" w:rsidRPr="00FE2B16" w:rsidDel="00635A11" w:rsidRDefault="00635A11" w:rsidP="00635A11">
            <w:pPr>
              <w:pStyle w:val="af7"/>
              <w:jc w:val="both"/>
              <w:rPr>
                <w:del w:id="686" w:author="Microsoft Office User" w:date="2023-06-07T12:21:00Z"/>
                <w:rFonts w:ascii="Arial" w:eastAsia="宋体" w:hAnsi="Arial" w:cs="Arial"/>
                <w:sz w:val="24"/>
                <w:szCs w:val="24"/>
              </w:rPr>
            </w:pPr>
            <w:del w:id="687" w:author="Microsoft Office User" w:date="2023-06-07T12:21:00Z">
              <w:r w:rsidRPr="00FE2B16" w:rsidDel="00635A11">
                <w:rPr>
                  <w:rFonts w:ascii="Arial" w:eastAsia="宋体" w:hAnsi="Arial" w:cs="Arial"/>
                  <w:sz w:val="24"/>
                  <w:szCs w:val="24"/>
                </w:rPr>
                <w:delText>第</w:delText>
              </w:r>
              <w:r w:rsidDel="00635A11">
                <w:rPr>
                  <w:rFonts w:ascii="Arial" w:eastAsia="宋体" w:hAnsi="Arial" w:cs="Arial"/>
                  <w:sz w:val="24"/>
                  <w:szCs w:val="24"/>
                </w:rPr>
                <w:delText>2</w:delText>
              </w:r>
              <w:r w:rsidRPr="00FE2B16" w:rsidDel="00635A11">
                <w:rPr>
                  <w:rFonts w:ascii="Arial" w:eastAsia="宋体" w:hAnsi="Arial" w:cs="Arial"/>
                  <w:sz w:val="24"/>
                  <w:szCs w:val="24"/>
                </w:rPr>
                <w:delText>字节：</w:delText>
              </w:r>
              <w:r w:rsidRPr="00FE2B16" w:rsidDel="00635A11">
                <w:rPr>
                  <w:rFonts w:ascii="Arial" w:eastAsia="宋体" w:hAnsi="Arial" w:cs="Arial"/>
                  <w:sz w:val="24"/>
                </w:rPr>
                <w:delText>开始时间</w:delText>
              </w:r>
              <w:r w:rsidRPr="00FE2B16" w:rsidDel="00635A11">
                <w:rPr>
                  <w:rFonts w:ascii="Arial" w:eastAsia="宋体" w:hAnsi="Arial" w:cs="Arial"/>
                  <w:sz w:val="24"/>
                </w:rPr>
                <w:delText>(</w:delText>
              </w:r>
              <w:r w:rsidRPr="00FE2B16" w:rsidDel="00635A11">
                <w:rPr>
                  <w:rFonts w:ascii="Arial" w:eastAsia="宋体" w:hAnsi="Arial" w:cs="Arial"/>
                  <w:sz w:val="24"/>
                </w:rPr>
                <w:delText>年</w:delText>
              </w:r>
              <w:r w:rsidRPr="00FE2B16" w:rsidDel="00635A11">
                <w:rPr>
                  <w:rFonts w:ascii="Arial" w:eastAsia="宋体" w:hAnsi="Arial" w:cs="Arial"/>
                  <w:sz w:val="24"/>
                </w:rPr>
                <w:delText>)</w:delText>
              </w:r>
              <w:r w:rsidRPr="00FE2B16" w:rsidDel="00635A11">
                <w:rPr>
                  <w:rFonts w:ascii="Arial" w:eastAsia="宋体" w:hAnsi="Arial" w:cs="Arial"/>
                  <w:sz w:val="24"/>
                  <w:szCs w:val="24"/>
                </w:rPr>
                <w:delText>；</w:delText>
              </w:r>
            </w:del>
          </w:p>
          <w:p w14:paraId="3FBA596E" w14:textId="7B1E6E01" w:rsidR="00635A11" w:rsidRPr="00FE2B16" w:rsidDel="00635A11" w:rsidRDefault="00635A11" w:rsidP="00635A11">
            <w:pPr>
              <w:pStyle w:val="af7"/>
              <w:jc w:val="both"/>
              <w:rPr>
                <w:del w:id="688" w:author="Microsoft Office User" w:date="2023-06-07T12:21:00Z"/>
                <w:rFonts w:ascii="Arial" w:eastAsia="宋体" w:hAnsi="Arial" w:cs="Arial"/>
                <w:sz w:val="24"/>
                <w:szCs w:val="24"/>
              </w:rPr>
            </w:pPr>
            <w:del w:id="689" w:author="Microsoft Office User" w:date="2023-06-07T12:21:00Z">
              <w:r w:rsidRPr="00FE2B16" w:rsidDel="00635A11">
                <w:rPr>
                  <w:rFonts w:ascii="Arial" w:eastAsia="宋体" w:hAnsi="Arial" w:cs="Arial"/>
                  <w:sz w:val="24"/>
                  <w:szCs w:val="24"/>
                </w:rPr>
                <w:delText>第</w:delText>
              </w:r>
              <w:r w:rsidDel="00635A11">
                <w:rPr>
                  <w:rFonts w:ascii="Arial" w:eastAsia="宋体" w:hAnsi="Arial" w:cs="Arial"/>
                  <w:sz w:val="24"/>
                  <w:szCs w:val="24"/>
                </w:rPr>
                <w:delText>3</w:delText>
              </w:r>
              <w:r w:rsidRPr="00FE2B16" w:rsidDel="00635A11">
                <w:rPr>
                  <w:rFonts w:ascii="Arial" w:eastAsia="宋体" w:hAnsi="Arial" w:cs="Arial"/>
                  <w:sz w:val="24"/>
                  <w:szCs w:val="24"/>
                </w:rPr>
                <w:delText>字节：</w:delText>
              </w:r>
              <w:r w:rsidRPr="00FE2B16" w:rsidDel="00635A11">
                <w:rPr>
                  <w:rFonts w:ascii="Arial" w:eastAsia="宋体" w:hAnsi="Arial" w:cs="Arial"/>
                  <w:sz w:val="24"/>
                </w:rPr>
                <w:delText>开始时间</w:delText>
              </w:r>
              <w:r w:rsidRPr="00FE2B16" w:rsidDel="00635A11">
                <w:rPr>
                  <w:rFonts w:ascii="Arial" w:eastAsia="宋体" w:hAnsi="Arial" w:cs="Arial"/>
                  <w:sz w:val="24"/>
                </w:rPr>
                <w:delText>(</w:delText>
              </w:r>
              <w:r w:rsidRPr="00FE2B16" w:rsidDel="00635A11">
                <w:rPr>
                  <w:rFonts w:ascii="Arial" w:eastAsia="宋体" w:hAnsi="Arial" w:cs="Arial" w:hint="eastAsia"/>
                  <w:sz w:val="24"/>
                </w:rPr>
                <w:delText>月</w:delText>
              </w:r>
              <w:r w:rsidRPr="00FE2B16" w:rsidDel="00635A11">
                <w:rPr>
                  <w:rFonts w:ascii="Arial" w:eastAsia="宋体" w:hAnsi="Arial" w:cs="Arial"/>
                  <w:sz w:val="24"/>
                </w:rPr>
                <w:delText>)</w:delText>
              </w:r>
              <w:r w:rsidRPr="00FE2B16" w:rsidDel="00635A11">
                <w:rPr>
                  <w:rFonts w:ascii="Arial" w:eastAsia="宋体" w:hAnsi="Arial" w:cs="Arial"/>
                  <w:sz w:val="24"/>
                  <w:szCs w:val="24"/>
                </w:rPr>
                <w:delText>；</w:delText>
              </w:r>
            </w:del>
          </w:p>
          <w:p w14:paraId="6B059E6F" w14:textId="4CFC3AC4" w:rsidR="00635A11" w:rsidRPr="00FE2B16" w:rsidDel="00635A11" w:rsidRDefault="00635A11" w:rsidP="00635A11">
            <w:pPr>
              <w:pStyle w:val="af7"/>
              <w:jc w:val="both"/>
              <w:rPr>
                <w:del w:id="690" w:author="Microsoft Office User" w:date="2023-06-07T12:21:00Z"/>
                <w:rFonts w:ascii="Arial" w:eastAsia="宋体" w:hAnsi="Arial" w:cs="Arial"/>
                <w:sz w:val="24"/>
                <w:szCs w:val="24"/>
              </w:rPr>
            </w:pPr>
            <w:del w:id="691" w:author="Microsoft Office User" w:date="2023-06-07T12:21:00Z">
              <w:r w:rsidRPr="00FE2B16" w:rsidDel="00635A11">
                <w:rPr>
                  <w:rFonts w:ascii="Arial" w:eastAsia="宋体" w:hAnsi="Arial" w:cs="Arial"/>
                  <w:sz w:val="24"/>
                  <w:szCs w:val="24"/>
                </w:rPr>
                <w:delText>第</w:delText>
              </w:r>
              <w:r w:rsidDel="00635A11">
                <w:rPr>
                  <w:rFonts w:ascii="Arial" w:eastAsia="宋体" w:hAnsi="Arial" w:cs="Arial"/>
                  <w:sz w:val="24"/>
                  <w:szCs w:val="24"/>
                </w:rPr>
                <w:delText>4</w:delText>
              </w:r>
              <w:r w:rsidRPr="00FE2B16" w:rsidDel="00635A11">
                <w:rPr>
                  <w:rFonts w:ascii="Arial" w:eastAsia="宋体" w:hAnsi="Arial" w:cs="Arial"/>
                  <w:sz w:val="24"/>
                  <w:szCs w:val="24"/>
                </w:rPr>
                <w:delText>字节：</w:delText>
              </w:r>
              <w:r w:rsidRPr="00FE2B16" w:rsidDel="00635A11">
                <w:rPr>
                  <w:rFonts w:ascii="Arial" w:eastAsia="宋体" w:hAnsi="Arial" w:cs="Arial"/>
                  <w:sz w:val="24"/>
                </w:rPr>
                <w:delText>开始时间</w:delText>
              </w:r>
              <w:r w:rsidRPr="00FE2B16" w:rsidDel="00635A11">
                <w:rPr>
                  <w:rFonts w:ascii="Arial" w:eastAsia="宋体" w:hAnsi="Arial" w:cs="Arial"/>
                  <w:sz w:val="24"/>
                </w:rPr>
                <w:delText>(</w:delText>
              </w:r>
              <w:r w:rsidDel="00635A11">
                <w:rPr>
                  <w:rFonts w:ascii="Arial" w:eastAsia="宋体" w:hAnsi="Arial" w:cs="Arial" w:hint="eastAsia"/>
                  <w:sz w:val="24"/>
                </w:rPr>
                <w:delText>日</w:delText>
              </w:r>
              <w:r w:rsidRPr="00FE2B16" w:rsidDel="00635A11">
                <w:rPr>
                  <w:rFonts w:ascii="Arial" w:eastAsia="宋体" w:hAnsi="Arial" w:cs="Arial"/>
                  <w:sz w:val="24"/>
                </w:rPr>
                <w:delText>)</w:delText>
              </w:r>
              <w:r w:rsidRPr="00FE2B16" w:rsidDel="00635A11">
                <w:rPr>
                  <w:rFonts w:ascii="Arial" w:eastAsia="宋体" w:hAnsi="Arial" w:cs="Arial"/>
                  <w:sz w:val="24"/>
                  <w:szCs w:val="24"/>
                </w:rPr>
                <w:delText>；</w:delText>
              </w:r>
            </w:del>
          </w:p>
          <w:p w14:paraId="519C017C" w14:textId="01519E40" w:rsidR="00635A11" w:rsidRPr="00FE2B16" w:rsidDel="00635A11" w:rsidRDefault="00635A11" w:rsidP="00635A11">
            <w:pPr>
              <w:pStyle w:val="af7"/>
              <w:jc w:val="both"/>
              <w:rPr>
                <w:del w:id="692" w:author="Microsoft Office User" w:date="2023-06-07T12:21:00Z"/>
                <w:rFonts w:ascii="Arial" w:eastAsia="宋体" w:hAnsi="Arial" w:cs="Arial"/>
                <w:sz w:val="24"/>
                <w:szCs w:val="24"/>
              </w:rPr>
            </w:pPr>
            <w:del w:id="693" w:author="Microsoft Office User" w:date="2023-06-07T12:21:00Z">
              <w:r w:rsidRPr="00FE2B16" w:rsidDel="00635A11">
                <w:rPr>
                  <w:rFonts w:ascii="Arial" w:eastAsia="宋体" w:hAnsi="Arial" w:cs="Arial"/>
                  <w:sz w:val="24"/>
                  <w:szCs w:val="24"/>
                </w:rPr>
                <w:delText>第</w:delText>
              </w:r>
              <w:r w:rsidDel="00635A11">
                <w:rPr>
                  <w:rFonts w:ascii="Arial" w:eastAsia="宋体" w:hAnsi="Arial" w:cs="Arial"/>
                  <w:sz w:val="24"/>
                  <w:szCs w:val="24"/>
                </w:rPr>
                <w:delText>5</w:delText>
              </w:r>
              <w:r w:rsidRPr="00FE2B16" w:rsidDel="00635A11">
                <w:rPr>
                  <w:rFonts w:ascii="Arial" w:eastAsia="宋体" w:hAnsi="Arial" w:cs="Arial"/>
                  <w:sz w:val="24"/>
                  <w:szCs w:val="24"/>
                </w:rPr>
                <w:delText>字节：</w:delText>
              </w:r>
              <w:r w:rsidRPr="00FE2B16" w:rsidDel="00635A11">
                <w:rPr>
                  <w:rFonts w:ascii="Arial" w:eastAsia="宋体" w:hAnsi="Arial" w:cs="Arial"/>
                  <w:sz w:val="24"/>
                </w:rPr>
                <w:delText>开始时间</w:delText>
              </w:r>
              <w:r w:rsidRPr="00FE2B16" w:rsidDel="00635A11">
                <w:rPr>
                  <w:rFonts w:ascii="Arial" w:eastAsia="宋体" w:hAnsi="Arial" w:cs="Arial"/>
                  <w:sz w:val="24"/>
                </w:rPr>
                <w:delText>(</w:delText>
              </w:r>
              <w:r w:rsidDel="00635A11">
                <w:rPr>
                  <w:rFonts w:ascii="Arial" w:eastAsia="宋体" w:hAnsi="Arial" w:cs="Arial" w:hint="eastAsia"/>
                  <w:sz w:val="24"/>
                </w:rPr>
                <w:delText>时</w:delText>
              </w:r>
              <w:r w:rsidRPr="00FE2B16" w:rsidDel="00635A11">
                <w:rPr>
                  <w:rFonts w:ascii="Arial" w:eastAsia="宋体" w:hAnsi="Arial" w:cs="Arial"/>
                  <w:sz w:val="24"/>
                </w:rPr>
                <w:delText>)</w:delText>
              </w:r>
              <w:r w:rsidRPr="00FE2B16" w:rsidDel="00635A11">
                <w:rPr>
                  <w:rFonts w:ascii="Arial" w:eastAsia="宋体" w:hAnsi="Arial" w:cs="Arial"/>
                  <w:sz w:val="24"/>
                  <w:szCs w:val="24"/>
                </w:rPr>
                <w:delText>；</w:delText>
              </w:r>
            </w:del>
          </w:p>
          <w:p w14:paraId="68F1C0F2" w14:textId="795DDFCC" w:rsidR="00635A11" w:rsidRPr="00FE2B16" w:rsidDel="00635A11" w:rsidRDefault="00635A11" w:rsidP="00635A11">
            <w:pPr>
              <w:pStyle w:val="af7"/>
              <w:jc w:val="both"/>
              <w:rPr>
                <w:del w:id="694" w:author="Microsoft Office User" w:date="2023-06-07T12:21:00Z"/>
                <w:rFonts w:ascii="Arial" w:eastAsia="宋体" w:hAnsi="Arial" w:cs="Arial"/>
                <w:sz w:val="24"/>
                <w:szCs w:val="24"/>
              </w:rPr>
            </w:pPr>
            <w:del w:id="695" w:author="Microsoft Office User" w:date="2023-06-07T12:21:00Z">
              <w:r w:rsidRPr="00FE2B16" w:rsidDel="00635A11">
                <w:rPr>
                  <w:rFonts w:ascii="Arial" w:eastAsia="宋体" w:hAnsi="Arial" w:cs="Arial"/>
                  <w:sz w:val="24"/>
                  <w:szCs w:val="24"/>
                </w:rPr>
                <w:delText>第</w:delText>
              </w:r>
              <w:r w:rsidDel="00635A11">
                <w:rPr>
                  <w:rFonts w:ascii="Arial" w:eastAsia="宋体" w:hAnsi="Arial" w:cs="Arial"/>
                  <w:sz w:val="24"/>
                  <w:szCs w:val="24"/>
                </w:rPr>
                <w:delText>6</w:delText>
              </w:r>
              <w:r w:rsidRPr="00FE2B16" w:rsidDel="00635A11">
                <w:rPr>
                  <w:rFonts w:ascii="Arial" w:eastAsia="宋体" w:hAnsi="Arial" w:cs="Arial"/>
                  <w:sz w:val="24"/>
                  <w:szCs w:val="24"/>
                </w:rPr>
                <w:delText>字节：</w:delText>
              </w:r>
              <w:r w:rsidRPr="00FE2B16" w:rsidDel="00635A11">
                <w:rPr>
                  <w:rFonts w:ascii="Arial" w:eastAsia="宋体" w:hAnsi="Arial" w:cs="Arial"/>
                  <w:sz w:val="24"/>
                </w:rPr>
                <w:delText>开始时间</w:delText>
              </w:r>
              <w:r w:rsidRPr="00FE2B16" w:rsidDel="00635A11">
                <w:rPr>
                  <w:rFonts w:ascii="Arial" w:eastAsia="宋体" w:hAnsi="Arial" w:cs="Arial"/>
                  <w:sz w:val="24"/>
                </w:rPr>
                <w:delText>(</w:delText>
              </w:r>
              <w:r w:rsidDel="00635A11">
                <w:rPr>
                  <w:rFonts w:ascii="Arial" w:eastAsia="宋体" w:hAnsi="Arial" w:cs="Arial" w:hint="eastAsia"/>
                  <w:sz w:val="24"/>
                </w:rPr>
                <w:delText>分</w:delText>
              </w:r>
              <w:r w:rsidRPr="00FE2B16" w:rsidDel="00635A11">
                <w:rPr>
                  <w:rFonts w:ascii="Arial" w:eastAsia="宋体" w:hAnsi="Arial" w:cs="Arial"/>
                  <w:sz w:val="24"/>
                </w:rPr>
                <w:delText>)</w:delText>
              </w:r>
              <w:r w:rsidRPr="00FE2B16" w:rsidDel="00635A11">
                <w:rPr>
                  <w:rFonts w:ascii="Arial" w:eastAsia="宋体" w:hAnsi="Arial" w:cs="Arial"/>
                  <w:sz w:val="24"/>
                  <w:szCs w:val="24"/>
                </w:rPr>
                <w:delText>；</w:delText>
              </w:r>
            </w:del>
          </w:p>
          <w:p w14:paraId="5B30B351" w14:textId="7D45B9AF" w:rsidR="00635A11" w:rsidRPr="00184CA6" w:rsidDel="00635A11" w:rsidRDefault="00635A11" w:rsidP="00635A11">
            <w:pPr>
              <w:pStyle w:val="af7"/>
              <w:jc w:val="both"/>
              <w:rPr>
                <w:del w:id="696" w:author="Microsoft Office User" w:date="2023-06-07T12:21:00Z"/>
                <w:rFonts w:ascii="Arial" w:eastAsia="宋体" w:hAnsi="Arial" w:cs="Arial"/>
                <w:sz w:val="24"/>
                <w:szCs w:val="24"/>
              </w:rPr>
            </w:pPr>
            <w:del w:id="697" w:author="Microsoft Office User" w:date="2023-06-07T12:21:00Z">
              <w:r w:rsidRPr="00FE2B16" w:rsidDel="00635A11">
                <w:rPr>
                  <w:rFonts w:ascii="Arial" w:eastAsia="宋体" w:hAnsi="Arial" w:cs="Arial"/>
                  <w:sz w:val="24"/>
                  <w:szCs w:val="24"/>
                </w:rPr>
                <w:delText>第</w:delText>
              </w:r>
              <w:r w:rsidDel="00635A11">
                <w:rPr>
                  <w:rFonts w:ascii="Arial" w:eastAsia="宋体" w:hAnsi="Arial" w:cs="Arial"/>
                  <w:sz w:val="24"/>
                  <w:szCs w:val="24"/>
                </w:rPr>
                <w:delText>7</w:delText>
              </w:r>
              <w:r w:rsidRPr="00FE2B16" w:rsidDel="00635A11">
                <w:rPr>
                  <w:rFonts w:ascii="Arial" w:eastAsia="宋体" w:hAnsi="Arial" w:cs="Arial"/>
                  <w:sz w:val="24"/>
                  <w:szCs w:val="24"/>
                </w:rPr>
                <w:delText>字节：</w:delText>
              </w:r>
              <w:r w:rsidRPr="00FE2B16" w:rsidDel="00635A11">
                <w:rPr>
                  <w:rFonts w:ascii="Arial" w:eastAsia="宋体" w:hAnsi="Arial" w:cs="Arial"/>
                  <w:sz w:val="24"/>
                </w:rPr>
                <w:delText>开始时间</w:delText>
              </w:r>
              <w:r w:rsidRPr="00FE2B16" w:rsidDel="00635A11">
                <w:rPr>
                  <w:rFonts w:ascii="Arial" w:eastAsia="宋体" w:hAnsi="Arial" w:cs="Arial"/>
                  <w:sz w:val="24"/>
                </w:rPr>
                <w:delText>(</w:delText>
              </w:r>
              <w:r w:rsidDel="00635A11">
                <w:rPr>
                  <w:rFonts w:ascii="Arial" w:eastAsia="宋体" w:hAnsi="Arial" w:cs="Arial" w:hint="eastAsia"/>
                  <w:sz w:val="24"/>
                </w:rPr>
                <w:delText>秒</w:delText>
              </w:r>
              <w:r w:rsidRPr="00FE2B16" w:rsidDel="00635A11">
                <w:rPr>
                  <w:rFonts w:ascii="Arial" w:eastAsia="宋体" w:hAnsi="Arial" w:cs="Arial"/>
                  <w:sz w:val="24"/>
                </w:rPr>
                <w:delText>)</w:delText>
              </w:r>
              <w:r w:rsidRPr="00FE2B16" w:rsidDel="00635A11">
                <w:rPr>
                  <w:rFonts w:ascii="Arial" w:eastAsia="宋体" w:hAnsi="Arial" w:cs="Arial"/>
                  <w:sz w:val="24"/>
                  <w:szCs w:val="24"/>
                </w:rPr>
                <w:delText>；</w:delText>
              </w:r>
            </w:del>
          </w:p>
        </w:tc>
      </w:tr>
    </w:tbl>
    <w:p w14:paraId="01B4B4BB" w14:textId="2B54AB07" w:rsidR="00603E31" w:rsidRDefault="00603E31" w:rsidP="00603E31">
      <w:pPr>
        <w:pStyle w:val="ae"/>
        <w:keepNext/>
        <w:spacing w:beforeLines="100" w:before="312"/>
        <w:jc w:val="center"/>
        <w:rPr>
          <w:rFonts w:ascii="Arial" w:hAnsi="Arial" w:cs="Arial"/>
          <w:color w:val="000000" w:themeColor="text1"/>
          <w:sz w:val="24"/>
        </w:rPr>
      </w:pPr>
      <w:r w:rsidRPr="00BB02AD">
        <w:rPr>
          <w:rFonts w:ascii="Arial" w:hAnsi="Arial" w:cs="Arial"/>
          <w:color w:val="000000" w:themeColor="text1"/>
          <w:sz w:val="24"/>
        </w:rPr>
        <w:t>表</w:t>
      </w:r>
      <w:r w:rsidRPr="00BB02AD">
        <w:rPr>
          <w:rFonts w:ascii="Arial" w:hAnsi="Arial" w:cs="Arial"/>
          <w:color w:val="000000" w:themeColor="text1"/>
          <w:sz w:val="24"/>
        </w:rPr>
        <w:fldChar w:fldCharType="begin"/>
      </w:r>
      <w:r w:rsidRPr="00BB02AD">
        <w:rPr>
          <w:rFonts w:ascii="Arial" w:hAnsi="Arial" w:cs="Arial"/>
          <w:color w:val="000000" w:themeColor="text1"/>
          <w:sz w:val="24"/>
        </w:rPr>
        <w:instrText xml:space="preserve"> STYLEREF 1 \s </w:instrText>
      </w:r>
      <w:r w:rsidRPr="00BB02AD">
        <w:rPr>
          <w:rFonts w:ascii="Arial" w:hAnsi="Arial" w:cs="Arial"/>
          <w:color w:val="000000" w:themeColor="text1"/>
          <w:sz w:val="24"/>
        </w:rPr>
        <w:fldChar w:fldCharType="separate"/>
      </w:r>
      <w:r w:rsidR="00C2385F">
        <w:rPr>
          <w:rFonts w:ascii="Arial" w:hAnsi="Arial" w:cs="Arial"/>
          <w:noProof/>
          <w:color w:val="000000" w:themeColor="text1"/>
          <w:sz w:val="24"/>
        </w:rPr>
        <w:t>2</w:t>
      </w:r>
      <w:r w:rsidRPr="00BB02AD">
        <w:rPr>
          <w:rFonts w:ascii="Arial" w:hAnsi="Arial" w:cs="Arial"/>
          <w:color w:val="000000" w:themeColor="text1"/>
          <w:sz w:val="24"/>
        </w:rPr>
        <w:fldChar w:fldCharType="end"/>
      </w:r>
      <w:r w:rsidRPr="00BB02AD">
        <w:rPr>
          <w:rFonts w:ascii="Arial" w:hAnsi="Arial" w:cs="Arial"/>
          <w:color w:val="000000" w:themeColor="text1"/>
          <w:sz w:val="24"/>
        </w:rPr>
        <w:t>.</w:t>
      </w:r>
      <w:r w:rsidRPr="00BB02AD">
        <w:rPr>
          <w:rFonts w:ascii="Arial" w:hAnsi="Arial" w:cs="Arial"/>
          <w:color w:val="000000" w:themeColor="text1"/>
          <w:sz w:val="24"/>
        </w:rPr>
        <w:fldChar w:fldCharType="begin"/>
      </w:r>
      <w:r w:rsidRPr="00BB02AD">
        <w:rPr>
          <w:rFonts w:ascii="Arial" w:hAnsi="Arial" w:cs="Arial"/>
          <w:color w:val="000000" w:themeColor="text1"/>
          <w:sz w:val="24"/>
        </w:rPr>
        <w:instrText xml:space="preserve"> SEQ </w:instrText>
      </w:r>
      <w:r w:rsidRPr="00BB02AD">
        <w:rPr>
          <w:rFonts w:ascii="Arial" w:hAnsi="Arial" w:cs="Arial"/>
          <w:color w:val="000000" w:themeColor="text1"/>
          <w:sz w:val="24"/>
        </w:rPr>
        <w:instrText>表</w:instrText>
      </w:r>
      <w:r w:rsidRPr="00BB02AD">
        <w:rPr>
          <w:rFonts w:ascii="Arial" w:hAnsi="Arial" w:cs="Arial"/>
          <w:color w:val="000000" w:themeColor="text1"/>
          <w:sz w:val="24"/>
        </w:rPr>
        <w:instrText xml:space="preserve"> \* ARABIC \s 1 </w:instrText>
      </w:r>
      <w:r w:rsidRPr="00BB02AD">
        <w:rPr>
          <w:rFonts w:ascii="Arial" w:hAnsi="Arial" w:cs="Arial"/>
          <w:color w:val="000000" w:themeColor="text1"/>
          <w:sz w:val="24"/>
        </w:rPr>
        <w:fldChar w:fldCharType="separate"/>
      </w:r>
      <w:r w:rsidR="00C2385F">
        <w:rPr>
          <w:rFonts w:ascii="Arial" w:hAnsi="Arial" w:cs="Arial"/>
          <w:noProof/>
          <w:color w:val="000000" w:themeColor="text1"/>
          <w:sz w:val="24"/>
        </w:rPr>
        <w:t>2</w:t>
      </w:r>
      <w:r w:rsidRPr="00BB02AD">
        <w:rPr>
          <w:rFonts w:ascii="Arial" w:hAnsi="Arial" w:cs="Arial"/>
          <w:color w:val="000000" w:themeColor="text1"/>
          <w:sz w:val="24"/>
        </w:rPr>
        <w:fldChar w:fldCharType="end"/>
      </w:r>
      <w:r w:rsidRPr="00BB02AD">
        <w:rPr>
          <w:rFonts w:ascii="Arial" w:hAnsi="Arial" w:cs="Arial" w:hint="eastAsia"/>
          <w:color w:val="000000" w:themeColor="text1"/>
          <w:sz w:val="24"/>
        </w:rPr>
        <w:t xml:space="preserve">　</w:t>
      </w:r>
      <w:r>
        <w:rPr>
          <w:rFonts w:ascii="Arial" w:hAnsi="Arial" w:cs="Arial" w:hint="eastAsia"/>
          <w:color w:val="000000" w:themeColor="text1"/>
          <w:sz w:val="24"/>
        </w:rPr>
        <w:t>显控软件和甲板单元水通机板的反馈命令数据体定义</w:t>
      </w:r>
    </w:p>
    <w:tbl>
      <w:tblPr>
        <w:tblStyle w:val="a4"/>
        <w:tblW w:w="0" w:type="auto"/>
        <w:tblLook w:val="04A0" w:firstRow="1" w:lastRow="0" w:firstColumn="1" w:lastColumn="0" w:noHBand="0" w:noVBand="1"/>
      </w:tblPr>
      <w:tblGrid>
        <w:gridCol w:w="704"/>
        <w:gridCol w:w="1701"/>
        <w:gridCol w:w="1247"/>
        <w:gridCol w:w="1418"/>
        <w:gridCol w:w="3685"/>
        <w:tblGridChange w:id="698">
          <w:tblGrid>
            <w:gridCol w:w="704"/>
            <w:gridCol w:w="1701"/>
            <w:gridCol w:w="1247"/>
            <w:gridCol w:w="1418"/>
            <w:gridCol w:w="3685"/>
          </w:tblGrid>
        </w:tblGridChange>
      </w:tblGrid>
      <w:tr w:rsidR="00603E31" w:rsidRPr="001A7ED1" w14:paraId="390C36CF" w14:textId="77777777" w:rsidTr="00AF23C9">
        <w:trPr>
          <w:trHeight w:val="624"/>
        </w:trPr>
        <w:tc>
          <w:tcPr>
            <w:tcW w:w="704" w:type="dxa"/>
            <w:shd w:val="pct15" w:color="auto" w:fill="auto"/>
            <w:vAlign w:val="center"/>
          </w:tcPr>
          <w:p w14:paraId="0C862A3A" w14:textId="77777777" w:rsidR="00603E31" w:rsidRPr="001A7ED1" w:rsidRDefault="00603E31" w:rsidP="00E76095">
            <w:pPr>
              <w:jc w:val="center"/>
              <w:rPr>
                <w:rFonts w:ascii="Arial" w:hAnsi="Arial" w:cs="Arial"/>
                <w:b/>
                <w:bCs/>
                <w:szCs w:val="21"/>
              </w:rPr>
            </w:pPr>
            <w:r w:rsidRPr="001A7ED1">
              <w:rPr>
                <w:rFonts w:ascii="Arial" w:hAnsi="Arial" w:cs="Arial"/>
                <w:b/>
                <w:bCs/>
                <w:szCs w:val="21"/>
              </w:rPr>
              <w:t>编号</w:t>
            </w:r>
          </w:p>
        </w:tc>
        <w:tc>
          <w:tcPr>
            <w:tcW w:w="1701" w:type="dxa"/>
            <w:shd w:val="pct15" w:color="auto" w:fill="auto"/>
            <w:vAlign w:val="center"/>
          </w:tcPr>
          <w:p w14:paraId="120EA0B5" w14:textId="77777777" w:rsidR="00603E31" w:rsidRPr="001A7ED1" w:rsidRDefault="00603E31" w:rsidP="00E76095">
            <w:pPr>
              <w:jc w:val="center"/>
              <w:rPr>
                <w:rFonts w:ascii="Arial" w:hAnsi="Arial" w:cs="Arial"/>
                <w:b/>
                <w:bCs/>
                <w:szCs w:val="21"/>
              </w:rPr>
            </w:pPr>
            <w:r w:rsidRPr="001A7ED1">
              <w:rPr>
                <w:rFonts w:ascii="Arial" w:hAnsi="Arial" w:cs="Arial"/>
                <w:b/>
                <w:bCs/>
                <w:szCs w:val="21"/>
              </w:rPr>
              <w:t>命令类型</w:t>
            </w:r>
          </w:p>
        </w:tc>
        <w:tc>
          <w:tcPr>
            <w:tcW w:w="1247" w:type="dxa"/>
            <w:shd w:val="pct15" w:color="auto" w:fill="auto"/>
            <w:vAlign w:val="center"/>
          </w:tcPr>
          <w:p w14:paraId="5637FB9C" w14:textId="77777777" w:rsidR="00603E31" w:rsidRPr="001A7ED1" w:rsidRDefault="00603E31" w:rsidP="00E76095">
            <w:pPr>
              <w:jc w:val="center"/>
              <w:rPr>
                <w:rFonts w:ascii="Arial" w:hAnsi="Arial" w:cs="Arial"/>
                <w:b/>
                <w:bCs/>
                <w:szCs w:val="21"/>
              </w:rPr>
            </w:pPr>
            <w:r w:rsidRPr="001A7ED1">
              <w:rPr>
                <w:rFonts w:ascii="Arial" w:hAnsi="Arial" w:cs="Arial"/>
                <w:b/>
                <w:bCs/>
                <w:szCs w:val="21"/>
              </w:rPr>
              <w:t>数据类型字段</w:t>
            </w:r>
          </w:p>
          <w:p w14:paraId="3CBC85A6" w14:textId="77777777" w:rsidR="00603E31" w:rsidRPr="001A7ED1" w:rsidRDefault="00603E31" w:rsidP="00E76095">
            <w:pPr>
              <w:jc w:val="center"/>
              <w:rPr>
                <w:rFonts w:ascii="Arial" w:hAnsi="Arial" w:cs="Arial"/>
                <w:b/>
                <w:bCs/>
                <w:szCs w:val="21"/>
              </w:rPr>
            </w:pPr>
            <w:r w:rsidRPr="001A7ED1">
              <w:rPr>
                <w:rFonts w:ascii="Arial" w:hAnsi="Arial" w:cs="Arial"/>
                <w:b/>
                <w:bCs/>
                <w:szCs w:val="21"/>
              </w:rPr>
              <w:t>（</w:t>
            </w:r>
            <w:r w:rsidRPr="001A7ED1">
              <w:rPr>
                <w:rFonts w:ascii="Arial" w:hAnsi="Arial" w:cs="Arial"/>
                <w:b/>
                <w:bCs/>
                <w:szCs w:val="21"/>
              </w:rPr>
              <w:t>1</w:t>
            </w:r>
            <w:r w:rsidRPr="001A7ED1">
              <w:rPr>
                <w:rFonts w:ascii="Arial" w:hAnsi="Arial" w:cs="Arial"/>
                <w:b/>
                <w:bCs/>
                <w:szCs w:val="21"/>
              </w:rPr>
              <w:t>字节）</w:t>
            </w:r>
          </w:p>
        </w:tc>
        <w:tc>
          <w:tcPr>
            <w:tcW w:w="1418" w:type="dxa"/>
            <w:shd w:val="pct15" w:color="auto" w:fill="auto"/>
            <w:vAlign w:val="center"/>
          </w:tcPr>
          <w:p w14:paraId="275FF7BD" w14:textId="77777777" w:rsidR="00603E31" w:rsidRPr="001A7ED1" w:rsidRDefault="00603E31" w:rsidP="00E76095">
            <w:pPr>
              <w:jc w:val="center"/>
              <w:rPr>
                <w:rFonts w:ascii="Arial" w:hAnsi="Arial" w:cs="Arial"/>
                <w:b/>
                <w:bCs/>
                <w:szCs w:val="21"/>
              </w:rPr>
            </w:pPr>
            <w:r w:rsidRPr="001A7ED1">
              <w:rPr>
                <w:rFonts w:ascii="Arial" w:hAnsi="Arial" w:cs="Arial"/>
                <w:b/>
                <w:bCs/>
                <w:szCs w:val="21"/>
              </w:rPr>
              <w:t>数据体长度字段</w:t>
            </w:r>
          </w:p>
          <w:p w14:paraId="27AFDD9C" w14:textId="77777777" w:rsidR="00603E31" w:rsidRPr="001A7ED1" w:rsidRDefault="00603E31" w:rsidP="00E76095">
            <w:pPr>
              <w:jc w:val="center"/>
              <w:rPr>
                <w:rFonts w:ascii="Arial" w:hAnsi="Arial" w:cs="Arial"/>
                <w:b/>
                <w:bCs/>
                <w:szCs w:val="21"/>
              </w:rPr>
            </w:pPr>
            <w:r w:rsidRPr="001A7ED1">
              <w:rPr>
                <w:rFonts w:ascii="Arial" w:hAnsi="Arial" w:cs="Arial"/>
                <w:b/>
                <w:bCs/>
                <w:szCs w:val="21"/>
              </w:rPr>
              <w:t>（</w:t>
            </w:r>
            <w:r w:rsidRPr="001A7ED1">
              <w:rPr>
                <w:rFonts w:ascii="Arial" w:hAnsi="Arial" w:cs="Arial"/>
                <w:b/>
                <w:bCs/>
                <w:szCs w:val="21"/>
              </w:rPr>
              <w:t>1</w:t>
            </w:r>
            <w:r w:rsidRPr="001A7ED1">
              <w:rPr>
                <w:rFonts w:ascii="Arial" w:hAnsi="Arial" w:cs="Arial"/>
                <w:b/>
                <w:bCs/>
                <w:szCs w:val="21"/>
              </w:rPr>
              <w:t>字节）</w:t>
            </w:r>
          </w:p>
        </w:tc>
        <w:tc>
          <w:tcPr>
            <w:tcW w:w="3685" w:type="dxa"/>
            <w:shd w:val="pct15" w:color="auto" w:fill="auto"/>
            <w:vAlign w:val="center"/>
          </w:tcPr>
          <w:p w14:paraId="20D57C3F" w14:textId="77777777" w:rsidR="00603E31" w:rsidRPr="001A7ED1" w:rsidRDefault="00603E31" w:rsidP="00E76095">
            <w:pPr>
              <w:jc w:val="center"/>
              <w:rPr>
                <w:rFonts w:ascii="Arial" w:hAnsi="Arial" w:cs="Arial"/>
                <w:b/>
                <w:bCs/>
                <w:szCs w:val="21"/>
              </w:rPr>
            </w:pPr>
            <w:r w:rsidRPr="001A7ED1">
              <w:rPr>
                <w:rFonts w:ascii="Arial" w:hAnsi="Arial" w:cs="Arial"/>
                <w:b/>
                <w:bCs/>
                <w:szCs w:val="21"/>
              </w:rPr>
              <w:t>数据体内容</w:t>
            </w:r>
          </w:p>
        </w:tc>
      </w:tr>
      <w:tr w:rsidR="00603E31" w:rsidRPr="001A7ED1" w14:paraId="1225C17E" w14:textId="77777777" w:rsidTr="00AF23C9">
        <w:trPr>
          <w:trHeight w:val="624"/>
        </w:trPr>
        <w:tc>
          <w:tcPr>
            <w:tcW w:w="8755" w:type="dxa"/>
            <w:gridSpan w:val="5"/>
            <w:vAlign w:val="center"/>
          </w:tcPr>
          <w:p w14:paraId="249F6656" w14:textId="7E7BE30A" w:rsidR="00603E31" w:rsidRPr="001A7ED1" w:rsidRDefault="00876C2C" w:rsidP="00E76095">
            <w:pPr>
              <w:jc w:val="center"/>
              <w:rPr>
                <w:rFonts w:ascii="Arial" w:hAnsi="Arial" w:cs="Arial"/>
                <w:szCs w:val="21"/>
              </w:rPr>
            </w:pPr>
            <w:r>
              <w:rPr>
                <w:rFonts w:ascii="Arial" w:hAnsi="Arial" w:cs="Arial" w:hint="eastAsia"/>
                <w:szCs w:val="21"/>
              </w:rPr>
              <w:t>甲板单元</w:t>
            </w:r>
            <w:r w:rsidRPr="00550946">
              <w:rPr>
                <w:rFonts w:ascii="Arial" w:hAnsi="Arial" w:cs="Arial"/>
                <w:szCs w:val="21"/>
              </w:rPr>
              <w:t>水通</w:t>
            </w:r>
            <w:r>
              <w:rPr>
                <w:rFonts w:ascii="Arial" w:hAnsi="Arial" w:cs="Arial" w:hint="eastAsia"/>
                <w:szCs w:val="21"/>
              </w:rPr>
              <w:t>机板</w:t>
            </w:r>
            <w:r w:rsidR="00603E31" w:rsidRPr="001A7ED1">
              <w:rPr>
                <w:rFonts w:ascii="Arial" w:hAnsi="Arial" w:cs="Arial"/>
                <w:szCs w:val="21"/>
              </w:rPr>
              <w:t>反馈</w:t>
            </w:r>
            <w:r w:rsidR="00603E31">
              <w:rPr>
                <w:rFonts w:ascii="Arial" w:hAnsi="Arial" w:cs="Arial" w:hint="eastAsia"/>
                <w:szCs w:val="21"/>
              </w:rPr>
              <w:t>显控软件</w:t>
            </w:r>
            <w:r w:rsidR="00603E31" w:rsidRPr="001A7ED1">
              <w:rPr>
                <w:rFonts w:ascii="Arial" w:hAnsi="Arial" w:cs="Arial"/>
                <w:szCs w:val="21"/>
              </w:rPr>
              <w:t>命令</w:t>
            </w:r>
          </w:p>
        </w:tc>
      </w:tr>
      <w:tr w:rsidR="00603E31" w:rsidRPr="001A7ED1" w14:paraId="741A4791" w14:textId="77777777" w:rsidTr="00AF23C9">
        <w:trPr>
          <w:trHeight w:val="274"/>
        </w:trPr>
        <w:tc>
          <w:tcPr>
            <w:tcW w:w="704" w:type="dxa"/>
            <w:vAlign w:val="center"/>
          </w:tcPr>
          <w:p w14:paraId="4D7CC6DB" w14:textId="77777777" w:rsidR="00603E31" w:rsidRPr="001A7ED1" w:rsidRDefault="00603E31" w:rsidP="00E76095">
            <w:pPr>
              <w:jc w:val="center"/>
              <w:rPr>
                <w:rFonts w:ascii="Arial" w:hAnsi="Arial" w:cs="Arial"/>
                <w:szCs w:val="21"/>
              </w:rPr>
            </w:pPr>
            <w:r w:rsidRPr="001A7ED1">
              <w:rPr>
                <w:rFonts w:ascii="Arial" w:hAnsi="Arial" w:cs="Arial"/>
                <w:szCs w:val="21"/>
              </w:rPr>
              <w:t>1</w:t>
            </w:r>
          </w:p>
        </w:tc>
        <w:tc>
          <w:tcPr>
            <w:tcW w:w="1701" w:type="dxa"/>
            <w:vAlign w:val="center"/>
          </w:tcPr>
          <w:p w14:paraId="46E58F5B" w14:textId="105A6789" w:rsidR="00603E31" w:rsidRPr="001A7ED1" w:rsidRDefault="00603E31" w:rsidP="00E76095">
            <w:pPr>
              <w:jc w:val="center"/>
              <w:rPr>
                <w:rFonts w:ascii="Arial" w:hAnsi="Arial" w:cs="Arial"/>
                <w:szCs w:val="21"/>
              </w:rPr>
            </w:pPr>
            <w:r>
              <w:rPr>
                <w:rFonts w:ascii="Arial" w:hAnsi="Arial" w:cs="Arial" w:hint="eastAsia"/>
                <w:szCs w:val="21"/>
              </w:rPr>
              <w:t>潜标</w:t>
            </w:r>
            <w:ins w:id="699" w:author="Microsoft Office User" w:date="2023-06-08T13:48:00Z">
              <w:r w:rsidR="00AE423A">
                <w:rPr>
                  <w:rFonts w:ascii="Arial" w:hAnsi="Arial" w:cs="Arial" w:hint="eastAsia"/>
                  <w:szCs w:val="21"/>
                </w:rPr>
                <w:t>水通机</w:t>
              </w:r>
            </w:ins>
            <w:r w:rsidRPr="001A7ED1">
              <w:rPr>
                <w:rFonts w:ascii="Arial" w:hAnsi="Arial" w:cs="Arial"/>
                <w:szCs w:val="21"/>
              </w:rPr>
              <w:t>唤醒命令的反馈命令</w:t>
            </w:r>
          </w:p>
        </w:tc>
        <w:tc>
          <w:tcPr>
            <w:tcW w:w="1247" w:type="dxa"/>
            <w:vAlign w:val="center"/>
          </w:tcPr>
          <w:p w14:paraId="6FB9810E" w14:textId="77777777" w:rsidR="00603E31" w:rsidRPr="001A7ED1" w:rsidRDefault="00603E31" w:rsidP="00E76095">
            <w:pPr>
              <w:jc w:val="center"/>
              <w:rPr>
                <w:rFonts w:ascii="Arial" w:hAnsi="Arial" w:cs="Arial"/>
                <w:szCs w:val="21"/>
              </w:rPr>
            </w:pPr>
            <w:r>
              <w:rPr>
                <w:rFonts w:ascii="Arial" w:hAnsi="Arial" w:cs="Arial"/>
                <w:szCs w:val="21"/>
              </w:rPr>
              <w:t>0x</w:t>
            </w:r>
            <w:r w:rsidRPr="001A7ED1">
              <w:rPr>
                <w:rFonts w:ascii="Arial" w:hAnsi="Arial" w:cs="Arial"/>
                <w:szCs w:val="21"/>
              </w:rPr>
              <w:t>11</w:t>
            </w:r>
          </w:p>
        </w:tc>
        <w:tc>
          <w:tcPr>
            <w:tcW w:w="1418" w:type="dxa"/>
            <w:vAlign w:val="center"/>
          </w:tcPr>
          <w:p w14:paraId="3A98DE9D" w14:textId="77777777" w:rsidR="00603E31" w:rsidRPr="001A7ED1" w:rsidRDefault="00603E31" w:rsidP="00E76095">
            <w:pPr>
              <w:jc w:val="center"/>
              <w:rPr>
                <w:rFonts w:ascii="Arial" w:hAnsi="Arial" w:cs="Arial"/>
                <w:szCs w:val="21"/>
              </w:rPr>
            </w:pPr>
            <w:r w:rsidRPr="001A7ED1">
              <w:rPr>
                <w:rFonts w:ascii="Arial" w:hAnsi="Arial" w:cs="Arial"/>
                <w:szCs w:val="21"/>
              </w:rPr>
              <w:t>0x02</w:t>
            </w:r>
          </w:p>
        </w:tc>
        <w:tc>
          <w:tcPr>
            <w:tcW w:w="3685" w:type="dxa"/>
          </w:tcPr>
          <w:p w14:paraId="15A0EF80" w14:textId="77777777" w:rsidR="00603E31" w:rsidRPr="001A7ED1" w:rsidRDefault="00603E31" w:rsidP="00E76095">
            <w:pPr>
              <w:rPr>
                <w:rFonts w:ascii="Arial" w:hAnsi="Arial" w:cs="Arial"/>
                <w:szCs w:val="21"/>
              </w:rPr>
            </w:pPr>
            <w:r w:rsidRPr="001A7ED1">
              <w:rPr>
                <w:rFonts w:ascii="Arial" w:hAnsi="Arial" w:cs="Arial"/>
                <w:szCs w:val="21"/>
              </w:rPr>
              <w:t>字段长度：</w:t>
            </w:r>
            <w:r w:rsidRPr="001A7ED1">
              <w:rPr>
                <w:rFonts w:ascii="Arial" w:hAnsi="Arial" w:cs="Arial"/>
                <w:szCs w:val="21"/>
              </w:rPr>
              <w:t>2</w:t>
            </w:r>
            <w:r w:rsidRPr="001A7ED1">
              <w:rPr>
                <w:rFonts w:ascii="Arial" w:hAnsi="Arial" w:cs="Arial"/>
                <w:szCs w:val="21"/>
              </w:rPr>
              <w:t>字节</w:t>
            </w:r>
          </w:p>
          <w:p w14:paraId="5A10B965" w14:textId="1DC0F136" w:rsidR="00603E31" w:rsidRPr="001A7ED1" w:rsidRDefault="00603E31" w:rsidP="00E76095">
            <w:pPr>
              <w:rPr>
                <w:rFonts w:ascii="Arial" w:hAnsi="Arial" w:cs="Arial"/>
                <w:szCs w:val="21"/>
              </w:rPr>
            </w:pPr>
            <w:r w:rsidRPr="001A7ED1">
              <w:rPr>
                <w:rFonts w:ascii="Arial" w:hAnsi="Arial" w:cs="Arial"/>
                <w:szCs w:val="21"/>
              </w:rPr>
              <w:t>第</w:t>
            </w:r>
            <w:r w:rsidRPr="001A7ED1">
              <w:rPr>
                <w:rFonts w:ascii="Arial" w:hAnsi="Arial" w:cs="Arial"/>
                <w:szCs w:val="21"/>
              </w:rPr>
              <w:t>1</w:t>
            </w:r>
            <w:r w:rsidRPr="001A7ED1">
              <w:rPr>
                <w:rFonts w:ascii="Arial" w:hAnsi="Arial" w:cs="Arial"/>
                <w:szCs w:val="21"/>
              </w:rPr>
              <w:t>字节：响应命令类型（</w:t>
            </w:r>
            <w:r w:rsidRPr="001A7ED1">
              <w:rPr>
                <w:rFonts w:ascii="Arial" w:hAnsi="Arial" w:cs="Arial"/>
                <w:szCs w:val="21"/>
              </w:rPr>
              <w:t>0x01</w:t>
            </w:r>
            <w:r w:rsidRPr="001A7ED1">
              <w:rPr>
                <w:rFonts w:ascii="Arial" w:hAnsi="Arial" w:cs="Arial"/>
                <w:szCs w:val="21"/>
              </w:rPr>
              <w:t>）</w:t>
            </w:r>
            <w:r w:rsidR="00180F1F">
              <w:rPr>
                <w:rFonts w:ascii="Arial" w:hAnsi="Arial" w:cs="Arial" w:hint="eastAsia"/>
                <w:szCs w:val="21"/>
              </w:rPr>
              <w:t>；</w:t>
            </w:r>
          </w:p>
          <w:p w14:paraId="4EA544DD" w14:textId="77777777" w:rsidR="00603E31" w:rsidRPr="001A7ED1" w:rsidRDefault="00603E31" w:rsidP="00E76095">
            <w:pPr>
              <w:rPr>
                <w:rFonts w:ascii="Arial" w:hAnsi="Arial" w:cs="Arial"/>
                <w:szCs w:val="21"/>
              </w:rPr>
            </w:pPr>
            <w:r w:rsidRPr="001A7ED1">
              <w:rPr>
                <w:rFonts w:ascii="Arial" w:hAnsi="Arial" w:cs="Arial"/>
                <w:szCs w:val="21"/>
              </w:rPr>
              <w:t>第</w:t>
            </w:r>
            <w:r w:rsidRPr="001A7ED1">
              <w:rPr>
                <w:rFonts w:ascii="Arial" w:hAnsi="Arial" w:cs="Arial"/>
                <w:szCs w:val="21"/>
              </w:rPr>
              <w:t>2</w:t>
            </w:r>
            <w:r w:rsidRPr="001A7ED1">
              <w:rPr>
                <w:rFonts w:ascii="Arial" w:hAnsi="Arial" w:cs="Arial"/>
                <w:szCs w:val="21"/>
              </w:rPr>
              <w:t>字节：</w:t>
            </w:r>
          </w:p>
          <w:p w14:paraId="354F9EB7" w14:textId="1EA4AB8C" w:rsidR="00603E31" w:rsidRPr="001A7ED1" w:rsidRDefault="00603E31" w:rsidP="00E76095">
            <w:pPr>
              <w:rPr>
                <w:rFonts w:ascii="Arial" w:hAnsi="Arial" w:cs="Arial"/>
                <w:szCs w:val="21"/>
              </w:rPr>
            </w:pPr>
            <w:r w:rsidRPr="001A7ED1">
              <w:rPr>
                <w:rFonts w:ascii="Arial" w:hAnsi="Arial" w:cs="Arial"/>
                <w:szCs w:val="21"/>
              </w:rPr>
              <w:t>0x00</w:t>
            </w:r>
            <w:r w:rsidRPr="001A7ED1">
              <w:rPr>
                <w:rFonts w:ascii="Arial" w:hAnsi="Arial" w:cs="Arial"/>
                <w:szCs w:val="21"/>
              </w:rPr>
              <w:t>：</w:t>
            </w:r>
            <w:r>
              <w:rPr>
                <w:rFonts w:ascii="Arial" w:hAnsi="Arial" w:cs="Arial" w:hint="eastAsia"/>
                <w:szCs w:val="21"/>
              </w:rPr>
              <w:t>潜标</w:t>
            </w:r>
            <w:ins w:id="700" w:author="Microsoft Office User" w:date="2023-06-08T13:48:00Z">
              <w:r w:rsidR="00AE423A">
                <w:rPr>
                  <w:rFonts w:ascii="Arial" w:hAnsi="Arial" w:cs="Arial" w:hint="eastAsia"/>
                  <w:szCs w:val="21"/>
                </w:rPr>
                <w:t>水通机</w:t>
              </w:r>
            </w:ins>
            <w:r w:rsidRPr="001A7ED1">
              <w:rPr>
                <w:rFonts w:ascii="Arial" w:hAnsi="Arial" w:cs="Arial"/>
                <w:szCs w:val="21"/>
              </w:rPr>
              <w:t>唤醒成功；</w:t>
            </w:r>
          </w:p>
          <w:p w14:paraId="4A889072" w14:textId="251E830E" w:rsidR="00603E31" w:rsidRPr="001A7ED1" w:rsidRDefault="00603E31" w:rsidP="00E76095">
            <w:pPr>
              <w:rPr>
                <w:rFonts w:ascii="Arial" w:hAnsi="Arial" w:cs="Arial"/>
                <w:szCs w:val="21"/>
              </w:rPr>
            </w:pPr>
            <w:r w:rsidRPr="001A7ED1">
              <w:rPr>
                <w:rFonts w:ascii="Arial" w:hAnsi="Arial" w:cs="Arial"/>
                <w:szCs w:val="21"/>
              </w:rPr>
              <w:t>0x01</w:t>
            </w:r>
            <w:r w:rsidRPr="001A7ED1">
              <w:rPr>
                <w:rFonts w:ascii="Arial" w:hAnsi="Arial" w:cs="Arial"/>
                <w:szCs w:val="21"/>
              </w:rPr>
              <w:t>：</w:t>
            </w:r>
            <w:r>
              <w:rPr>
                <w:rFonts w:ascii="Arial" w:hAnsi="Arial" w:cs="Arial" w:hint="eastAsia"/>
                <w:szCs w:val="21"/>
              </w:rPr>
              <w:t>潜标</w:t>
            </w:r>
            <w:ins w:id="701" w:author="Microsoft Office User" w:date="2023-06-08T13:48:00Z">
              <w:r w:rsidR="00AE423A">
                <w:rPr>
                  <w:rFonts w:ascii="Arial" w:hAnsi="Arial" w:cs="Arial" w:hint="eastAsia"/>
                  <w:szCs w:val="21"/>
                </w:rPr>
                <w:t>水通机</w:t>
              </w:r>
            </w:ins>
            <w:r w:rsidRPr="001A7ED1">
              <w:rPr>
                <w:rFonts w:ascii="Arial" w:hAnsi="Arial" w:cs="Arial"/>
                <w:szCs w:val="21"/>
              </w:rPr>
              <w:t>唤醒异常；</w:t>
            </w:r>
          </w:p>
        </w:tc>
      </w:tr>
      <w:tr w:rsidR="00603E31" w:rsidRPr="001A7ED1" w:rsidDel="00871ED3" w14:paraId="02AA6D21" w14:textId="6F41FBE4" w:rsidTr="00AF23C9">
        <w:trPr>
          <w:trHeight w:val="1763"/>
          <w:del w:id="702" w:author="Microsoft Office User" w:date="2023-06-09T15:02:00Z"/>
        </w:trPr>
        <w:tc>
          <w:tcPr>
            <w:tcW w:w="704" w:type="dxa"/>
            <w:vAlign w:val="center"/>
          </w:tcPr>
          <w:p w14:paraId="2F3883EE" w14:textId="020BBE3D" w:rsidR="00603E31" w:rsidRPr="001A7ED1" w:rsidDel="00871ED3" w:rsidRDefault="00603E31" w:rsidP="00E76095">
            <w:pPr>
              <w:jc w:val="center"/>
              <w:rPr>
                <w:del w:id="703" w:author="Microsoft Office User" w:date="2023-06-09T15:02:00Z"/>
                <w:rFonts w:ascii="Arial" w:hAnsi="Arial" w:cs="Arial"/>
                <w:szCs w:val="21"/>
              </w:rPr>
            </w:pPr>
            <w:del w:id="704" w:author="Microsoft Office User" w:date="2023-06-09T15:02:00Z">
              <w:r w:rsidRPr="001A7ED1" w:rsidDel="00871ED3">
                <w:rPr>
                  <w:rFonts w:ascii="Arial" w:hAnsi="Arial" w:cs="Arial"/>
                  <w:szCs w:val="21"/>
                </w:rPr>
                <w:delText>2</w:delText>
              </w:r>
            </w:del>
          </w:p>
        </w:tc>
        <w:tc>
          <w:tcPr>
            <w:tcW w:w="1701" w:type="dxa"/>
            <w:vAlign w:val="center"/>
          </w:tcPr>
          <w:p w14:paraId="262A1DD9" w14:textId="131F32AA" w:rsidR="00603E31" w:rsidRPr="001A7ED1" w:rsidDel="00871ED3" w:rsidRDefault="00603E31" w:rsidP="00E76095">
            <w:pPr>
              <w:jc w:val="center"/>
              <w:rPr>
                <w:del w:id="705" w:author="Microsoft Office User" w:date="2023-06-09T15:02:00Z"/>
                <w:rFonts w:ascii="Arial" w:hAnsi="Arial" w:cs="Arial"/>
                <w:szCs w:val="21"/>
              </w:rPr>
            </w:pPr>
            <w:del w:id="706" w:author="Microsoft Office User" w:date="2023-06-09T15:02:00Z">
              <w:r w:rsidDel="00871ED3">
                <w:rPr>
                  <w:rFonts w:ascii="Arial" w:hAnsi="Arial" w:cs="Arial" w:hint="eastAsia"/>
                  <w:szCs w:val="21"/>
                </w:rPr>
                <w:delText>潜标</w:delText>
              </w:r>
              <w:r w:rsidRPr="001A7ED1" w:rsidDel="00871ED3">
                <w:rPr>
                  <w:rFonts w:ascii="Arial" w:hAnsi="Arial" w:cs="Arial"/>
                  <w:szCs w:val="21"/>
                </w:rPr>
                <w:delText>休眠命令的反馈命令</w:delText>
              </w:r>
            </w:del>
          </w:p>
        </w:tc>
        <w:tc>
          <w:tcPr>
            <w:tcW w:w="1247" w:type="dxa"/>
            <w:vAlign w:val="center"/>
          </w:tcPr>
          <w:p w14:paraId="38C7E640" w14:textId="072B40DA" w:rsidR="00603E31" w:rsidRPr="001A7ED1" w:rsidDel="00871ED3" w:rsidRDefault="00603E31" w:rsidP="00E76095">
            <w:pPr>
              <w:jc w:val="center"/>
              <w:rPr>
                <w:del w:id="707" w:author="Microsoft Office User" w:date="2023-06-09T15:02:00Z"/>
                <w:rFonts w:ascii="Arial" w:hAnsi="Arial" w:cs="Arial"/>
                <w:szCs w:val="21"/>
              </w:rPr>
            </w:pPr>
            <w:del w:id="708" w:author="Microsoft Office User" w:date="2023-06-09T15:02:00Z">
              <w:r w:rsidDel="00871ED3">
                <w:rPr>
                  <w:rFonts w:ascii="Arial" w:hAnsi="Arial" w:cs="Arial"/>
                  <w:szCs w:val="21"/>
                </w:rPr>
                <w:delText>0x</w:delText>
              </w:r>
              <w:r w:rsidRPr="001A7ED1" w:rsidDel="00871ED3">
                <w:rPr>
                  <w:rFonts w:ascii="Arial" w:hAnsi="Arial" w:cs="Arial"/>
                  <w:szCs w:val="21"/>
                </w:rPr>
                <w:delText>11</w:delText>
              </w:r>
            </w:del>
          </w:p>
        </w:tc>
        <w:tc>
          <w:tcPr>
            <w:tcW w:w="1418" w:type="dxa"/>
            <w:vAlign w:val="center"/>
          </w:tcPr>
          <w:p w14:paraId="67D8E59C" w14:textId="04890CA5" w:rsidR="00603E31" w:rsidRPr="001A7ED1" w:rsidDel="00871ED3" w:rsidRDefault="00603E31" w:rsidP="00E76095">
            <w:pPr>
              <w:jc w:val="center"/>
              <w:rPr>
                <w:del w:id="709" w:author="Microsoft Office User" w:date="2023-06-09T15:02:00Z"/>
                <w:rFonts w:ascii="Arial" w:hAnsi="Arial" w:cs="Arial"/>
                <w:szCs w:val="21"/>
              </w:rPr>
            </w:pPr>
            <w:del w:id="710" w:author="Microsoft Office User" w:date="2023-06-09T15:02:00Z">
              <w:r w:rsidRPr="001A7ED1" w:rsidDel="00871ED3">
                <w:rPr>
                  <w:rFonts w:ascii="Arial" w:hAnsi="Arial" w:cs="Arial"/>
                  <w:szCs w:val="21"/>
                </w:rPr>
                <w:delText>0x02</w:delText>
              </w:r>
            </w:del>
          </w:p>
        </w:tc>
        <w:tc>
          <w:tcPr>
            <w:tcW w:w="3685" w:type="dxa"/>
            <w:vAlign w:val="center"/>
          </w:tcPr>
          <w:p w14:paraId="06ED9300" w14:textId="4746E4B8" w:rsidR="00603E31" w:rsidRPr="001A7ED1" w:rsidDel="00871ED3" w:rsidRDefault="00603E31" w:rsidP="00E76095">
            <w:pPr>
              <w:rPr>
                <w:del w:id="711" w:author="Microsoft Office User" w:date="2023-06-09T15:02:00Z"/>
                <w:rFonts w:ascii="Arial" w:hAnsi="Arial" w:cs="Arial"/>
                <w:szCs w:val="21"/>
              </w:rPr>
            </w:pPr>
            <w:del w:id="712" w:author="Microsoft Office User" w:date="2023-06-09T15:02:00Z">
              <w:r w:rsidRPr="001A7ED1" w:rsidDel="00871ED3">
                <w:rPr>
                  <w:rFonts w:ascii="Arial" w:hAnsi="Arial" w:cs="Arial"/>
                  <w:szCs w:val="21"/>
                </w:rPr>
                <w:delText>字段长度：</w:delText>
              </w:r>
              <w:r w:rsidRPr="001A7ED1" w:rsidDel="00871ED3">
                <w:rPr>
                  <w:rFonts w:ascii="Arial" w:hAnsi="Arial" w:cs="Arial"/>
                  <w:szCs w:val="21"/>
                </w:rPr>
                <w:delText>2</w:delText>
              </w:r>
              <w:r w:rsidRPr="001A7ED1" w:rsidDel="00871ED3">
                <w:rPr>
                  <w:rFonts w:ascii="Arial" w:hAnsi="Arial" w:cs="Arial"/>
                  <w:szCs w:val="21"/>
                </w:rPr>
                <w:delText>字节</w:delText>
              </w:r>
            </w:del>
          </w:p>
          <w:p w14:paraId="632D2E1B" w14:textId="1D55F2CA" w:rsidR="00603E31" w:rsidRPr="001A7ED1" w:rsidDel="00871ED3" w:rsidRDefault="00603E31" w:rsidP="00E76095">
            <w:pPr>
              <w:rPr>
                <w:del w:id="713" w:author="Microsoft Office User" w:date="2023-06-09T15:02:00Z"/>
                <w:rFonts w:ascii="Arial" w:hAnsi="Arial" w:cs="Arial"/>
                <w:szCs w:val="21"/>
              </w:rPr>
            </w:pPr>
            <w:del w:id="714" w:author="Microsoft Office User" w:date="2023-06-09T15:02:00Z">
              <w:r w:rsidRPr="001A7ED1" w:rsidDel="00871ED3">
                <w:rPr>
                  <w:rFonts w:ascii="Arial" w:hAnsi="Arial" w:cs="Arial"/>
                  <w:szCs w:val="21"/>
                </w:rPr>
                <w:delText>第</w:delText>
              </w:r>
              <w:r w:rsidRPr="001A7ED1" w:rsidDel="00871ED3">
                <w:rPr>
                  <w:rFonts w:ascii="Arial" w:hAnsi="Arial" w:cs="Arial"/>
                  <w:szCs w:val="21"/>
                </w:rPr>
                <w:delText>1</w:delText>
              </w:r>
              <w:r w:rsidRPr="001A7ED1" w:rsidDel="00871ED3">
                <w:rPr>
                  <w:rFonts w:ascii="Arial" w:hAnsi="Arial" w:cs="Arial"/>
                  <w:szCs w:val="21"/>
                </w:rPr>
                <w:delText>字节：响应命令类型（</w:delText>
              </w:r>
              <w:r w:rsidRPr="001A7ED1" w:rsidDel="00871ED3">
                <w:rPr>
                  <w:rFonts w:ascii="Arial" w:hAnsi="Arial" w:cs="Arial"/>
                  <w:szCs w:val="21"/>
                </w:rPr>
                <w:delText>0x02</w:delText>
              </w:r>
              <w:r w:rsidRPr="001A7ED1" w:rsidDel="00871ED3">
                <w:rPr>
                  <w:rFonts w:ascii="Arial" w:hAnsi="Arial" w:cs="Arial"/>
                  <w:szCs w:val="21"/>
                </w:rPr>
                <w:delText>）</w:delText>
              </w:r>
              <w:r w:rsidR="00180F1F" w:rsidDel="00871ED3">
                <w:rPr>
                  <w:rFonts w:ascii="Arial" w:hAnsi="Arial" w:cs="Arial" w:hint="eastAsia"/>
                  <w:szCs w:val="21"/>
                </w:rPr>
                <w:delText>；</w:delText>
              </w:r>
            </w:del>
          </w:p>
          <w:p w14:paraId="574EAA1C" w14:textId="4EEC2CB7" w:rsidR="00603E31" w:rsidRPr="001A7ED1" w:rsidDel="00871ED3" w:rsidRDefault="00603E31" w:rsidP="00E76095">
            <w:pPr>
              <w:rPr>
                <w:del w:id="715" w:author="Microsoft Office User" w:date="2023-06-09T15:02:00Z"/>
                <w:rFonts w:ascii="Arial" w:hAnsi="Arial" w:cs="Arial"/>
                <w:szCs w:val="21"/>
              </w:rPr>
            </w:pPr>
            <w:del w:id="716" w:author="Microsoft Office User" w:date="2023-06-09T15:02:00Z">
              <w:r w:rsidRPr="001A7ED1" w:rsidDel="00871ED3">
                <w:rPr>
                  <w:rFonts w:ascii="Arial" w:hAnsi="Arial" w:cs="Arial"/>
                  <w:szCs w:val="21"/>
                </w:rPr>
                <w:delText>第</w:delText>
              </w:r>
              <w:r w:rsidRPr="001A7ED1" w:rsidDel="00871ED3">
                <w:rPr>
                  <w:rFonts w:ascii="Arial" w:hAnsi="Arial" w:cs="Arial"/>
                  <w:szCs w:val="21"/>
                </w:rPr>
                <w:delText>2</w:delText>
              </w:r>
              <w:r w:rsidRPr="001A7ED1" w:rsidDel="00871ED3">
                <w:rPr>
                  <w:rFonts w:ascii="Arial" w:hAnsi="Arial" w:cs="Arial"/>
                  <w:szCs w:val="21"/>
                </w:rPr>
                <w:delText>字节：</w:delText>
              </w:r>
            </w:del>
          </w:p>
          <w:p w14:paraId="7FE0C803" w14:textId="7A77CF31" w:rsidR="00603E31" w:rsidRPr="001A7ED1" w:rsidDel="00871ED3" w:rsidRDefault="00603E31" w:rsidP="00E76095">
            <w:pPr>
              <w:rPr>
                <w:del w:id="717" w:author="Microsoft Office User" w:date="2023-06-09T15:02:00Z"/>
                <w:rFonts w:ascii="Arial" w:hAnsi="Arial" w:cs="Arial"/>
                <w:szCs w:val="21"/>
              </w:rPr>
            </w:pPr>
            <w:del w:id="718" w:author="Microsoft Office User" w:date="2023-06-09T15:02:00Z">
              <w:r w:rsidRPr="001A7ED1" w:rsidDel="00871ED3">
                <w:rPr>
                  <w:rFonts w:ascii="Arial" w:hAnsi="Arial" w:cs="Arial"/>
                  <w:szCs w:val="21"/>
                </w:rPr>
                <w:delText>0x00</w:delText>
              </w:r>
              <w:r w:rsidRPr="001A7ED1" w:rsidDel="00871ED3">
                <w:rPr>
                  <w:rFonts w:ascii="Arial" w:hAnsi="Arial" w:cs="Arial"/>
                  <w:szCs w:val="21"/>
                </w:rPr>
                <w:delText>：</w:delText>
              </w:r>
              <w:r w:rsidDel="00871ED3">
                <w:rPr>
                  <w:rFonts w:ascii="Arial" w:hAnsi="Arial" w:cs="Arial" w:hint="eastAsia"/>
                  <w:szCs w:val="21"/>
                </w:rPr>
                <w:delText>潜标</w:delText>
              </w:r>
              <w:r w:rsidRPr="001A7ED1" w:rsidDel="00871ED3">
                <w:rPr>
                  <w:rFonts w:ascii="Arial" w:hAnsi="Arial" w:cs="Arial"/>
                  <w:szCs w:val="21"/>
                </w:rPr>
                <w:delText>休眠成功；</w:delText>
              </w:r>
            </w:del>
          </w:p>
          <w:p w14:paraId="6D66251B" w14:textId="44F7BE07" w:rsidR="00603E31" w:rsidRPr="001A7ED1" w:rsidDel="00871ED3" w:rsidRDefault="00603E31" w:rsidP="00E76095">
            <w:pPr>
              <w:rPr>
                <w:del w:id="719" w:author="Microsoft Office User" w:date="2023-06-09T15:02:00Z"/>
                <w:rFonts w:ascii="Arial" w:hAnsi="Arial" w:cs="Arial"/>
                <w:szCs w:val="21"/>
              </w:rPr>
            </w:pPr>
            <w:del w:id="720" w:author="Microsoft Office User" w:date="2023-06-09T15:02:00Z">
              <w:r w:rsidRPr="001A7ED1" w:rsidDel="00871ED3">
                <w:rPr>
                  <w:rFonts w:ascii="Arial" w:hAnsi="Arial" w:cs="Arial"/>
                  <w:szCs w:val="21"/>
                </w:rPr>
                <w:delText>0x01</w:delText>
              </w:r>
              <w:r w:rsidRPr="001A7ED1" w:rsidDel="00871ED3">
                <w:rPr>
                  <w:rFonts w:ascii="Arial" w:hAnsi="Arial" w:cs="Arial"/>
                  <w:szCs w:val="21"/>
                </w:rPr>
                <w:delText>：</w:delText>
              </w:r>
              <w:r w:rsidDel="00871ED3">
                <w:rPr>
                  <w:rFonts w:ascii="Arial" w:hAnsi="Arial" w:cs="Arial" w:hint="eastAsia"/>
                  <w:szCs w:val="21"/>
                </w:rPr>
                <w:delText>潜标</w:delText>
              </w:r>
              <w:r w:rsidRPr="001A7ED1" w:rsidDel="00871ED3">
                <w:rPr>
                  <w:rFonts w:ascii="Arial" w:hAnsi="Arial" w:cs="Arial"/>
                  <w:szCs w:val="21"/>
                </w:rPr>
                <w:delText>休眠异常；</w:delText>
              </w:r>
            </w:del>
          </w:p>
        </w:tc>
      </w:tr>
      <w:tr w:rsidR="00603E31" w:rsidRPr="001A7ED1" w14:paraId="4A4A51B9" w14:textId="77777777" w:rsidTr="00AF23C9">
        <w:trPr>
          <w:trHeight w:val="624"/>
        </w:trPr>
        <w:tc>
          <w:tcPr>
            <w:tcW w:w="704" w:type="dxa"/>
            <w:vAlign w:val="center"/>
          </w:tcPr>
          <w:p w14:paraId="5F294941" w14:textId="32D647FB" w:rsidR="00603E31" w:rsidRPr="008227CE" w:rsidRDefault="00871ED3" w:rsidP="00E76095">
            <w:pPr>
              <w:jc w:val="center"/>
              <w:rPr>
                <w:rFonts w:ascii="Arial" w:hAnsi="Arial" w:cs="Arial"/>
                <w:szCs w:val="21"/>
              </w:rPr>
            </w:pPr>
            <w:ins w:id="721" w:author="Microsoft Office User" w:date="2023-06-09T15:02:00Z">
              <w:r>
                <w:rPr>
                  <w:rFonts w:ascii="Arial" w:hAnsi="Arial" w:cs="Arial"/>
                  <w:szCs w:val="21"/>
                </w:rPr>
                <w:t>2</w:t>
              </w:r>
            </w:ins>
            <w:del w:id="722" w:author="Microsoft Office User" w:date="2023-06-09T15:02:00Z">
              <w:r w:rsidR="00603E31" w:rsidRPr="008227CE" w:rsidDel="00871ED3">
                <w:rPr>
                  <w:rFonts w:ascii="Arial" w:hAnsi="Arial" w:cs="Arial"/>
                  <w:szCs w:val="21"/>
                </w:rPr>
                <w:delText>3</w:delText>
              </w:r>
            </w:del>
          </w:p>
        </w:tc>
        <w:tc>
          <w:tcPr>
            <w:tcW w:w="1701" w:type="dxa"/>
            <w:vAlign w:val="center"/>
          </w:tcPr>
          <w:p w14:paraId="4DEC1A48" w14:textId="77777777" w:rsidR="00603E31" w:rsidRPr="00104C1B" w:rsidRDefault="00603E31" w:rsidP="00E76095">
            <w:pPr>
              <w:jc w:val="center"/>
              <w:rPr>
                <w:rFonts w:ascii="Arial" w:hAnsi="Arial" w:cs="Arial"/>
                <w:szCs w:val="21"/>
              </w:rPr>
            </w:pPr>
            <w:r w:rsidRPr="00104C1B">
              <w:rPr>
                <w:rFonts w:ascii="Arial" w:hAnsi="Arial" w:cs="Arial" w:hint="eastAsia"/>
                <w:szCs w:val="21"/>
              </w:rPr>
              <w:t>潜标</w:t>
            </w:r>
            <w:r w:rsidRPr="00104C1B">
              <w:rPr>
                <w:rFonts w:ascii="Arial" w:hAnsi="Arial" w:cs="Arial"/>
                <w:szCs w:val="21"/>
              </w:rPr>
              <w:t>状态查询命令的反馈命令</w:t>
            </w:r>
          </w:p>
        </w:tc>
        <w:tc>
          <w:tcPr>
            <w:tcW w:w="1247" w:type="dxa"/>
            <w:vAlign w:val="center"/>
          </w:tcPr>
          <w:p w14:paraId="75B91A90" w14:textId="77777777" w:rsidR="00603E31" w:rsidRPr="00104C1B" w:rsidRDefault="00603E31" w:rsidP="00E76095">
            <w:pPr>
              <w:jc w:val="center"/>
              <w:rPr>
                <w:rFonts w:ascii="Arial" w:hAnsi="Arial" w:cs="Arial"/>
                <w:szCs w:val="21"/>
              </w:rPr>
            </w:pPr>
            <w:r w:rsidRPr="00104C1B">
              <w:rPr>
                <w:rFonts w:ascii="Arial" w:hAnsi="Arial" w:cs="Arial"/>
                <w:szCs w:val="21"/>
              </w:rPr>
              <w:t>0x11</w:t>
            </w:r>
          </w:p>
        </w:tc>
        <w:tc>
          <w:tcPr>
            <w:tcW w:w="1418" w:type="dxa"/>
            <w:vAlign w:val="center"/>
          </w:tcPr>
          <w:p w14:paraId="593D016B" w14:textId="35CB32EE" w:rsidR="00603E31" w:rsidRPr="00104C1B" w:rsidRDefault="00603E31" w:rsidP="00E76095">
            <w:pPr>
              <w:jc w:val="center"/>
              <w:rPr>
                <w:rFonts w:ascii="Arial" w:hAnsi="Arial" w:cs="Arial"/>
                <w:szCs w:val="21"/>
              </w:rPr>
            </w:pPr>
            <w:r w:rsidRPr="00104C1B">
              <w:rPr>
                <w:rFonts w:ascii="Arial" w:hAnsi="Arial" w:cs="Arial"/>
                <w:szCs w:val="21"/>
              </w:rPr>
              <w:t>0x0</w:t>
            </w:r>
            <w:ins w:id="723" w:author="Microsoft Office User" w:date="2023-06-08T13:59:00Z">
              <w:r w:rsidR="00AE423A">
                <w:rPr>
                  <w:rFonts w:ascii="Arial" w:hAnsi="Arial" w:cs="Arial"/>
                  <w:szCs w:val="21"/>
                </w:rPr>
                <w:t>A</w:t>
              </w:r>
            </w:ins>
            <w:del w:id="724" w:author="Microsoft Office User" w:date="2023-06-07T12:36:00Z">
              <w:r w:rsidR="00744DEF" w:rsidDel="00635A11">
                <w:rPr>
                  <w:rFonts w:ascii="Arial" w:hAnsi="Arial" w:cs="Arial"/>
                  <w:szCs w:val="21"/>
                </w:rPr>
                <w:delText>B</w:delText>
              </w:r>
            </w:del>
          </w:p>
        </w:tc>
        <w:tc>
          <w:tcPr>
            <w:tcW w:w="3685" w:type="dxa"/>
          </w:tcPr>
          <w:p w14:paraId="146C507F" w14:textId="44406CCF" w:rsidR="00603E31" w:rsidRPr="00104C1B" w:rsidRDefault="00603E31" w:rsidP="00E76095">
            <w:pPr>
              <w:rPr>
                <w:rFonts w:ascii="Arial" w:hAnsi="Arial" w:cs="Arial"/>
                <w:szCs w:val="21"/>
              </w:rPr>
            </w:pPr>
            <w:r w:rsidRPr="00104C1B">
              <w:rPr>
                <w:rFonts w:ascii="Arial" w:hAnsi="Arial" w:cs="Arial"/>
                <w:szCs w:val="21"/>
              </w:rPr>
              <w:t>字段长度：</w:t>
            </w:r>
            <w:del w:id="725" w:author="Microsoft Office User" w:date="2023-06-07T12:36:00Z">
              <w:r w:rsidRPr="00104C1B" w:rsidDel="00635A11">
                <w:rPr>
                  <w:rFonts w:ascii="Arial" w:hAnsi="Arial" w:cs="Arial"/>
                  <w:szCs w:val="21"/>
                </w:rPr>
                <w:delText>1</w:delText>
              </w:r>
              <w:r w:rsidR="00744DEF" w:rsidDel="00635A11">
                <w:rPr>
                  <w:rFonts w:ascii="Arial" w:hAnsi="Arial" w:cs="Arial"/>
                  <w:szCs w:val="21"/>
                </w:rPr>
                <w:delText>1</w:delText>
              </w:r>
            </w:del>
            <w:ins w:id="726" w:author="Microsoft Office User" w:date="2023-06-07T12:36:00Z">
              <w:r w:rsidR="00635A11" w:rsidRPr="00104C1B">
                <w:rPr>
                  <w:rFonts w:ascii="Arial" w:hAnsi="Arial" w:cs="Arial"/>
                  <w:szCs w:val="21"/>
                </w:rPr>
                <w:t>1</w:t>
              </w:r>
            </w:ins>
            <w:ins w:id="727" w:author="Microsoft Office User" w:date="2023-06-08T13:59:00Z">
              <w:r w:rsidR="00AE423A">
                <w:rPr>
                  <w:rFonts w:ascii="Arial" w:hAnsi="Arial" w:cs="Arial"/>
                  <w:szCs w:val="21"/>
                </w:rPr>
                <w:t>0</w:t>
              </w:r>
            </w:ins>
            <w:r w:rsidRPr="00104C1B">
              <w:rPr>
                <w:rFonts w:ascii="Arial" w:hAnsi="Arial" w:cs="Arial"/>
                <w:szCs w:val="21"/>
              </w:rPr>
              <w:t>字节；</w:t>
            </w:r>
          </w:p>
          <w:p w14:paraId="1A58DDD3" w14:textId="51694281" w:rsidR="00603E31" w:rsidDel="0086316A" w:rsidRDefault="00603E31" w:rsidP="00E76095">
            <w:pPr>
              <w:rPr>
                <w:del w:id="728" w:author="Microsoft Office User" w:date="2023-06-09T14:00:00Z"/>
                <w:rFonts w:ascii="Arial" w:hAnsi="Arial" w:cs="Arial"/>
                <w:szCs w:val="21"/>
              </w:rPr>
            </w:pPr>
            <w:r w:rsidRPr="00104C1B">
              <w:rPr>
                <w:rFonts w:ascii="Arial" w:hAnsi="Arial" w:cs="Arial"/>
                <w:szCs w:val="21"/>
              </w:rPr>
              <w:t>第</w:t>
            </w:r>
            <w:r w:rsidRPr="00104C1B">
              <w:rPr>
                <w:rFonts w:ascii="Arial" w:hAnsi="Arial" w:cs="Arial"/>
                <w:szCs w:val="21"/>
              </w:rPr>
              <w:t>1</w:t>
            </w:r>
            <w:r w:rsidRPr="00104C1B">
              <w:rPr>
                <w:rFonts w:ascii="Arial" w:hAnsi="Arial" w:cs="Arial"/>
                <w:szCs w:val="21"/>
              </w:rPr>
              <w:t>字节：响应命令类型（</w:t>
            </w:r>
            <w:r w:rsidRPr="00104C1B">
              <w:rPr>
                <w:rFonts w:ascii="Arial" w:hAnsi="Arial" w:cs="Arial"/>
                <w:szCs w:val="21"/>
              </w:rPr>
              <w:t>0x0</w:t>
            </w:r>
            <w:ins w:id="729" w:author="Microsoft Office User" w:date="2023-06-09T15:02:00Z">
              <w:r w:rsidR="00871ED3">
                <w:rPr>
                  <w:rFonts w:ascii="Arial" w:hAnsi="Arial" w:cs="Arial"/>
                  <w:szCs w:val="21"/>
                </w:rPr>
                <w:t>2</w:t>
              </w:r>
            </w:ins>
            <w:del w:id="730" w:author="Microsoft Office User" w:date="2023-06-09T15:02:00Z">
              <w:r w:rsidRPr="00104C1B" w:rsidDel="00871ED3">
                <w:rPr>
                  <w:rFonts w:ascii="Arial" w:hAnsi="Arial" w:cs="Arial"/>
                  <w:szCs w:val="21"/>
                </w:rPr>
                <w:delText>3</w:delText>
              </w:r>
            </w:del>
            <w:r w:rsidRPr="00104C1B">
              <w:rPr>
                <w:rFonts w:ascii="Arial" w:hAnsi="Arial" w:cs="Arial"/>
                <w:szCs w:val="21"/>
              </w:rPr>
              <w:t>）</w:t>
            </w:r>
            <w:r w:rsidR="00180F1F">
              <w:rPr>
                <w:rFonts w:ascii="Arial" w:hAnsi="Arial" w:cs="Arial" w:hint="eastAsia"/>
                <w:szCs w:val="21"/>
              </w:rPr>
              <w:t>；</w:t>
            </w:r>
          </w:p>
          <w:p w14:paraId="31AF69C0" w14:textId="7E78EC5B" w:rsidR="00180F1F" w:rsidRDefault="00180F1F" w:rsidP="0086316A">
            <w:pPr>
              <w:rPr>
                <w:rFonts w:ascii="Arial" w:hAnsi="Arial" w:cs="Arial"/>
                <w:szCs w:val="21"/>
              </w:rPr>
              <w:pPrChange w:id="731" w:author="Microsoft Office User" w:date="2023-06-09T14:00:00Z">
                <w:pPr>
                  <w:jc w:val="left"/>
                </w:pPr>
              </w:pPrChange>
            </w:pPr>
            <w:del w:id="732" w:author="Microsoft Office User" w:date="2023-06-09T14:00:00Z">
              <w:r w:rsidRPr="00635A11" w:rsidDel="0086316A">
                <w:rPr>
                  <w:rFonts w:ascii="Arial" w:hAnsi="Arial" w:cs="Arial" w:hint="eastAsia"/>
                  <w:strike/>
                  <w:szCs w:val="21"/>
                  <w:rPrChange w:id="733" w:author="Microsoft Office User" w:date="2023-06-07T12:17:00Z">
                    <w:rPr>
                      <w:rFonts w:ascii="Arial" w:hAnsi="Arial" w:cs="Arial" w:hint="eastAsia"/>
                      <w:szCs w:val="21"/>
                    </w:rPr>
                  </w:rPrChange>
                </w:rPr>
                <w:delText>第</w:delText>
              </w:r>
              <w:r w:rsidRPr="00635A11" w:rsidDel="0086316A">
                <w:rPr>
                  <w:rFonts w:ascii="Arial" w:hAnsi="Arial" w:cs="Arial"/>
                  <w:strike/>
                  <w:szCs w:val="21"/>
                  <w:rPrChange w:id="734" w:author="Microsoft Office User" w:date="2023-06-07T12:17:00Z">
                    <w:rPr>
                      <w:rFonts w:ascii="Arial" w:hAnsi="Arial" w:cs="Arial"/>
                      <w:szCs w:val="21"/>
                    </w:rPr>
                  </w:rPrChange>
                </w:rPr>
                <w:delText>2</w:delText>
              </w:r>
              <w:r w:rsidRPr="00635A11" w:rsidDel="0086316A">
                <w:rPr>
                  <w:rFonts w:ascii="Arial" w:hAnsi="Arial" w:cs="Arial" w:hint="eastAsia"/>
                  <w:strike/>
                  <w:szCs w:val="21"/>
                  <w:rPrChange w:id="735" w:author="Microsoft Office User" w:date="2023-06-07T12:17:00Z">
                    <w:rPr>
                      <w:rFonts w:ascii="Arial" w:hAnsi="Arial" w:cs="Arial" w:hint="eastAsia"/>
                      <w:szCs w:val="21"/>
                    </w:rPr>
                  </w:rPrChange>
                </w:rPr>
                <w:delText>字节：</w:delText>
              </w:r>
              <w:r w:rsidRPr="00635A11" w:rsidDel="0086316A">
                <w:rPr>
                  <w:rFonts w:ascii="Arial" w:hAnsi="Arial" w:cs="Arial"/>
                  <w:strike/>
                  <w:szCs w:val="21"/>
                  <w:rPrChange w:id="736" w:author="Microsoft Office User" w:date="2023-06-07T12:16:00Z">
                    <w:rPr>
                      <w:rFonts w:ascii="Arial" w:hAnsi="Arial" w:cs="Arial"/>
                      <w:szCs w:val="21"/>
                    </w:rPr>
                  </w:rPrChange>
                </w:rPr>
                <w:delText>12V</w:delText>
              </w:r>
              <w:r w:rsidRPr="00635A11" w:rsidDel="0086316A">
                <w:rPr>
                  <w:rFonts w:ascii="Arial" w:hAnsi="Arial" w:cs="Arial" w:hint="eastAsia"/>
                  <w:strike/>
                  <w:szCs w:val="21"/>
                  <w:rPrChange w:id="737" w:author="Microsoft Office User" w:date="2023-06-07T12:16:00Z">
                    <w:rPr>
                      <w:rFonts w:ascii="Arial" w:hAnsi="Arial" w:cs="Arial" w:hint="eastAsia"/>
                      <w:szCs w:val="21"/>
                    </w:rPr>
                  </w:rPrChange>
                </w:rPr>
                <w:delText>电池（</w:delText>
              </w:r>
              <w:r w:rsidRPr="00635A11" w:rsidDel="0086316A">
                <w:rPr>
                  <w:rFonts w:ascii="Arial" w:hAnsi="Arial" w:cs="Arial"/>
                  <w:strike/>
                  <w:szCs w:val="21"/>
                  <w:rPrChange w:id="738" w:author="Microsoft Office User" w:date="2023-06-07T12:16:00Z">
                    <w:rPr>
                      <w:rFonts w:ascii="Arial" w:hAnsi="Arial" w:cs="Arial"/>
                      <w:szCs w:val="21"/>
                    </w:rPr>
                  </w:rPrChange>
                </w:rPr>
                <w:delText>1-100%</w:delText>
              </w:r>
              <w:r w:rsidRPr="00635A11" w:rsidDel="0086316A">
                <w:rPr>
                  <w:rFonts w:ascii="Arial" w:hAnsi="Arial" w:cs="Arial" w:hint="eastAsia"/>
                  <w:strike/>
                  <w:szCs w:val="21"/>
                  <w:rPrChange w:id="739" w:author="Microsoft Office User" w:date="2023-06-07T12:16:00Z">
                    <w:rPr>
                      <w:rFonts w:ascii="Arial" w:hAnsi="Arial" w:cs="Arial" w:hint="eastAsia"/>
                      <w:szCs w:val="21"/>
                    </w:rPr>
                  </w:rPrChange>
                </w:rPr>
                <w:delText>）；</w:delText>
              </w:r>
            </w:del>
          </w:p>
          <w:p w14:paraId="5E429847" w14:textId="715CE2A0" w:rsidR="00603E31" w:rsidRDefault="00603E31" w:rsidP="00B96243">
            <w:pPr>
              <w:jc w:val="left"/>
              <w:rPr>
                <w:rFonts w:ascii="Arial" w:hAnsi="Arial" w:cs="Arial"/>
                <w:szCs w:val="21"/>
              </w:rPr>
            </w:pPr>
            <w:r w:rsidRPr="00104C1B">
              <w:rPr>
                <w:rFonts w:ascii="Arial" w:hAnsi="Arial" w:cs="Arial"/>
                <w:szCs w:val="21"/>
              </w:rPr>
              <w:t>第</w:t>
            </w:r>
            <w:del w:id="740" w:author="Microsoft Office User" w:date="2023-06-07T12:17:00Z">
              <w:r w:rsidR="00FC4C53" w:rsidDel="00635A11">
                <w:rPr>
                  <w:rFonts w:ascii="Arial" w:hAnsi="Arial" w:cs="Arial"/>
                  <w:szCs w:val="21"/>
                </w:rPr>
                <w:delText>3</w:delText>
              </w:r>
            </w:del>
            <w:ins w:id="741" w:author="Microsoft Office User" w:date="2023-06-07T12:17:00Z">
              <w:r w:rsidR="00635A11">
                <w:rPr>
                  <w:rFonts w:ascii="Arial" w:hAnsi="Arial" w:cs="Arial"/>
                  <w:szCs w:val="21"/>
                </w:rPr>
                <w:t>2</w:t>
              </w:r>
            </w:ins>
            <w:r w:rsidRPr="00104C1B">
              <w:rPr>
                <w:rFonts w:ascii="Arial" w:hAnsi="Arial" w:cs="Arial"/>
                <w:szCs w:val="21"/>
              </w:rPr>
              <w:t>字节：</w:t>
            </w:r>
            <w:r w:rsidR="00180F1F">
              <w:rPr>
                <w:rFonts w:ascii="Arial" w:hAnsi="Arial" w:cs="Arial" w:hint="eastAsia"/>
                <w:szCs w:val="21"/>
              </w:rPr>
              <w:t>2</w:t>
            </w:r>
            <w:r w:rsidR="00180F1F">
              <w:rPr>
                <w:rFonts w:ascii="Arial" w:hAnsi="Arial" w:cs="Arial"/>
                <w:szCs w:val="21"/>
              </w:rPr>
              <w:t>4V</w:t>
            </w:r>
            <w:r w:rsidR="00180F1F">
              <w:rPr>
                <w:rFonts w:ascii="Arial" w:hAnsi="Arial" w:cs="Arial" w:hint="eastAsia"/>
                <w:szCs w:val="21"/>
              </w:rPr>
              <w:t>一次性</w:t>
            </w:r>
            <w:r w:rsidRPr="00104C1B">
              <w:rPr>
                <w:rFonts w:ascii="Arial" w:hAnsi="Arial" w:cs="Arial"/>
                <w:szCs w:val="21"/>
              </w:rPr>
              <w:t>电池</w:t>
            </w:r>
            <w:ins w:id="742" w:author="Microsoft Office User" w:date="2023-06-07T12:16:00Z">
              <w:r w:rsidR="00635A11">
                <w:rPr>
                  <w:rFonts w:ascii="Arial" w:hAnsi="Arial" w:cs="Arial" w:hint="eastAsia"/>
                  <w:szCs w:val="21"/>
                </w:rPr>
                <w:t>电压</w:t>
              </w:r>
            </w:ins>
            <w:del w:id="743" w:author="Microsoft Office User" w:date="2023-06-09T14:00:00Z">
              <w:r w:rsidRPr="00635A11" w:rsidDel="0086316A">
                <w:rPr>
                  <w:rFonts w:ascii="Arial" w:hAnsi="Arial" w:cs="Arial" w:hint="eastAsia"/>
                  <w:strike/>
                  <w:szCs w:val="21"/>
                  <w:rPrChange w:id="744" w:author="Microsoft Office User" w:date="2023-06-07T12:16:00Z">
                    <w:rPr>
                      <w:rFonts w:ascii="Arial" w:hAnsi="Arial" w:cs="Arial" w:hint="eastAsia"/>
                      <w:szCs w:val="21"/>
                    </w:rPr>
                  </w:rPrChange>
                </w:rPr>
                <w:delText>（</w:delText>
              </w:r>
              <w:r w:rsidRPr="00635A11" w:rsidDel="0086316A">
                <w:rPr>
                  <w:rFonts w:ascii="Arial" w:hAnsi="Arial" w:cs="Arial"/>
                  <w:strike/>
                  <w:szCs w:val="21"/>
                  <w:rPrChange w:id="745" w:author="Microsoft Office User" w:date="2023-06-07T12:16:00Z">
                    <w:rPr>
                      <w:rFonts w:ascii="Arial" w:hAnsi="Arial" w:cs="Arial"/>
                      <w:szCs w:val="21"/>
                    </w:rPr>
                  </w:rPrChange>
                </w:rPr>
                <w:delText>1-100%</w:delText>
              </w:r>
              <w:r w:rsidRPr="00635A11" w:rsidDel="0086316A">
                <w:rPr>
                  <w:rFonts w:ascii="Arial" w:hAnsi="Arial" w:cs="Arial" w:hint="eastAsia"/>
                  <w:strike/>
                  <w:szCs w:val="21"/>
                  <w:rPrChange w:id="746" w:author="Microsoft Office User" w:date="2023-06-07T12:16:00Z">
                    <w:rPr>
                      <w:rFonts w:ascii="Arial" w:hAnsi="Arial" w:cs="Arial" w:hint="eastAsia"/>
                      <w:szCs w:val="21"/>
                    </w:rPr>
                  </w:rPrChange>
                </w:rPr>
                <w:delText>）</w:delText>
              </w:r>
              <w:r w:rsidRPr="00104C1B" w:rsidDel="0086316A">
                <w:rPr>
                  <w:rFonts w:ascii="Arial" w:hAnsi="Arial" w:cs="Arial"/>
                  <w:szCs w:val="21"/>
                </w:rPr>
                <w:delText>；</w:delText>
              </w:r>
            </w:del>
          </w:p>
          <w:p w14:paraId="68DD156C" w14:textId="198E4DC1" w:rsidR="00180F1F" w:rsidRDefault="00180F1F" w:rsidP="00B96243">
            <w:pPr>
              <w:jc w:val="left"/>
              <w:rPr>
                <w:rFonts w:ascii="Arial" w:hAnsi="Arial" w:cs="Arial"/>
                <w:szCs w:val="21"/>
              </w:rPr>
            </w:pPr>
            <w:r w:rsidRPr="00104C1B">
              <w:rPr>
                <w:rFonts w:ascii="Arial" w:hAnsi="Arial" w:cs="Arial"/>
                <w:szCs w:val="21"/>
              </w:rPr>
              <w:t>第</w:t>
            </w:r>
            <w:del w:id="747" w:author="Microsoft Office User" w:date="2023-06-07T12:17:00Z">
              <w:r w:rsidR="00FC4C53" w:rsidDel="00635A11">
                <w:rPr>
                  <w:rFonts w:ascii="Arial" w:hAnsi="Arial" w:cs="Arial"/>
                  <w:szCs w:val="21"/>
                </w:rPr>
                <w:delText>4</w:delText>
              </w:r>
            </w:del>
            <w:ins w:id="748" w:author="Microsoft Office User" w:date="2023-06-07T12:17:00Z">
              <w:r w:rsidR="00635A11">
                <w:rPr>
                  <w:rFonts w:ascii="Arial" w:hAnsi="Arial" w:cs="Arial"/>
                  <w:szCs w:val="21"/>
                </w:rPr>
                <w:t>3</w:t>
              </w:r>
            </w:ins>
            <w:r w:rsidRPr="00104C1B">
              <w:rPr>
                <w:rFonts w:ascii="Arial" w:hAnsi="Arial" w:cs="Arial"/>
                <w:szCs w:val="21"/>
              </w:rPr>
              <w:t>字节：</w:t>
            </w:r>
            <w:r>
              <w:rPr>
                <w:rFonts w:ascii="Arial" w:hAnsi="Arial" w:cs="Arial" w:hint="eastAsia"/>
                <w:szCs w:val="21"/>
              </w:rPr>
              <w:t>2</w:t>
            </w:r>
            <w:r>
              <w:rPr>
                <w:rFonts w:ascii="Arial" w:hAnsi="Arial" w:cs="Arial"/>
                <w:szCs w:val="21"/>
              </w:rPr>
              <w:t>4V</w:t>
            </w:r>
            <w:r>
              <w:rPr>
                <w:rFonts w:ascii="Arial" w:hAnsi="Arial" w:cs="Arial" w:hint="eastAsia"/>
                <w:szCs w:val="21"/>
              </w:rPr>
              <w:t>可充电</w:t>
            </w:r>
            <w:r w:rsidRPr="00104C1B">
              <w:rPr>
                <w:rFonts w:ascii="Arial" w:hAnsi="Arial" w:cs="Arial"/>
                <w:szCs w:val="21"/>
              </w:rPr>
              <w:t>电池</w:t>
            </w:r>
            <w:ins w:id="749" w:author="Microsoft Office User" w:date="2023-06-09T13:45:00Z">
              <w:r w:rsidR="00967041">
                <w:rPr>
                  <w:rFonts w:ascii="Arial" w:hAnsi="Arial" w:cs="Arial" w:hint="eastAsia"/>
                  <w:szCs w:val="21"/>
                </w:rPr>
                <w:t>电量</w:t>
              </w:r>
            </w:ins>
            <w:r w:rsidRPr="00104C1B">
              <w:rPr>
                <w:rFonts w:ascii="Arial" w:hAnsi="Arial" w:cs="Arial"/>
                <w:szCs w:val="21"/>
              </w:rPr>
              <w:t>（</w:t>
            </w:r>
            <w:r w:rsidRPr="00104C1B">
              <w:rPr>
                <w:rFonts w:ascii="Arial" w:hAnsi="Arial" w:cs="Arial"/>
                <w:szCs w:val="21"/>
              </w:rPr>
              <w:t>1-100%</w:t>
            </w:r>
            <w:r w:rsidRPr="00104C1B">
              <w:rPr>
                <w:rFonts w:ascii="Arial" w:hAnsi="Arial" w:cs="Arial"/>
                <w:szCs w:val="21"/>
              </w:rPr>
              <w:t>）；</w:t>
            </w:r>
          </w:p>
          <w:p w14:paraId="3BD8D793" w14:textId="20120A11" w:rsidR="00603E31" w:rsidRPr="00104C1B" w:rsidRDefault="00603E31" w:rsidP="00B96243">
            <w:pPr>
              <w:rPr>
                <w:rFonts w:ascii="Arial" w:hAnsi="Arial" w:cs="Arial"/>
                <w:szCs w:val="21"/>
              </w:rPr>
            </w:pPr>
            <w:r w:rsidRPr="00104C1B">
              <w:rPr>
                <w:rFonts w:ascii="Arial" w:hAnsi="Arial" w:cs="Arial"/>
                <w:szCs w:val="21"/>
              </w:rPr>
              <w:t>第</w:t>
            </w:r>
            <w:del w:id="750" w:author="Microsoft Office User" w:date="2023-06-07T12:17:00Z">
              <w:r w:rsidR="00FC4C53" w:rsidDel="00635A11">
                <w:rPr>
                  <w:rFonts w:ascii="Arial" w:hAnsi="Arial" w:cs="Arial"/>
                  <w:szCs w:val="21"/>
                </w:rPr>
                <w:delText>5</w:delText>
              </w:r>
            </w:del>
            <w:ins w:id="751" w:author="Microsoft Office User" w:date="2023-06-07T12:17:00Z">
              <w:r w:rsidR="00635A11">
                <w:rPr>
                  <w:rFonts w:ascii="Arial" w:hAnsi="Arial" w:cs="Arial"/>
                  <w:szCs w:val="21"/>
                </w:rPr>
                <w:t>4</w:t>
              </w:r>
            </w:ins>
            <w:r w:rsidRPr="00104C1B">
              <w:rPr>
                <w:rFonts w:ascii="Arial" w:hAnsi="Arial" w:cs="Arial"/>
                <w:szCs w:val="21"/>
              </w:rPr>
              <w:t>-</w:t>
            </w:r>
            <w:del w:id="752" w:author="Microsoft Office User" w:date="2023-06-07T12:17:00Z">
              <w:r w:rsidR="00FC4C53" w:rsidDel="00635A11">
                <w:rPr>
                  <w:rFonts w:ascii="Arial" w:hAnsi="Arial" w:cs="Arial"/>
                  <w:szCs w:val="21"/>
                </w:rPr>
                <w:delText>6</w:delText>
              </w:r>
            </w:del>
            <w:ins w:id="753" w:author="Microsoft Office User" w:date="2023-06-07T12:17:00Z">
              <w:r w:rsidR="00635A11">
                <w:rPr>
                  <w:rFonts w:ascii="Arial" w:hAnsi="Arial" w:cs="Arial"/>
                  <w:szCs w:val="21"/>
                </w:rPr>
                <w:t>5</w:t>
              </w:r>
            </w:ins>
            <w:r w:rsidRPr="00104C1B">
              <w:rPr>
                <w:rFonts w:ascii="Arial" w:hAnsi="Arial" w:cs="Arial"/>
                <w:szCs w:val="21"/>
              </w:rPr>
              <w:t>字节</w:t>
            </w:r>
            <w:r w:rsidR="00180F1F">
              <w:rPr>
                <w:rFonts w:ascii="Arial" w:hAnsi="Arial" w:cs="Arial" w:hint="eastAsia"/>
                <w:szCs w:val="21"/>
              </w:rPr>
              <w:t>：</w:t>
            </w:r>
            <w:r w:rsidRPr="00104C1B">
              <w:rPr>
                <w:rFonts w:ascii="Arial" w:hAnsi="Arial" w:cs="Arial"/>
                <w:szCs w:val="21"/>
              </w:rPr>
              <w:t>深度（精度</w:t>
            </w:r>
            <w:r w:rsidRPr="00104C1B">
              <w:rPr>
                <w:rFonts w:ascii="Arial" w:hAnsi="Arial" w:cs="Arial"/>
                <w:szCs w:val="21"/>
              </w:rPr>
              <w:t>1m</w:t>
            </w:r>
            <w:r w:rsidRPr="00104C1B">
              <w:rPr>
                <w:rFonts w:ascii="Arial" w:hAnsi="Arial" w:cs="Arial"/>
                <w:szCs w:val="21"/>
              </w:rPr>
              <w:t>）；</w:t>
            </w:r>
          </w:p>
          <w:p w14:paraId="218B238B" w14:textId="46A10BCD" w:rsidR="00603E31" w:rsidRPr="00104C1B" w:rsidRDefault="00603E31" w:rsidP="00E76095">
            <w:pPr>
              <w:rPr>
                <w:rFonts w:ascii="Arial" w:hAnsi="Arial" w:cs="Arial"/>
                <w:szCs w:val="21"/>
              </w:rPr>
            </w:pPr>
            <w:r w:rsidRPr="00104C1B">
              <w:rPr>
                <w:rFonts w:ascii="Arial" w:hAnsi="Arial" w:cs="Arial"/>
                <w:szCs w:val="21"/>
              </w:rPr>
              <w:t>第</w:t>
            </w:r>
            <w:del w:id="754" w:author="Microsoft Office User" w:date="2023-06-07T12:17:00Z">
              <w:r w:rsidR="00FC4C53" w:rsidDel="00635A11">
                <w:rPr>
                  <w:rFonts w:ascii="Arial" w:hAnsi="Arial" w:cs="Arial"/>
                  <w:szCs w:val="21"/>
                </w:rPr>
                <w:delText>7</w:delText>
              </w:r>
            </w:del>
            <w:ins w:id="755" w:author="Microsoft Office User" w:date="2023-06-07T12:17:00Z">
              <w:r w:rsidR="00635A11">
                <w:rPr>
                  <w:rFonts w:ascii="Arial" w:hAnsi="Arial" w:cs="Arial"/>
                  <w:szCs w:val="21"/>
                </w:rPr>
                <w:t>6</w:t>
              </w:r>
            </w:ins>
            <w:r w:rsidRPr="00104C1B">
              <w:rPr>
                <w:rFonts w:ascii="Arial" w:hAnsi="Arial" w:cs="Arial"/>
                <w:szCs w:val="21"/>
              </w:rPr>
              <w:t>-</w:t>
            </w:r>
            <w:del w:id="756" w:author="Microsoft Office User" w:date="2023-06-07T12:17:00Z">
              <w:r w:rsidR="00FC4C53" w:rsidDel="00635A11">
                <w:rPr>
                  <w:rFonts w:ascii="Arial" w:hAnsi="Arial" w:cs="Arial"/>
                  <w:szCs w:val="21"/>
                </w:rPr>
                <w:delText>9</w:delText>
              </w:r>
            </w:del>
            <w:ins w:id="757" w:author="Microsoft Office User" w:date="2023-06-07T12:17:00Z">
              <w:r w:rsidR="00635A11">
                <w:rPr>
                  <w:rFonts w:ascii="Arial" w:hAnsi="Arial" w:cs="Arial"/>
                  <w:szCs w:val="21"/>
                </w:rPr>
                <w:t>8</w:t>
              </w:r>
            </w:ins>
            <w:r w:rsidRPr="00104C1B">
              <w:rPr>
                <w:rFonts w:ascii="Arial" w:hAnsi="Arial" w:cs="Arial"/>
                <w:szCs w:val="21"/>
              </w:rPr>
              <w:t>字节：姿态</w:t>
            </w:r>
            <w:r w:rsidR="00CA21ED">
              <w:rPr>
                <w:rFonts w:ascii="Arial" w:hAnsi="Arial" w:cs="Arial" w:hint="eastAsia"/>
                <w:szCs w:val="21"/>
              </w:rPr>
              <w:t>；</w:t>
            </w:r>
          </w:p>
          <w:p w14:paraId="71DF439D" w14:textId="6B4700DB" w:rsidR="00603E31" w:rsidRPr="00104C1B" w:rsidRDefault="00603E31" w:rsidP="00180F1F">
            <w:pPr>
              <w:ind w:firstLineChars="200" w:firstLine="480"/>
              <w:rPr>
                <w:rFonts w:ascii="Arial" w:hAnsi="Arial" w:cs="Arial"/>
                <w:szCs w:val="21"/>
              </w:rPr>
            </w:pPr>
            <w:r w:rsidRPr="00104C1B">
              <w:rPr>
                <w:rFonts w:ascii="Arial" w:hAnsi="Arial" w:cs="Arial"/>
                <w:szCs w:val="21"/>
              </w:rPr>
              <w:t>航向</w:t>
            </w:r>
            <w:r w:rsidR="00AF23C9">
              <w:rPr>
                <w:rFonts w:ascii="Arial" w:hAnsi="Arial" w:cs="Arial" w:hint="eastAsia"/>
                <w:szCs w:val="21"/>
              </w:rPr>
              <w:t>：</w:t>
            </w:r>
            <w:r w:rsidRPr="00104C1B">
              <w:rPr>
                <w:rFonts w:ascii="Arial" w:hAnsi="Arial" w:cs="Arial"/>
                <w:szCs w:val="21"/>
              </w:rPr>
              <w:t>1</w:t>
            </w:r>
            <w:r w:rsidRPr="00104C1B">
              <w:rPr>
                <w:rFonts w:ascii="Arial" w:hAnsi="Arial" w:cs="Arial"/>
                <w:szCs w:val="21"/>
              </w:rPr>
              <w:t>字节；</w:t>
            </w:r>
          </w:p>
          <w:p w14:paraId="1D31E01D" w14:textId="6BF60A35" w:rsidR="00603E31" w:rsidRPr="00104C1B" w:rsidRDefault="00603E31" w:rsidP="00180F1F">
            <w:pPr>
              <w:ind w:firstLineChars="200" w:firstLine="480"/>
              <w:rPr>
                <w:rFonts w:ascii="Arial" w:hAnsi="Arial" w:cs="Arial"/>
                <w:szCs w:val="21"/>
              </w:rPr>
            </w:pPr>
            <w:r w:rsidRPr="00104C1B">
              <w:rPr>
                <w:rFonts w:ascii="Arial" w:hAnsi="Arial" w:cs="Arial"/>
                <w:szCs w:val="21"/>
              </w:rPr>
              <w:t>俯仰</w:t>
            </w:r>
            <w:r w:rsidR="00AF23C9">
              <w:rPr>
                <w:rFonts w:ascii="Arial" w:hAnsi="Arial" w:cs="Arial" w:hint="eastAsia"/>
                <w:szCs w:val="21"/>
              </w:rPr>
              <w:t>：</w:t>
            </w:r>
            <w:r w:rsidRPr="00104C1B">
              <w:rPr>
                <w:rFonts w:ascii="Arial" w:hAnsi="Arial" w:cs="Arial"/>
                <w:szCs w:val="21"/>
              </w:rPr>
              <w:t>1</w:t>
            </w:r>
            <w:r w:rsidRPr="00104C1B">
              <w:rPr>
                <w:rFonts w:ascii="Arial" w:hAnsi="Arial" w:cs="Arial"/>
                <w:szCs w:val="21"/>
              </w:rPr>
              <w:t>字节；</w:t>
            </w:r>
          </w:p>
          <w:p w14:paraId="1D6F789A" w14:textId="6AFBF940" w:rsidR="00603E31" w:rsidRPr="00104C1B" w:rsidRDefault="00603E31" w:rsidP="00180F1F">
            <w:pPr>
              <w:ind w:firstLineChars="200" w:firstLine="480"/>
              <w:rPr>
                <w:rFonts w:ascii="Arial" w:hAnsi="Arial" w:cs="Arial"/>
                <w:szCs w:val="21"/>
              </w:rPr>
            </w:pPr>
            <w:r w:rsidRPr="00104C1B">
              <w:rPr>
                <w:rFonts w:ascii="Arial" w:hAnsi="Arial" w:cs="Arial"/>
                <w:szCs w:val="21"/>
              </w:rPr>
              <w:t>横滚</w:t>
            </w:r>
            <w:r w:rsidR="00AF23C9">
              <w:rPr>
                <w:rFonts w:ascii="Arial" w:hAnsi="Arial" w:cs="Arial" w:hint="eastAsia"/>
                <w:szCs w:val="21"/>
              </w:rPr>
              <w:t>：</w:t>
            </w:r>
            <w:r w:rsidRPr="00104C1B">
              <w:rPr>
                <w:rFonts w:ascii="Arial" w:hAnsi="Arial" w:cs="Arial"/>
                <w:szCs w:val="21"/>
              </w:rPr>
              <w:t>1</w:t>
            </w:r>
            <w:r w:rsidRPr="00104C1B">
              <w:rPr>
                <w:rFonts w:ascii="Arial" w:hAnsi="Arial" w:cs="Arial"/>
                <w:szCs w:val="21"/>
              </w:rPr>
              <w:t>字节；</w:t>
            </w:r>
          </w:p>
          <w:p w14:paraId="30853749" w14:textId="44AA929A" w:rsidR="00A37C82" w:rsidRDefault="00603E31" w:rsidP="004A01EE">
            <w:pPr>
              <w:rPr>
                <w:rFonts w:ascii="Arial" w:hAnsi="Arial" w:cs="Arial"/>
                <w:szCs w:val="21"/>
              </w:rPr>
            </w:pPr>
            <w:r w:rsidRPr="00104C1B">
              <w:rPr>
                <w:rFonts w:ascii="Arial" w:hAnsi="Arial" w:cs="Arial"/>
                <w:szCs w:val="21"/>
              </w:rPr>
              <w:t>第</w:t>
            </w:r>
            <w:del w:id="758" w:author="Microsoft Office User" w:date="2023-06-07T12:17:00Z">
              <w:r w:rsidR="00FC4C53" w:rsidDel="00635A11">
                <w:rPr>
                  <w:rFonts w:ascii="Arial" w:hAnsi="Arial" w:cs="Arial"/>
                  <w:szCs w:val="21"/>
                </w:rPr>
                <w:delText>10</w:delText>
              </w:r>
            </w:del>
            <w:ins w:id="759" w:author="Microsoft Office User" w:date="2023-06-07T12:17:00Z">
              <w:r w:rsidR="00635A11">
                <w:rPr>
                  <w:rFonts w:ascii="Arial" w:hAnsi="Arial" w:cs="Arial"/>
                  <w:szCs w:val="21"/>
                </w:rPr>
                <w:t>9</w:t>
              </w:r>
            </w:ins>
            <w:r w:rsidRPr="00104C1B">
              <w:rPr>
                <w:rFonts w:ascii="Arial" w:hAnsi="Arial" w:cs="Arial"/>
                <w:szCs w:val="21"/>
              </w:rPr>
              <w:t>字节：工作</w:t>
            </w:r>
            <w:r w:rsidR="00A37C82">
              <w:rPr>
                <w:rFonts w:ascii="Arial" w:hAnsi="Arial" w:cs="Arial" w:hint="eastAsia"/>
                <w:szCs w:val="21"/>
              </w:rPr>
              <w:t>模式</w:t>
            </w:r>
            <w:r w:rsidR="00AF23C9">
              <w:rPr>
                <w:rFonts w:ascii="Arial" w:hAnsi="Arial" w:cs="Arial" w:hint="eastAsia"/>
                <w:szCs w:val="21"/>
              </w:rPr>
              <w:t>；</w:t>
            </w:r>
          </w:p>
          <w:p w14:paraId="694625FD" w14:textId="5F95EEB4" w:rsidR="00A37C82" w:rsidRDefault="00A37C82" w:rsidP="00AF23C9">
            <w:pPr>
              <w:ind w:firstLineChars="200" w:firstLine="480"/>
              <w:rPr>
                <w:rFonts w:ascii="Arial" w:hAnsi="Arial" w:cs="Arial"/>
                <w:szCs w:val="21"/>
              </w:rPr>
            </w:pPr>
            <w:r w:rsidRPr="009769FD">
              <w:rPr>
                <w:rFonts w:ascii="Arial" w:hAnsi="Arial" w:cs="Arial"/>
                <w:szCs w:val="21"/>
              </w:rPr>
              <w:t>0</w:t>
            </w:r>
            <w:r>
              <w:rPr>
                <w:rFonts w:ascii="Arial" w:hAnsi="Arial" w:cs="Arial"/>
                <w:szCs w:val="21"/>
              </w:rPr>
              <w:t>：待机状态</w:t>
            </w:r>
          </w:p>
          <w:p w14:paraId="432C3CB1" w14:textId="40073CEE" w:rsidR="00A37C82" w:rsidRPr="00635A11" w:rsidDel="0086316A" w:rsidRDefault="00A37C82" w:rsidP="00AF23C9">
            <w:pPr>
              <w:ind w:firstLineChars="200" w:firstLine="480"/>
              <w:rPr>
                <w:del w:id="760" w:author="Microsoft Office User" w:date="2023-06-09T13:59:00Z"/>
                <w:rFonts w:ascii="Arial" w:hAnsi="Arial" w:cs="Arial"/>
                <w:strike/>
                <w:szCs w:val="21"/>
                <w:rPrChange w:id="761" w:author="Microsoft Office User" w:date="2023-06-07T12:16:00Z">
                  <w:rPr>
                    <w:del w:id="762" w:author="Microsoft Office User" w:date="2023-06-09T13:59:00Z"/>
                    <w:rFonts w:ascii="Arial" w:hAnsi="Arial" w:cs="Arial"/>
                    <w:szCs w:val="21"/>
                  </w:rPr>
                </w:rPrChange>
              </w:rPr>
            </w:pPr>
            <w:del w:id="763" w:author="Microsoft Office User" w:date="2023-06-09T13:59:00Z">
              <w:r w:rsidRPr="00635A11" w:rsidDel="0086316A">
                <w:rPr>
                  <w:rFonts w:ascii="Arial" w:hAnsi="Arial" w:cs="Arial"/>
                  <w:strike/>
                  <w:szCs w:val="21"/>
                  <w:rPrChange w:id="764" w:author="Microsoft Office User" w:date="2023-06-07T12:16:00Z">
                    <w:rPr>
                      <w:rFonts w:ascii="Arial" w:hAnsi="Arial" w:cs="Arial"/>
                      <w:szCs w:val="21"/>
                    </w:rPr>
                  </w:rPrChange>
                </w:rPr>
                <w:delText>1</w:delText>
              </w:r>
              <w:r w:rsidRPr="00635A11" w:rsidDel="0086316A">
                <w:rPr>
                  <w:rFonts w:ascii="Arial" w:hAnsi="Arial" w:cs="Arial" w:hint="eastAsia"/>
                  <w:strike/>
                  <w:szCs w:val="21"/>
                  <w:rPrChange w:id="765" w:author="Microsoft Office User" w:date="2023-06-07T12:16:00Z">
                    <w:rPr>
                      <w:rFonts w:ascii="Arial" w:hAnsi="Arial" w:cs="Arial" w:hint="eastAsia"/>
                      <w:szCs w:val="21"/>
                    </w:rPr>
                  </w:rPrChange>
                </w:rPr>
                <w:delText>：连续数据采集存储不分析</w:delText>
              </w:r>
            </w:del>
          </w:p>
          <w:p w14:paraId="13212DB7" w14:textId="25C4D207" w:rsidR="00A37C82" w:rsidRDefault="00A37C82" w:rsidP="00AF23C9">
            <w:pPr>
              <w:ind w:firstLineChars="200" w:firstLine="480"/>
              <w:rPr>
                <w:rFonts w:ascii="Arial" w:hAnsi="Arial" w:cs="Arial"/>
                <w:szCs w:val="21"/>
              </w:rPr>
            </w:pPr>
            <w:del w:id="766" w:author="Microsoft Office User" w:date="2023-06-07T12:16:00Z">
              <w:r w:rsidRPr="009769FD" w:rsidDel="00635A11">
                <w:rPr>
                  <w:rFonts w:ascii="Arial" w:hAnsi="Arial" w:cs="Arial"/>
                  <w:szCs w:val="21"/>
                </w:rPr>
                <w:delText>2</w:delText>
              </w:r>
            </w:del>
            <w:ins w:id="767" w:author="Microsoft Office User" w:date="2023-06-07T12:16:00Z">
              <w:r w:rsidR="00635A11">
                <w:rPr>
                  <w:rFonts w:ascii="Arial" w:hAnsi="Arial" w:cs="Arial"/>
                  <w:szCs w:val="21"/>
                </w:rPr>
                <w:t>1</w:t>
              </w:r>
            </w:ins>
            <w:r>
              <w:rPr>
                <w:rFonts w:ascii="Arial" w:hAnsi="Arial" w:cs="Arial"/>
                <w:szCs w:val="21"/>
              </w:rPr>
              <w:t>：连续数据采集分析存储</w:t>
            </w:r>
          </w:p>
          <w:p w14:paraId="7AE39008" w14:textId="0ABA2D3D" w:rsidR="00A37C82" w:rsidRDefault="00635A11" w:rsidP="00AF23C9">
            <w:pPr>
              <w:ind w:firstLineChars="200" w:firstLine="480"/>
              <w:rPr>
                <w:rFonts w:ascii="Arial" w:hAnsi="Arial" w:cs="Arial"/>
                <w:szCs w:val="21"/>
              </w:rPr>
            </w:pPr>
            <w:ins w:id="768" w:author="Microsoft Office User" w:date="2023-06-07T12:16:00Z">
              <w:r>
                <w:rPr>
                  <w:rFonts w:ascii="Arial" w:hAnsi="Arial" w:cs="Arial"/>
                  <w:szCs w:val="21"/>
                </w:rPr>
                <w:t>2</w:t>
              </w:r>
            </w:ins>
            <w:del w:id="769" w:author="Microsoft Office User" w:date="2023-06-07T12:16:00Z">
              <w:r w:rsidR="00A37C82" w:rsidRPr="009769FD" w:rsidDel="00635A11">
                <w:rPr>
                  <w:rFonts w:ascii="Arial" w:hAnsi="Arial" w:cs="Arial"/>
                  <w:szCs w:val="21"/>
                </w:rPr>
                <w:delText>3</w:delText>
              </w:r>
            </w:del>
            <w:r w:rsidR="00A37C82" w:rsidRPr="009769FD">
              <w:rPr>
                <w:rFonts w:ascii="Arial" w:hAnsi="Arial" w:cs="Arial"/>
                <w:szCs w:val="21"/>
              </w:rPr>
              <w:t>：触发采集</w:t>
            </w:r>
          </w:p>
          <w:p w14:paraId="58726B09" w14:textId="47F33002" w:rsidR="00603E31" w:rsidDel="00186111" w:rsidRDefault="00A37C82" w:rsidP="00AF23C9">
            <w:pPr>
              <w:ind w:firstLineChars="200" w:firstLine="480"/>
              <w:rPr>
                <w:del w:id="770" w:author="Microsoft Office User" w:date="2023-06-07T12:55:00Z"/>
                <w:rFonts w:ascii="Arial" w:hAnsi="Arial" w:cs="Arial"/>
                <w:szCs w:val="21"/>
              </w:rPr>
            </w:pPr>
            <w:del w:id="771" w:author="Microsoft Office User" w:date="2023-06-07T12:16:00Z">
              <w:r w:rsidDel="00635A11">
                <w:rPr>
                  <w:rFonts w:ascii="Arial" w:hAnsi="Arial" w:cs="Arial" w:hint="eastAsia"/>
                  <w:szCs w:val="21"/>
                </w:rPr>
                <w:delText>4</w:delText>
              </w:r>
            </w:del>
            <w:del w:id="772" w:author="Microsoft Office User" w:date="2023-06-07T12:55:00Z">
              <w:r w:rsidDel="00186111">
                <w:rPr>
                  <w:rFonts w:ascii="Arial" w:hAnsi="Arial" w:cs="Arial" w:hint="eastAsia"/>
                  <w:szCs w:val="21"/>
                </w:rPr>
                <w:delText>：数据导出模式</w:delText>
              </w:r>
            </w:del>
          </w:p>
          <w:p w14:paraId="78E1A97B" w14:textId="2395F303" w:rsidR="00603E31" w:rsidRDefault="00744DEF" w:rsidP="00E76095">
            <w:pPr>
              <w:rPr>
                <w:ins w:id="773" w:author="Microsoft Office User" w:date="2023-06-08T13:49:00Z"/>
                <w:rFonts w:ascii="Arial" w:hAnsi="Arial" w:cs="Arial"/>
                <w:szCs w:val="21"/>
              </w:rPr>
            </w:pPr>
            <w:del w:id="774" w:author="Microsoft Office User" w:date="2023-06-07T13:20:00Z">
              <w:r w:rsidRPr="00104C1B" w:rsidDel="00133668">
                <w:rPr>
                  <w:rFonts w:ascii="Arial" w:hAnsi="Arial" w:cs="Arial"/>
                  <w:szCs w:val="21"/>
                </w:rPr>
                <w:delText>第</w:delText>
              </w:r>
            </w:del>
            <w:del w:id="775" w:author="Microsoft Office User" w:date="2023-06-07T12:17:00Z">
              <w:r w:rsidDel="00635A11">
                <w:rPr>
                  <w:rFonts w:ascii="Arial" w:hAnsi="Arial" w:cs="Arial"/>
                  <w:szCs w:val="21"/>
                </w:rPr>
                <w:delText>11</w:delText>
              </w:r>
            </w:del>
            <w:del w:id="776" w:author="Microsoft Office User" w:date="2023-06-07T13:20:00Z">
              <w:r w:rsidRPr="00104C1B" w:rsidDel="00133668">
                <w:rPr>
                  <w:rFonts w:ascii="Arial" w:hAnsi="Arial" w:cs="Arial"/>
                  <w:szCs w:val="21"/>
                </w:rPr>
                <w:delText>字节：</w:delText>
              </w:r>
              <w:r w:rsidDel="00133668">
                <w:rPr>
                  <w:rFonts w:ascii="Arial" w:hAnsi="Arial" w:cs="Arial" w:hint="eastAsia"/>
                  <w:szCs w:val="21"/>
                </w:rPr>
                <w:delText>工作</w:delText>
              </w:r>
            </w:del>
            <w:ins w:id="777" w:author="Microsoft Office User" w:date="2023-06-07T12:18:00Z">
              <w:r w:rsidR="00635A11">
                <w:rPr>
                  <w:rFonts w:ascii="Arial" w:hAnsi="Arial" w:cs="Arial" w:hint="eastAsia"/>
                  <w:szCs w:val="21"/>
                </w:rPr>
                <w:t>第</w:t>
              </w:r>
              <w:r w:rsidR="00635A11">
                <w:rPr>
                  <w:rFonts w:ascii="Arial" w:hAnsi="Arial" w:cs="Arial" w:hint="eastAsia"/>
                  <w:szCs w:val="21"/>
                </w:rPr>
                <w:t>1</w:t>
              </w:r>
            </w:ins>
            <w:ins w:id="778" w:author="Microsoft Office User" w:date="2023-06-07T13:20:00Z">
              <w:r w:rsidR="00133668">
                <w:rPr>
                  <w:rFonts w:ascii="Arial" w:hAnsi="Arial" w:cs="Arial"/>
                  <w:szCs w:val="21"/>
                </w:rPr>
                <w:t>0</w:t>
              </w:r>
            </w:ins>
            <w:ins w:id="779" w:author="Microsoft Office User" w:date="2023-06-07T12:18:00Z">
              <w:r w:rsidR="00635A11">
                <w:rPr>
                  <w:rFonts w:ascii="Arial" w:hAnsi="Arial" w:cs="Arial" w:hint="eastAsia"/>
                  <w:szCs w:val="21"/>
                </w:rPr>
                <w:t>字节：工作</w:t>
              </w:r>
            </w:ins>
            <w:r>
              <w:rPr>
                <w:rFonts w:ascii="Arial" w:hAnsi="Arial" w:cs="Arial" w:hint="eastAsia"/>
                <w:szCs w:val="21"/>
              </w:rPr>
              <w:t>状态</w:t>
            </w:r>
            <w:del w:id="780" w:author="Microsoft Office User" w:date="2023-06-08T13:49:00Z">
              <w:r w:rsidR="00305299" w:rsidDel="00AE423A">
                <w:rPr>
                  <w:rFonts w:ascii="Arial" w:hAnsi="Arial" w:cs="Arial" w:hint="eastAsia"/>
                  <w:szCs w:val="21"/>
                </w:rPr>
                <w:delText>(</w:delText>
              </w:r>
              <w:r w:rsidR="00305299" w:rsidDel="00AE423A">
                <w:rPr>
                  <w:rFonts w:ascii="Arial" w:hAnsi="Arial" w:cs="Arial" w:hint="eastAsia"/>
                  <w:color w:val="FF0000"/>
                  <w:szCs w:val="21"/>
                </w:rPr>
                <w:delText>待定</w:delText>
              </w:r>
              <w:r w:rsidR="00305299" w:rsidDel="00AE423A">
                <w:rPr>
                  <w:rFonts w:ascii="Arial" w:hAnsi="Arial" w:cs="Arial" w:hint="eastAsia"/>
                  <w:color w:val="FF0000"/>
                  <w:szCs w:val="21"/>
                </w:rPr>
                <w:delText>)</w:delText>
              </w:r>
            </w:del>
            <w:r w:rsidRPr="00104C1B">
              <w:rPr>
                <w:rFonts w:ascii="Arial" w:hAnsi="Arial" w:cs="Arial"/>
                <w:szCs w:val="21"/>
              </w:rPr>
              <w:t>；</w:t>
            </w:r>
          </w:p>
          <w:p w14:paraId="4A986CBE" w14:textId="3821BA06" w:rsidR="00AE423A" w:rsidRDefault="00AE423A">
            <w:pPr>
              <w:ind w:firstLine="480"/>
              <w:rPr>
                <w:ins w:id="781" w:author="Microsoft Office User" w:date="2023-06-08T13:49:00Z"/>
                <w:rFonts w:ascii="Arial" w:hAnsi="Arial" w:cs="Arial"/>
                <w:szCs w:val="21"/>
              </w:rPr>
              <w:pPrChange w:id="782" w:author="Microsoft Office User" w:date="2023-06-08T13:49:00Z">
                <w:pPr/>
              </w:pPrChange>
            </w:pPr>
            <w:ins w:id="783" w:author="Microsoft Office User" w:date="2023-06-08T13:49:00Z">
              <w:r>
                <w:rPr>
                  <w:rFonts w:ascii="Arial" w:hAnsi="Arial" w:cs="Arial"/>
                  <w:szCs w:val="21"/>
                </w:rPr>
                <w:t>0:</w:t>
              </w:r>
              <w:r>
                <w:rPr>
                  <w:rFonts w:ascii="Arial" w:hAnsi="Arial" w:cs="Arial" w:hint="eastAsia"/>
                  <w:szCs w:val="21"/>
                </w:rPr>
                <w:t>正常</w:t>
              </w:r>
            </w:ins>
          </w:p>
          <w:p w14:paraId="38810FDD" w14:textId="48C5CCEA" w:rsidR="00635A11" w:rsidRPr="00104C1B" w:rsidRDefault="00AE423A">
            <w:pPr>
              <w:ind w:firstLine="480"/>
              <w:rPr>
                <w:rFonts w:ascii="Arial" w:hAnsi="Arial" w:cs="Arial"/>
                <w:szCs w:val="21"/>
              </w:rPr>
              <w:pPrChange w:id="784" w:author="Microsoft Office User" w:date="2023-06-08T13:57:00Z">
                <w:pPr/>
              </w:pPrChange>
            </w:pPr>
            <w:ins w:id="785" w:author="Microsoft Office User" w:date="2023-06-08T13:49:00Z">
              <w:r>
                <w:rPr>
                  <w:rFonts w:ascii="Arial" w:hAnsi="Arial" w:cs="Arial" w:hint="eastAsia"/>
                  <w:szCs w:val="21"/>
                </w:rPr>
                <w:t>1</w:t>
              </w:r>
              <w:r>
                <w:rPr>
                  <w:rFonts w:ascii="Arial" w:hAnsi="Arial" w:cs="Arial"/>
                  <w:szCs w:val="21"/>
                </w:rPr>
                <w:t>:</w:t>
              </w:r>
              <w:r>
                <w:rPr>
                  <w:rFonts w:ascii="Arial" w:hAnsi="Arial" w:cs="Arial" w:hint="eastAsia"/>
                  <w:szCs w:val="21"/>
                </w:rPr>
                <w:t>异常</w:t>
              </w:r>
            </w:ins>
          </w:p>
        </w:tc>
      </w:tr>
      <w:tr w:rsidR="00603E31" w:rsidRPr="001A7ED1" w14:paraId="0AD9BDE2" w14:textId="77777777" w:rsidTr="00AF23C9">
        <w:trPr>
          <w:trHeight w:val="624"/>
        </w:trPr>
        <w:tc>
          <w:tcPr>
            <w:tcW w:w="704" w:type="dxa"/>
            <w:vAlign w:val="center"/>
          </w:tcPr>
          <w:p w14:paraId="202E0824" w14:textId="61942D91" w:rsidR="00603E31" w:rsidRPr="001A7ED1" w:rsidRDefault="00871ED3" w:rsidP="00E76095">
            <w:pPr>
              <w:jc w:val="center"/>
              <w:rPr>
                <w:rFonts w:ascii="Arial" w:hAnsi="Arial" w:cs="Arial"/>
                <w:szCs w:val="21"/>
              </w:rPr>
            </w:pPr>
            <w:ins w:id="786" w:author="Microsoft Office User" w:date="2023-06-09T15:02:00Z">
              <w:r>
                <w:rPr>
                  <w:rFonts w:ascii="Arial" w:hAnsi="Arial" w:cs="Arial"/>
                  <w:szCs w:val="21"/>
                </w:rPr>
                <w:t>3</w:t>
              </w:r>
            </w:ins>
            <w:del w:id="787" w:author="Microsoft Office User" w:date="2023-06-09T15:02:00Z">
              <w:r w:rsidR="00603E31" w:rsidRPr="001A7ED1" w:rsidDel="00871ED3">
                <w:rPr>
                  <w:rFonts w:ascii="Arial" w:hAnsi="Arial" w:cs="Arial"/>
                  <w:szCs w:val="21"/>
                </w:rPr>
                <w:delText>4</w:delText>
              </w:r>
            </w:del>
          </w:p>
        </w:tc>
        <w:tc>
          <w:tcPr>
            <w:tcW w:w="1701" w:type="dxa"/>
            <w:vAlign w:val="center"/>
          </w:tcPr>
          <w:p w14:paraId="20FB1011" w14:textId="77777777" w:rsidR="00603E31" w:rsidRPr="001A7ED1" w:rsidRDefault="00603E31" w:rsidP="00E76095">
            <w:pPr>
              <w:jc w:val="center"/>
              <w:rPr>
                <w:rFonts w:ascii="Arial" w:hAnsi="Arial" w:cs="Arial"/>
                <w:szCs w:val="21"/>
              </w:rPr>
            </w:pPr>
            <w:r>
              <w:rPr>
                <w:rFonts w:ascii="Arial" w:hAnsi="Arial" w:cs="Arial" w:hint="eastAsia"/>
                <w:szCs w:val="21"/>
              </w:rPr>
              <w:t>潜标</w:t>
            </w:r>
            <w:r w:rsidRPr="001A7ED1">
              <w:rPr>
                <w:rFonts w:ascii="Arial" w:hAnsi="Arial" w:cs="Arial"/>
                <w:szCs w:val="21"/>
              </w:rPr>
              <w:t>参数设置命令的反馈命令</w:t>
            </w:r>
          </w:p>
        </w:tc>
        <w:tc>
          <w:tcPr>
            <w:tcW w:w="1247" w:type="dxa"/>
            <w:vAlign w:val="center"/>
          </w:tcPr>
          <w:p w14:paraId="5AA41E7C" w14:textId="77777777" w:rsidR="00603E31" w:rsidRPr="001A7ED1" w:rsidRDefault="00603E31" w:rsidP="00E76095">
            <w:pPr>
              <w:jc w:val="center"/>
              <w:rPr>
                <w:rFonts w:ascii="Arial" w:hAnsi="Arial" w:cs="Arial"/>
                <w:szCs w:val="21"/>
              </w:rPr>
            </w:pPr>
            <w:r>
              <w:rPr>
                <w:rFonts w:ascii="Arial" w:hAnsi="Arial" w:cs="Arial"/>
                <w:szCs w:val="21"/>
              </w:rPr>
              <w:t>0x</w:t>
            </w:r>
            <w:r w:rsidRPr="001A7ED1">
              <w:rPr>
                <w:rFonts w:ascii="Arial" w:hAnsi="Arial" w:cs="Arial"/>
                <w:szCs w:val="21"/>
              </w:rPr>
              <w:t>11</w:t>
            </w:r>
          </w:p>
        </w:tc>
        <w:tc>
          <w:tcPr>
            <w:tcW w:w="1418" w:type="dxa"/>
            <w:vAlign w:val="center"/>
          </w:tcPr>
          <w:p w14:paraId="653271BB" w14:textId="77777777" w:rsidR="00603E31" w:rsidRPr="001A7ED1" w:rsidRDefault="00603E31" w:rsidP="00E76095">
            <w:pPr>
              <w:jc w:val="center"/>
              <w:rPr>
                <w:rFonts w:ascii="Arial" w:hAnsi="Arial" w:cs="Arial"/>
                <w:szCs w:val="21"/>
              </w:rPr>
            </w:pPr>
            <w:r w:rsidRPr="001A7ED1">
              <w:rPr>
                <w:rFonts w:ascii="Arial" w:hAnsi="Arial" w:cs="Arial"/>
                <w:szCs w:val="21"/>
              </w:rPr>
              <w:t>0x02</w:t>
            </w:r>
          </w:p>
        </w:tc>
        <w:tc>
          <w:tcPr>
            <w:tcW w:w="3685" w:type="dxa"/>
          </w:tcPr>
          <w:p w14:paraId="5B420858" w14:textId="77777777" w:rsidR="00603E31" w:rsidRDefault="00603E31" w:rsidP="00E76095">
            <w:pPr>
              <w:rPr>
                <w:rFonts w:ascii="Arial" w:hAnsi="Arial" w:cs="Arial"/>
                <w:szCs w:val="21"/>
              </w:rPr>
            </w:pPr>
            <w:r w:rsidRPr="001A7ED1">
              <w:rPr>
                <w:rFonts w:ascii="Arial" w:hAnsi="Arial" w:cs="Arial"/>
                <w:szCs w:val="21"/>
              </w:rPr>
              <w:t>字段长度：</w:t>
            </w:r>
            <w:r w:rsidRPr="001A7ED1">
              <w:rPr>
                <w:rFonts w:ascii="Arial" w:hAnsi="Arial" w:cs="Arial"/>
                <w:szCs w:val="21"/>
              </w:rPr>
              <w:t>2</w:t>
            </w:r>
            <w:r w:rsidRPr="001A7ED1">
              <w:rPr>
                <w:rFonts w:ascii="Arial" w:hAnsi="Arial" w:cs="Arial"/>
                <w:szCs w:val="21"/>
              </w:rPr>
              <w:t>字节</w:t>
            </w:r>
          </w:p>
          <w:p w14:paraId="0F470A03" w14:textId="08C209E5" w:rsidR="00603E31" w:rsidRPr="001A7ED1" w:rsidRDefault="00603E31" w:rsidP="00E76095">
            <w:pPr>
              <w:rPr>
                <w:rFonts w:ascii="Arial" w:hAnsi="Arial" w:cs="Arial"/>
                <w:szCs w:val="21"/>
              </w:rPr>
            </w:pPr>
            <w:r w:rsidRPr="001A7ED1">
              <w:rPr>
                <w:rFonts w:ascii="Arial" w:hAnsi="Arial" w:cs="Arial"/>
                <w:szCs w:val="21"/>
              </w:rPr>
              <w:t>第</w:t>
            </w:r>
            <w:r w:rsidRPr="001A7ED1">
              <w:rPr>
                <w:rFonts w:ascii="Arial" w:hAnsi="Arial" w:cs="Arial"/>
                <w:szCs w:val="21"/>
              </w:rPr>
              <w:t>1</w:t>
            </w:r>
            <w:r w:rsidRPr="001A7ED1">
              <w:rPr>
                <w:rFonts w:ascii="Arial" w:hAnsi="Arial" w:cs="Arial"/>
                <w:szCs w:val="21"/>
              </w:rPr>
              <w:t>字节：响应命令类型（</w:t>
            </w:r>
            <w:r w:rsidRPr="001A7ED1">
              <w:rPr>
                <w:rFonts w:ascii="Arial" w:hAnsi="Arial" w:cs="Arial"/>
                <w:szCs w:val="21"/>
              </w:rPr>
              <w:t>0x0</w:t>
            </w:r>
            <w:ins w:id="788" w:author="Microsoft Office User" w:date="2023-06-09T15:03:00Z">
              <w:r w:rsidR="00871ED3">
                <w:rPr>
                  <w:rFonts w:ascii="Arial" w:hAnsi="Arial" w:cs="Arial"/>
                  <w:szCs w:val="21"/>
                </w:rPr>
                <w:t>3</w:t>
              </w:r>
            </w:ins>
            <w:del w:id="789" w:author="Microsoft Office User" w:date="2023-06-09T15:03:00Z">
              <w:r w:rsidDel="00871ED3">
                <w:rPr>
                  <w:rFonts w:ascii="Arial" w:hAnsi="Arial" w:cs="Arial"/>
                  <w:szCs w:val="21"/>
                </w:rPr>
                <w:delText>4</w:delText>
              </w:r>
            </w:del>
            <w:r w:rsidRPr="001A7ED1">
              <w:rPr>
                <w:rFonts w:ascii="Arial" w:hAnsi="Arial" w:cs="Arial"/>
                <w:szCs w:val="21"/>
              </w:rPr>
              <w:t>）</w:t>
            </w:r>
          </w:p>
          <w:p w14:paraId="3357DA1A" w14:textId="77777777" w:rsidR="00603E31" w:rsidRPr="001A7ED1" w:rsidRDefault="00603E31" w:rsidP="00E76095">
            <w:pPr>
              <w:rPr>
                <w:rFonts w:ascii="Arial" w:hAnsi="Arial" w:cs="Arial"/>
                <w:szCs w:val="21"/>
              </w:rPr>
            </w:pPr>
            <w:r w:rsidRPr="001A7ED1">
              <w:rPr>
                <w:rFonts w:ascii="Arial" w:hAnsi="Arial" w:cs="Arial"/>
                <w:szCs w:val="21"/>
              </w:rPr>
              <w:t>第</w:t>
            </w:r>
            <w:r w:rsidRPr="001A7ED1">
              <w:rPr>
                <w:rFonts w:ascii="Arial" w:hAnsi="Arial" w:cs="Arial"/>
                <w:szCs w:val="21"/>
              </w:rPr>
              <w:t>2</w:t>
            </w:r>
            <w:r w:rsidRPr="001A7ED1">
              <w:rPr>
                <w:rFonts w:ascii="Arial" w:hAnsi="Arial" w:cs="Arial"/>
                <w:szCs w:val="21"/>
              </w:rPr>
              <w:t>字节：</w:t>
            </w:r>
          </w:p>
          <w:p w14:paraId="4C56D616" w14:textId="4F6F7E53" w:rsidR="00603E31" w:rsidRPr="001A7ED1" w:rsidRDefault="00603E31" w:rsidP="00E76095">
            <w:pPr>
              <w:rPr>
                <w:rFonts w:ascii="Arial" w:hAnsi="Arial" w:cs="Arial"/>
                <w:szCs w:val="21"/>
              </w:rPr>
            </w:pPr>
            <w:r w:rsidRPr="001A7ED1">
              <w:rPr>
                <w:rFonts w:ascii="Arial" w:hAnsi="Arial" w:cs="Arial"/>
                <w:szCs w:val="21"/>
              </w:rPr>
              <w:t>0x00</w:t>
            </w:r>
            <w:r w:rsidRPr="001A7ED1">
              <w:rPr>
                <w:rFonts w:ascii="Arial" w:hAnsi="Arial" w:cs="Arial"/>
                <w:szCs w:val="21"/>
              </w:rPr>
              <w:t>：</w:t>
            </w:r>
            <w:r w:rsidR="002F4AC5">
              <w:rPr>
                <w:rFonts w:ascii="Arial" w:hAnsi="Arial" w:cs="Arial" w:hint="eastAsia"/>
                <w:szCs w:val="21"/>
              </w:rPr>
              <w:t>潜标</w:t>
            </w:r>
            <w:r w:rsidRPr="001A7ED1">
              <w:rPr>
                <w:rFonts w:ascii="Arial" w:hAnsi="Arial" w:cs="Arial"/>
                <w:szCs w:val="21"/>
              </w:rPr>
              <w:t>参数设置成功；</w:t>
            </w:r>
          </w:p>
          <w:p w14:paraId="3A5FDE23" w14:textId="66CADDCB" w:rsidR="00603E31" w:rsidRPr="001A7ED1" w:rsidRDefault="00603E31" w:rsidP="00E76095">
            <w:pPr>
              <w:rPr>
                <w:rFonts w:ascii="Arial" w:hAnsi="Arial" w:cs="Arial"/>
                <w:szCs w:val="21"/>
              </w:rPr>
            </w:pPr>
            <w:r w:rsidRPr="001A7ED1">
              <w:rPr>
                <w:rFonts w:ascii="Arial" w:hAnsi="Arial" w:cs="Arial"/>
                <w:szCs w:val="21"/>
              </w:rPr>
              <w:t>0x01</w:t>
            </w:r>
            <w:r w:rsidRPr="001A7ED1">
              <w:rPr>
                <w:rFonts w:ascii="Arial" w:hAnsi="Arial" w:cs="Arial"/>
                <w:szCs w:val="21"/>
              </w:rPr>
              <w:t>：</w:t>
            </w:r>
            <w:r w:rsidR="002F4AC5">
              <w:rPr>
                <w:rFonts w:ascii="Arial" w:hAnsi="Arial" w:cs="Arial" w:hint="eastAsia"/>
                <w:szCs w:val="21"/>
              </w:rPr>
              <w:t>潜标</w:t>
            </w:r>
            <w:r w:rsidRPr="001A7ED1">
              <w:rPr>
                <w:rFonts w:ascii="Arial" w:hAnsi="Arial" w:cs="Arial"/>
                <w:szCs w:val="21"/>
              </w:rPr>
              <w:t>参数设置异常；</w:t>
            </w:r>
          </w:p>
        </w:tc>
      </w:tr>
      <w:tr w:rsidR="00603E31" w:rsidRPr="001A7ED1" w14:paraId="0303E14C" w14:textId="77777777" w:rsidTr="00AF23C9">
        <w:trPr>
          <w:trHeight w:val="624"/>
        </w:trPr>
        <w:tc>
          <w:tcPr>
            <w:tcW w:w="704" w:type="dxa"/>
            <w:vAlign w:val="center"/>
          </w:tcPr>
          <w:p w14:paraId="1B4A3DBD" w14:textId="0CA4F529" w:rsidR="00603E31" w:rsidRPr="001A7ED1" w:rsidRDefault="00871ED3" w:rsidP="00E76095">
            <w:pPr>
              <w:jc w:val="center"/>
              <w:rPr>
                <w:rFonts w:ascii="Arial" w:hAnsi="Arial" w:cs="Arial"/>
                <w:szCs w:val="21"/>
              </w:rPr>
            </w:pPr>
            <w:ins w:id="790" w:author="Microsoft Office User" w:date="2023-06-09T15:02:00Z">
              <w:r>
                <w:rPr>
                  <w:rFonts w:ascii="Arial" w:hAnsi="Arial" w:cs="Arial"/>
                  <w:szCs w:val="21"/>
                </w:rPr>
                <w:t>4</w:t>
              </w:r>
            </w:ins>
            <w:del w:id="791" w:author="Microsoft Office User" w:date="2023-06-09T15:02:00Z">
              <w:r w:rsidR="00F47F9D" w:rsidDel="00871ED3">
                <w:rPr>
                  <w:rFonts w:ascii="Arial" w:hAnsi="Arial" w:cs="Arial"/>
                  <w:szCs w:val="21"/>
                </w:rPr>
                <w:delText>5</w:delText>
              </w:r>
            </w:del>
          </w:p>
        </w:tc>
        <w:tc>
          <w:tcPr>
            <w:tcW w:w="1701" w:type="dxa"/>
            <w:vAlign w:val="center"/>
          </w:tcPr>
          <w:p w14:paraId="0A2F3B21" w14:textId="77777777" w:rsidR="00603E31" w:rsidRPr="001A7ED1" w:rsidRDefault="00603E31" w:rsidP="00E76095">
            <w:pPr>
              <w:jc w:val="center"/>
              <w:rPr>
                <w:rFonts w:ascii="Arial" w:hAnsi="Arial" w:cs="Arial"/>
                <w:szCs w:val="21"/>
              </w:rPr>
            </w:pPr>
            <w:r>
              <w:rPr>
                <w:rFonts w:ascii="Arial" w:hAnsi="Arial" w:cs="Arial" w:hint="eastAsia"/>
                <w:szCs w:val="21"/>
              </w:rPr>
              <w:t>潜标</w:t>
            </w:r>
            <w:r w:rsidRPr="001A7ED1">
              <w:rPr>
                <w:rFonts w:ascii="Arial" w:hAnsi="Arial" w:cs="Arial"/>
                <w:szCs w:val="21"/>
              </w:rPr>
              <w:t>释放命令的反馈命令</w:t>
            </w:r>
          </w:p>
        </w:tc>
        <w:tc>
          <w:tcPr>
            <w:tcW w:w="1247" w:type="dxa"/>
            <w:vAlign w:val="center"/>
          </w:tcPr>
          <w:p w14:paraId="50FC0EB2" w14:textId="77777777" w:rsidR="00603E31" w:rsidRPr="001A7ED1" w:rsidRDefault="00603E31" w:rsidP="00E76095">
            <w:pPr>
              <w:jc w:val="center"/>
              <w:rPr>
                <w:rFonts w:ascii="Arial" w:hAnsi="Arial" w:cs="Arial"/>
                <w:szCs w:val="21"/>
              </w:rPr>
            </w:pPr>
            <w:r>
              <w:rPr>
                <w:rFonts w:ascii="Arial" w:hAnsi="Arial" w:cs="Arial"/>
                <w:szCs w:val="21"/>
              </w:rPr>
              <w:t>0x</w:t>
            </w:r>
            <w:r w:rsidRPr="001A7ED1">
              <w:rPr>
                <w:rFonts w:ascii="Arial" w:hAnsi="Arial" w:cs="Arial"/>
                <w:szCs w:val="21"/>
              </w:rPr>
              <w:t>11</w:t>
            </w:r>
          </w:p>
        </w:tc>
        <w:tc>
          <w:tcPr>
            <w:tcW w:w="1418" w:type="dxa"/>
            <w:vAlign w:val="center"/>
          </w:tcPr>
          <w:p w14:paraId="70CC94DC" w14:textId="43E62DFA" w:rsidR="00603E31" w:rsidRPr="001A7ED1" w:rsidRDefault="00603E31" w:rsidP="00E76095">
            <w:pPr>
              <w:jc w:val="center"/>
              <w:rPr>
                <w:rFonts w:ascii="Arial" w:hAnsi="Arial" w:cs="Arial"/>
                <w:szCs w:val="21"/>
              </w:rPr>
            </w:pPr>
            <w:del w:id="792" w:author="Microsoft Office User" w:date="2023-06-07T12:26:00Z">
              <w:r w:rsidRPr="001A7ED1" w:rsidDel="00635A11">
                <w:rPr>
                  <w:rFonts w:ascii="Arial" w:hAnsi="Arial" w:cs="Arial"/>
                  <w:szCs w:val="21"/>
                </w:rPr>
                <w:delText>0x02</w:delText>
              </w:r>
            </w:del>
            <w:ins w:id="793" w:author="Microsoft Office User" w:date="2023-06-07T12:26:00Z">
              <w:r w:rsidR="00635A11" w:rsidRPr="001A7ED1">
                <w:rPr>
                  <w:rFonts w:ascii="Arial" w:hAnsi="Arial" w:cs="Arial"/>
                  <w:szCs w:val="21"/>
                </w:rPr>
                <w:t>0x0</w:t>
              </w:r>
              <w:r w:rsidR="00635A11">
                <w:rPr>
                  <w:rFonts w:ascii="Arial" w:hAnsi="Arial" w:cs="Arial"/>
                  <w:szCs w:val="21"/>
                </w:rPr>
                <w:t>3</w:t>
              </w:r>
            </w:ins>
          </w:p>
        </w:tc>
        <w:tc>
          <w:tcPr>
            <w:tcW w:w="3685" w:type="dxa"/>
            <w:vAlign w:val="center"/>
          </w:tcPr>
          <w:p w14:paraId="73779FB9" w14:textId="46FA346A" w:rsidR="00603E31" w:rsidRDefault="00603E31" w:rsidP="00E76095">
            <w:pPr>
              <w:rPr>
                <w:rFonts w:ascii="Arial" w:hAnsi="Arial" w:cs="Arial"/>
                <w:szCs w:val="21"/>
              </w:rPr>
            </w:pPr>
            <w:r w:rsidRPr="001A7ED1">
              <w:rPr>
                <w:rFonts w:ascii="Arial" w:hAnsi="Arial" w:cs="Arial"/>
                <w:szCs w:val="21"/>
              </w:rPr>
              <w:t>字段长度：</w:t>
            </w:r>
            <w:del w:id="794" w:author="Microsoft Office User" w:date="2023-06-07T12:25:00Z">
              <w:r w:rsidRPr="001A7ED1" w:rsidDel="00635A11">
                <w:rPr>
                  <w:rFonts w:ascii="Arial" w:hAnsi="Arial" w:cs="Arial"/>
                  <w:szCs w:val="21"/>
                </w:rPr>
                <w:delText>2</w:delText>
              </w:r>
            </w:del>
            <w:ins w:id="795" w:author="Microsoft Office User" w:date="2023-06-07T12:25:00Z">
              <w:r w:rsidR="00635A11">
                <w:rPr>
                  <w:rFonts w:ascii="Arial" w:hAnsi="Arial" w:cs="Arial"/>
                  <w:szCs w:val="21"/>
                </w:rPr>
                <w:t>3</w:t>
              </w:r>
            </w:ins>
            <w:r w:rsidRPr="001A7ED1">
              <w:rPr>
                <w:rFonts w:ascii="Arial" w:hAnsi="Arial" w:cs="Arial"/>
                <w:szCs w:val="21"/>
              </w:rPr>
              <w:t>字节</w:t>
            </w:r>
          </w:p>
          <w:p w14:paraId="4F377A50" w14:textId="17024B78" w:rsidR="00603E31" w:rsidRDefault="00603E31" w:rsidP="00E76095">
            <w:pPr>
              <w:rPr>
                <w:ins w:id="796" w:author="Microsoft Office User" w:date="2023-06-07T12:25:00Z"/>
                <w:rFonts w:ascii="Arial" w:hAnsi="Arial" w:cs="Arial"/>
                <w:szCs w:val="21"/>
              </w:rPr>
            </w:pPr>
            <w:r w:rsidRPr="001A7ED1">
              <w:rPr>
                <w:rFonts w:ascii="Arial" w:hAnsi="Arial" w:cs="Arial"/>
                <w:szCs w:val="21"/>
              </w:rPr>
              <w:t>第</w:t>
            </w:r>
            <w:r w:rsidRPr="001A7ED1">
              <w:rPr>
                <w:rFonts w:ascii="Arial" w:hAnsi="Arial" w:cs="Arial"/>
                <w:szCs w:val="21"/>
              </w:rPr>
              <w:t>1</w:t>
            </w:r>
            <w:r w:rsidRPr="001A7ED1">
              <w:rPr>
                <w:rFonts w:ascii="Arial" w:hAnsi="Arial" w:cs="Arial"/>
                <w:szCs w:val="21"/>
              </w:rPr>
              <w:t>字节：响应命令类型（</w:t>
            </w:r>
            <w:r w:rsidRPr="001A7ED1">
              <w:rPr>
                <w:rFonts w:ascii="Arial" w:hAnsi="Arial" w:cs="Arial"/>
                <w:szCs w:val="21"/>
              </w:rPr>
              <w:t>0x0</w:t>
            </w:r>
            <w:ins w:id="797" w:author="Microsoft Office User" w:date="2023-06-09T15:03:00Z">
              <w:r w:rsidR="00871ED3">
                <w:rPr>
                  <w:rFonts w:ascii="Arial" w:hAnsi="Arial" w:cs="Arial"/>
                  <w:szCs w:val="21"/>
                </w:rPr>
                <w:t>4</w:t>
              </w:r>
            </w:ins>
            <w:del w:id="798" w:author="Microsoft Office User" w:date="2023-06-09T15:03:00Z">
              <w:r w:rsidR="00D850A5" w:rsidDel="00871ED3">
                <w:rPr>
                  <w:rFonts w:ascii="Arial" w:hAnsi="Arial" w:cs="Arial"/>
                  <w:szCs w:val="21"/>
                </w:rPr>
                <w:delText>5</w:delText>
              </w:r>
            </w:del>
            <w:r w:rsidRPr="001A7ED1">
              <w:rPr>
                <w:rFonts w:ascii="Arial" w:hAnsi="Arial" w:cs="Arial"/>
                <w:szCs w:val="21"/>
              </w:rPr>
              <w:t>）</w:t>
            </w:r>
          </w:p>
          <w:p w14:paraId="47D852AC" w14:textId="1B4EABF3" w:rsidR="00635A11" w:rsidRDefault="00635A11" w:rsidP="00E76095">
            <w:pPr>
              <w:rPr>
                <w:ins w:id="799" w:author="Microsoft Office User" w:date="2023-06-07T12:26:00Z"/>
                <w:rFonts w:ascii="Arial" w:hAnsi="Arial" w:cs="Arial"/>
                <w:szCs w:val="21"/>
              </w:rPr>
            </w:pPr>
            <w:ins w:id="800" w:author="Microsoft Office User" w:date="2023-06-07T12:25:00Z">
              <w:r>
                <w:rPr>
                  <w:rFonts w:ascii="Arial" w:hAnsi="Arial" w:cs="Arial" w:hint="eastAsia"/>
                  <w:szCs w:val="21"/>
                </w:rPr>
                <w:t>第</w:t>
              </w:r>
              <w:r>
                <w:rPr>
                  <w:rFonts w:ascii="Arial" w:hAnsi="Arial" w:cs="Arial" w:hint="eastAsia"/>
                  <w:szCs w:val="21"/>
                </w:rPr>
                <w:t>2</w:t>
              </w:r>
              <w:r>
                <w:rPr>
                  <w:rFonts w:ascii="Arial" w:hAnsi="Arial" w:cs="Arial" w:hint="eastAsia"/>
                  <w:szCs w:val="21"/>
                </w:rPr>
                <w:t>字节：</w:t>
              </w:r>
            </w:ins>
          </w:p>
          <w:p w14:paraId="514EBC3B" w14:textId="46EEC4F1" w:rsidR="00635A11" w:rsidRPr="001A7ED1" w:rsidRDefault="00635A11" w:rsidP="00635A11">
            <w:pPr>
              <w:rPr>
                <w:ins w:id="801" w:author="Microsoft Office User" w:date="2023-06-07T12:26:00Z"/>
                <w:rFonts w:ascii="Arial" w:hAnsi="Arial" w:cs="Arial"/>
                <w:szCs w:val="21"/>
              </w:rPr>
            </w:pPr>
            <w:ins w:id="802" w:author="Microsoft Office User" w:date="2023-06-07T12:26:00Z">
              <w:r w:rsidRPr="001A7ED1">
                <w:rPr>
                  <w:rFonts w:ascii="Arial" w:hAnsi="Arial" w:cs="Arial"/>
                  <w:szCs w:val="21"/>
                </w:rPr>
                <w:lastRenderedPageBreak/>
                <w:t>0x00</w:t>
              </w:r>
              <w:r w:rsidRPr="001A7ED1">
                <w:rPr>
                  <w:rFonts w:ascii="Arial" w:hAnsi="Arial" w:cs="Arial"/>
                  <w:szCs w:val="21"/>
                </w:rPr>
                <w:t>：</w:t>
              </w:r>
              <w:r>
                <w:rPr>
                  <w:rFonts w:ascii="Arial" w:hAnsi="Arial" w:cs="Arial" w:hint="eastAsia"/>
                  <w:szCs w:val="21"/>
                </w:rPr>
                <w:t>释放命令接收应答</w:t>
              </w:r>
              <w:r w:rsidRPr="001A7ED1">
                <w:rPr>
                  <w:rFonts w:ascii="Arial" w:hAnsi="Arial" w:cs="Arial"/>
                  <w:szCs w:val="21"/>
                </w:rPr>
                <w:t>；</w:t>
              </w:r>
            </w:ins>
          </w:p>
          <w:p w14:paraId="34274226" w14:textId="7B90EB24" w:rsidR="00635A11" w:rsidRPr="001A7ED1" w:rsidRDefault="00635A11" w:rsidP="00635A11">
            <w:pPr>
              <w:rPr>
                <w:rFonts w:ascii="Arial" w:hAnsi="Arial" w:cs="Arial"/>
                <w:szCs w:val="21"/>
              </w:rPr>
            </w:pPr>
            <w:ins w:id="803" w:author="Microsoft Office User" w:date="2023-06-07T12:26:00Z">
              <w:r w:rsidRPr="001A7ED1">
                <w:rPr>
                  <w:rFonts w:ascii="Arial" w:hAnsi="Arial" w:cs="Arial"/>
                  <w:szCs w:val="21"/>
                </w:rPr>
                <w:t>0x01</w:t>
              </w:r>
              <w:r w:rsidRPr="001A7ED1">
                <w:rPr>
                  <w:rFonts w:ascii="Arial" w:hAnsi="Arial" w:cs="Arial"/>
                  <w:szCs w:val="21"/>
                </w:rPr>
                <w:t>：</w:t>
              </w:r>
              <w:r>
                <w:rPr>
                  <w:rFonts w:ascii="Arial" w:hAnsi="Arial" w:cs="Arial" w:hint="eastAsia"/>
                  <w:szCs w:val="21"/>
                </w:rPr>
                <w:t>熔断确认</w:t>
              </w:r>
            </w:ins>
            <w:ins w:id="804" w:author="Microsoft Office User" w:date="2023-06-07T12:41:00Z">
              <w:r w:rsidR="00186111">
                <w:rPr>
                  <w:rFonts w:ascii="Arial" w:hAnsi="Arial" w:cs="Arial" w:hint="eastAsia"/>
                  <w:szCs w:val="21"/>
                </w:rPr>
                <w:t>应答</w:t>
              </w:r>
            </w:ins>
            <w:ins w:id="805" w:author="Microsoft Office User" w:date="2023-06-07T12:26:00Z">
              <w:r w:rsidRPr="001A7ED1">
                <w:rPr>
                  <w:rFonts w:ascii="Arial" w:hAnsi="Arial" w:cs="Arial"/>
                  <w:szCs w:val="21"/>
                </w:rPr>
                <w:t>；</w:t>
              </w:r>
            </w:ins>
          </w:p>
          <w:p w14:paraId="1E5C1D84" w14:textId="4BF50DAA" w:rsidR="00603E31" w:rsidRPr="001A7ED1" w:rsidRDefault="00603E31" w:rsidP="00E76095">
            <w:pPr>
              <w:rPr>
                <w:rFonts w:ascii="Arial" w:hAnsi="Arial" w:cs="Arial"/>
                <w:szCs w:val="21"/>
              </w:rPr>
            </w:pPr>
            <w:r w:rsidRPr="001A7ED1">
              <w:rPr>
                <w:rFonts w:ascii="Arial" w:hAnsi="Arial" w:cs="Arial"/>
                <w:szCs w:val="21"/>
              </w:rPr>
              <w:t>第</w:t>
            </w:r>
            <w:ins w:id="806" w:author="Microsoft Office User" w:date="2023-06-07T12:26:00Z">
              <w:r w:rsidR="00635A11">
                <w:rPr>
                  <w:rFonts w:ascii="Arial" w:hAnsi="Arial" w:cs="Arial"/>
                  <w:szCs w:val="21"/>
                </w:rPr>
                <w:t>3</w:t>
              </w:r>
            </w:ins>
            <w:del w:id="807" w:author="Microsoft Office User" w:date="2023-06-07T12:26:00Z">
              <w:r w:rsidRPr="001A7ED1" w:rsidDel="00635A11">
                <w:rPr>
                  <w:rFonts w:ascii="Arial" w:hAnsi="Arial" w:cs="Arial"/>
                  <w:szCs w:val="21"/>
                </w:rPr>
                <w:delText>2</w:delText>
              </w:r>
            </w:del>
            <w:r w:rsidRPr="001A7ED1">
              <w:rPr>
                <w:rFonts w:ascii="Arial" w:hAnsi="Arial" w:cs="Arial"/>
                <w:szCs w:val="21"/>
              </w:rPr>
              <w:t>字节：</w:t>
            </w:r>
          </w:p>
          <w:p w14:paraId="4EE50B3F" w14:textId="01668227" w:rsidR="00603E31" w:rsidRPr="001A7ED1" w:rsidRDefault="00603E31" w:rsidP="00E76095">
            <w:pPr>
              <w:rPr>
                <w:rFonts w:ascii="Arial" w:hAnsi="Arial" w:cs="Arial"/>
                <w:szCs w:val="21"/>
              </w:rPr>
            </w:pPr>
            <w:r w:rsidRPr="001A7ED1">
              <w:rPr>
                <w:rFonts w:ascii="Arial" w:hAnsi="Arial" w:cs="Arial"/>
                <w:szCs w:val="21"/>
              </w:rPr>
              <w:t>0x00</w:t>
            </w:r>
            <w:r w:rsidRPr="001A7ED1">
              <w:rPr>
                <w:rFonts w:ascii="Arial" w:hAnsi="Arial" w:cs="Arial"/>
                <w:szCs w:val="21"/>
              </w:rPr>
              <w:t>：</w:t>
            </w:r>
            <w:del w:id="808" w:author="Microsoft Office User" w:date="2023-06-07T12:26:00Z">
              <w:r w:rsidR="002F4AC5" w:rsidDel="00635A11">
                <w:rPr>
                  <w:rFonts w:ascii="Arial" w:hAnsi="Arial" w:cs="Arial" w:hint="eastAsia"/>
                  <w:szCs w:val="21"/>
                </w:rPr>
                <w:delText>潜标</w:delText>
              </w:r>
              <w:r w:rsidRPr="001A7ED1" w:rsidDel="00635A11">
                <w:rPr>
                  <w:rFonts w:ascii="Arial" w:hAnsi="Arial" w:cs="Arial"/>
                  <w:szCs w:val="21"/>
                </w:rPr>
                <w:delText>释放命令接收</w:delText>
              </w:r>
            </w:del>
            <w:r w:rsidRPr="001A7ED1">
              <w:rPr>
                <w:rFonts w:ascii="Arial" w:hAnsi="Arial" w:cs="Arial"/>
                <w:szCs w:val="21"/>
              </w:rPr>
              <w:t>成功；</w:t>
            </w:r>
          </w:p>
          <w:p w14:paraId="43ED55DD" w14:textId="5E4877E5" w:rsidR="00603E31" w:rsidRPr="001A7ED1" w:rsidRDefault="00603E31" w:rsidP="00E76095">
            <w:pPr>
              <w:rPr>
                <w:rFonts w:ascii="Arial" w:hAnsi="Arial" w:cs="Arial"/>
                <w:szCs w:val="21"/>
              </w:rPr>
            </w:pPr>
            <w:r w:rsidRPr="001A7ED1">
              <w:rPr>
                <w:rFonts w:ascii="Arial" w:hAnsi="Arial" w:cs="Arial"/>
                <w:szCs w:val="21"/>
              </w:rPr>
              <w:t>0x01</w:t>
            </w:r>
            <w:r w:rsidRPr="001A7ED1">
              <w:rPr>
                <w:rFonts w:ascii="Arial" w:hAnsi="Arial" w:cs="Arial"/>
                <w:szCs w:val="21"/>
              </w:rPr>
              <w:t>：</w:t>
            </w:r>
            <w:del w:id="809" w:author="Microsoft Office User" w:date="2023-06-07T12:26:00Z">
              <w:r w:rsidR="002F4AC5" w:rsidDel="00635A11">
                <w:rPr>
                  <w:rFonts w:ascii="Arial" w:hAnsi="Arial" w:cs="Arial" w:hint="eastAsia"/>
                  <w:szCs w:val="21"/>
                </w:rPr>
                <w:delText>潜标</w:delText>
              </w:r>
              <w:r w:rsidRPr="001A7ED1" w:rsidDel="00635A11">
                <w:rPr>
                  <w:rFonts w:ascii="Arial" w:hAnsi="Arial" w:cs="Arial"/>
                  <w:szCs w:val="21"/>
                </w:rPr>
                <w:delText>释放命令接收</w:delText>
              </w:r>
            </w:del>
            <w:r w:rsidRPr="001A7ED1">
              <w:rPr>
                <w:rFonts w:ascii="Arial" w:hAnsi="Arial" w:cs="Arial"/>
                <w:szCs w:val="21"/>
              </w:rPr>
              <w:t>异常；</w:t>
            </w:r>
          </w:p>
        </w:tc>
      </w:tr>
      <w:tr w:rsidR="00635A11" w:rsidRPr="001A7ED1" w14:paraId="3FF9FE06" w14:textId="77777777" w:rsidTr="00AF23C9">
        <w:trPr>
          <w:trHeight w:val="624"/>
        </w:trPr>
        <w:tc>
          <w:tcPr>
            <w:tcW w:w="704" w:type="dxa"/>
            <w:vAlign w:val="center"/>
          </w:tcPr>
          <w:p w14:paraId="46E6C433" w14:textId="2F5DE56F" w:rsidR="00635A11" w:rsidRPr="001A7ED1" w:rsidRDefault="00871ED3" w:rsidP="00635A11">
            <w:pPr>
              <w:jc w:val="center"/>
              <w:rPr>
                <w:rFonts w:ascii="Arial" w:hAnsi="Arial" w:cs="Arial"/>
                <w:szCs w:val="21"/>
              </w:rPr>
            </w:pPr>
            <w:ins w:id="810" w:author="Microsoft Office User" w:date="2023-06-09T15:02:00Z">
              <w:r>
                <w:rPr>
                  <w:rFonts w:ascii="Arial" w:hAnsi="Arial" w:cs="Arial"/>
                  <w:szCs w:val="21"/>
                </w:rPr>
                <w:lastRenderedPageBreak/>
                <w:t>5</w:t>
              </w:r>
            </w:ins>
            <w:del w:id="811" w:author="Microsoft Office User" w:date="2023-06-09T15:02:00Z">
              <w:r w:rsidR="00635A11" w:rsidDel="00871ED3">
                <w:rPr>
                  <w:rFonts w:ascii="Arial" w:hAnsi="Arial" w:cs="Arial"/>
                  <w:szCs w:val="21"/>
                </w:rPr>
                <w:delText>6</w:delText>
              </w:r>
            </w:del>
          </w:p>
        </w:tc>
        <w:tc>
          <w:tcPr>
            <w:tcW w:w="1701" w:type="dxa"/>
            <w:vAlign w:val="center"/>
          </w:tcPr>
          <w:p w14:paraId="1E01BD16" w14:textId="2C087807" w:rsidR="00635A11" w:rsidRPr="001A7ED1" w:rsidRDefault="00635A11" w:rsidP="00635A11">
            <w:pPr>
              <w:jc w:val="center"/>
              <w:rPr>
                <w:rFonts w:ascii="Arial" w:hAnsi="Arial" w:cs="Arial"/>
                <w:szCs w:val="21"/>
              </w:rPr>
            </w:pPr>
            <w:r>
              <w:rPr>
                <w:rFonts w:ascii="Arial" w:hAnsi="Arial" w:cs="Arial" w:hint="eastAsia"/>
                <w:szCs w:val="21"/>
              </w:rPr>
              <w:t>潜标</w:t>
            </w:r>
            <w:ins w:id="812" w:author="Microsoft Office User" w:date="2023-06-09T10:51:00Z">
              <w:r w:rsidR="00EA0947">
                <w:rPr>
                  <w:rFonts w:ascii="Arial" w:hAnsi="Arial" w:cs="Arial" w:hint="eastAsia"/>
                  <w:szCs w:val="21"/>
                </w:rPr>
                <w:t>数据</w:t>
              </w:r>
            </w:ins>
            <w:r w:rsidRPr="001A7ED1">
              <w:rPr>
                <w:rFonts w:ascii="Arial" w:hAnsi="Arial" w:cs="Arial"/>
                <w:szCs w:val="21"/>
              </w:rPr>
              <w:t>自毁命令的反馈命令</w:t>
            </w:r>
          </w:p>
        </w:tc>
        <w:tc>
          <w:tcPr>
            <w:tcW w:w="1247" w:type="dxa"/>
            <w:vAlign w:val="center"/>
          </w:tcPr>
          <w:p w14:paraId="43BFB654" w14:textId="77777777" w:rsidR="00635A11" w:rsidRPr="001A7ED1" w:rsidRDefault="00635A11" w:rsidP="00635A11">
            <w:pPr>
              <w:jc w:val="center"/>
              <w:rPr>
                <w:rFonts w:ascii="Arial" w:hAnsi="Arial" w:cs="Arial"/>
                <w:szCs w:val="21"/>
              </w:rPr>
            </w:pPr>
            <w:r>
              <w:rPr>
                <w:rFonts w:ascii="Arial" w:hAnsi="Arial" w:cs="Arial"/>
                <w:szCs w:val="21"/>
              </w:rPr>
              <w:t>0x</w:t>
            </w:r>
            <w:r w:rsidRPr="001A7ED1">
              <w:rPr>
                <w:rFonts w:ascii="Arial" w:hAnsi="Arial" w:cs="Arial"/>
                <w:szCs w:val="21"/>
              </w:rPr>
              <w:t>11</w:t>
            </w:r>
          </w:p>
        </w:tc>
        <w:tc>
          <w:tcPr>
            <w:tcW w:w="1418" w:type="dxa"/>
            <w:vAlign w:val="center"/>
          </w:tcPr>
          <w:p w14:paraId="2CC29D58" w14:textId="77777777" w:rsidR="00635A11" w:rsidRPr="001A7ED1" w:rsidRDefault="00635A11" w:rsidP="00635A11">
            <w:pPr>
              <w:jc w:val="center"/>
              <w:rPr>
                <w:rFonts w:ascii="Arial" w:hAnsi="Arial" w:cs="Arial"/>
                <w:szCs w:val="21"/>
              </w:rPr>
            </w:pPr>
            <w:r w:rsidRPr="001A7ED1">
              <w:rPr>
                <w:rFonts w:ascii="Arial" w:hAnsi="Arial" w:cs="Arial"/>
                <w:szCs w:val="21"/>
              </w:rPr>
              <w:t>0x02</w:t>
            </w:r>
          </w:p>
        </w:tc>
        <w:tc>
          <w:tcPr>
            <w:tcW w:w="3685" w:type="dxa"/>
            <w:vAlign w:val="center"/>
          </w:tcPr>
          <w:p w14:paraId="411AF0DE" w14:textId="77777777" w:rsidR="00635A11" w:rsidRDefault="00635A11" w:rsidP="00635A11">
            <w:pPr>
              <w:rPr>
                <w:rFonts w:ascii="Arial" w:hAnsi="Arial" w:cs="Arial"/>
                <w:szCs w:val="21"/>
              </w:rPr>
            </w:pPr>
            <w:r w:rsidRPr="001A7ED1">
              <w:rPr>
                <w:rFonts w:ascii="Arial" w:hAnsi="Arial" w:cs="Arial"/>
                <w:szCs w:val="21"/>
              </w:rPr>
              <w:t>字段长度：</w:t>
            </w:r>
            <w:r w:rsidRPr="001A7ED1">
              <w:rPr>
                <w:rFonts w:ascii="Arial" w:hAnsi="Arial" w:cs="Arial"/>
                <w:szCs w:val="21"/>
              </w:rPr>
              <w:t>2</w:t>
            </w:r>
            <w:r w:rsidRPr="001A7ED1">
              <w:rPr>
                <w:rFonts w:ascii="Arial" w:hAnsi="Arial" w:cs="Arial"/>
                <w:szCs w:val="21"/>
              </w:rPr>
              <w:t>字节</w:t>
            </w:r>
          </w:p>
          <w:p w14:paraId="41973B75" w14:textId="4E15F3B0" w:rsidR="00635A11" w:rsidRPr="001A7ED1" w:rsidRDefault="00635A11" w:rsidP="00635A11">
            <w:pPr>
              <w:rPr>
                <w:rFonts w:ascii="Arial" w:hAnsi="Arial" w:cs="Arial"/>
                <w:szCs w:val="21"/>
              </w:rPr>
            </w:pPr>
            <w:r w:rsidRPr="001A7ED1">
              <w:rPr>
                <w:rFonts w:ascii="Arial" w:hAnsi="Arial" w:cs="Arial"/>
                <w:szCs w:val="21"/>
              </w:rPr>
              <w:t>第</w:t>
            </w:r>
            <w:r w:rsidRPr="001A7ED1">
              <w:rPr>
                <w:rFonts w:ascii="Arial" w:hAnsi="Arial" w:cs="Arial"/>
                <w:szCs w:val="21"/>
              </w:rPr>
              <w:t>1</w:t>
            </w:r>
            <w:r w:rsidRPr="001A7ED1">
              <w:rPr>
                <w:rFonts w:ascii="Arial" w:hAnsi="Arial" w:cs="Arial"/>
                <w:szCs w:val="21"/>
              </w:rPr>
              <w:t>字节：响应命令类型（</w:t>
            </w:r>
            <w:r w:rsidRPr="001A7ED1">
              <w:rPr>
                <w:rFonts w:ascii="Arial" w:hAnsi="Arial" w:cs="Arial"/>
                <w:szCs w:val="21"/>
              </w:rPr>
              <w:t>0x0</w:t>
            </w:r>
            <w:ins w:id="813" w:author="Microsoft Office User" w:date="2023-06-09T15:03:00Z">
              <w:r w:rsidR="00871ED3">
                <w:rPr>
                  <w:rFonts w:ascii="Arial" w:hAnsi="Arial" w:cs="Arial"/>
                  <w:szCs w:val="21"/>
                </w:rPr>
                <w:t>5</w:t>
              </w:r>
            </w:ins>
            <w:del w:id="814" w:author="Microsoft Office User" w:date="2023-06-09T15:03:00Z">
              <w:r w:rsidDel="00871ED3">
                <w:rPr>
                  <w:rFonts w:ascii="Arial" w:hAnsi="Arial" w:cs="Arial"/>
                  <w:szCs w:val="21"/>
                </w:rPr>
                <w:delText>6</w:delText>
              </w:r>
            </w:del>
            <w:r w:rsidRPr="001A7ED1">
              <w:rPr>
                <w:rFonts w:ascii="Arial" w:hAnsi="Arial" w:cs="Arial"/>
                <w:szCs w:val="21"/>
              </w:rPr>
              <w:t>）</w:t>
            </w:r>
          </w:p>
          <w:p w14:paraId="61D0C3EE" w14:textId="77777777" w:rsidR="00635A11" w:rsidRPr="001A7ED1" w:rsidRDefault="00635A11" w:rsidP="00635A11">
            <w:pPr>
              <w:rPr>
                <w:rFonts w:ascii="Arial" w:hAnsi="Arial" w:cs="Arial"/>
                <w:szCs w:val="21"/>
              </w:rPr>
            </w:pPr>
            <w:r w:rsidRPr="001A7ED1">
              <w:rPr>
                <w:rFonts w:ascii="Arial" w:hAnsi="Arial" w:cs="Arial"/>
                <w:szCs w:val="21"/>
              </w:rPr>
              <w:t>第</w:t>
            </w:r>
            <w:r w:rsidRPr="001A7ED1">
              <w:rPr>
                <w:rFonts w:ascii="Arial" w:hAnsi="Arial" w:cs="Arial"/>
                <w:szCs w:val="21"/>
              </w:rPr>
              <w:t>2</w:t>
            </w:r>
            <w:r w:rsidRPr="001A7ED1">
              <w:rPr>
                <w:rFonts w:ascii="Arial" w:hAnsi="Arial" w:cs="Arial"/>
                <w:szCs w:val="21"/>
              </w:rPr>
              <w:t>字节：</w:t>
            </w:r>
          </w:p>
          <w:p w14:paraId="20F965CB" w14:textId="63842427" w:rsidR="00635A11" w:rsidRPr="001A7ED1" w:rsidRDefault="00635A11" w:rsidP="00635A11">
            <w:pPr>
              <w:rPr>
                <w:rFonts w:ascii="Arial" w:hAnsi="Arial" w:cs="Arial"/>
                <w:szCs w:val="21"/>
              </w:rPr>
            </w:pPr>
            <w:r w:rsidRPr="001A7ED1">
              <w:rPr>
                <w:rFonts w:ascii="Arial" w:hAnsi="Arial" w:cs="Arial"/>
                <w:szCs w:val="21"/>
              </w:rPr>
              <w:t>0x00</w:t>
            </w:r>
            <w:r w:rsidRPr="001A7ED1">
              <w:rPr>
                <w:rFonts w:ascii="Arial" w:hAnsi="Arial" w:cs="Arial"/>
                <w:szCs w:val="21"/>
              </w:rPr>
              <w:t>：</w:t>
            </w:r>
            <w:r>
              <w:rPr>
                <w:rFonts w:ascii="Arial" w:hAnsi="Arial" w:cs="Arial" w:hint="eastAsia"/>
                <w:szCs w:val="21"/>
              </w:rPr>
              <w:t>潜标</w:t>
            </w:r>
            <w:r w:rsidRPr="001A7ED1">
              <w:rPr>
                <w:rFonts w:ascii="Arial" w:hAnsi="Arial" w:cs="Arial"/>
                <w:szCs w:val="21"/>
              </w:rPr>
              <w:t>自毁命令接收成功；</w:t>
            </w:r>
          </w:p>
          <w:p w14:paraId="1AC2D88B" w14:textId="48947E7D" w:rsidR="00635A11" w:rsidRPr="001A7ED1" w:rsidRDefault="00635A11" w:rsidP="00635A11">
            <w:pPr>
              <w:rPr>
                <w:rFonts w:ascii="Arial" w:hAnsi="Arial" w:cs="Arial"/>
                <w:szCs w:val="21"/>
              </w:rPr>
            </w:pPr>
            <w:r w:rsidRPr="001A7ED1">
              <w:rPr>
                <w:rFonts w:ascii="Arial" w:hAnsi="Arial" w:cs="Arial"/>
                <w:szCs w:val="21"/>
              </w:rPr>
              <w:t>0x01</w:t>
            </w:r>
            <w:r w:rsidRPr="001A7ED1">
              <w:rPr>
                <w:rFonts w:ascii="Arial" w:hAnsi="Arial" w:cs="Arial"/>
                <w:szCs w:val="21"/>
              </w:rPr>
              <w:t>：</w:t>
            </w:r>
            <w:r>
              <w:rPr>
                <w:rFonts w:ascii="Arial" w:hAnsi="Arial" w:cs="Arial" w:hint="eastAsia"/>
                <w:szCs w:val="21"/>
              </w:rPr>
              <w:t>潜标</w:t>
            </w:r>
            <w:r w:rsidRPr="001A7ED1">
              <w:rPr>
                <w:rFonts w:ascii="Arial" w:hAnsi="Arial" w:cs="Arial"/>
                <w:szCs w:val="21"/>
              </w:rPr>
              <w:t>自毁命令接收异常；</w:t>
            </w:r>
          </w:p>
        </w:tc>
      </w:tr>
      <w:tr w:rsidR="00635A11" w:rsidRPr="001A7ED1" w14:paraId="296C5FD7" w14:textId="77777777" w:rsidTr="00AF23C9">
        <w:trPr>
          <w:trHeight w:val="624"/>
          <w:ins w:id="815" w:author="Microsoft Office User" w:date="2023-06-07T12:31:00Z"/>
        </w:trPr>
        <w:tc>
          <w:tcPr>
            <w:tcW w:w="704" w:type="dxa"/>
            <w:vAlign w:val="center"/>
          </w:tcPr>
          <w:p w14:paraId="72897902" w14:textId="3328F3DD" w:rsidR="00635A11" w:rsidRDefault="00871ED3" w:rsidP="00635A11">
            <w:pPr>
              <w:jc w:val="center"/>
              <w:rPr>
                <w:ins w:id="816" w:author="Microsoft Office User" w:date="2023-06-07T12:31:00Z"/>
                <w:rFonts w:ascii="Arial" w:hAnsi="Arial" w:cs="Arial"/>
                <w:szCs w:val="21"/>
              </w:rPr>
            </w:pPr>
            <w:ins w:id="817" w:author="Microsoft Office User" w:date="2023-06-09T15:02:00Z">
              <w:r>
                <w:rPr>
                  <w:rFonts w:ascii="Arial" w:hAnsi="Arial" w:cs="Arial" w:hint="eastAsia"/>
                  <w:szCs w:val="21"/>
                </w:rPr>
                <w:t>6</w:t>
              </w:r>
            </w:ins>
          </w:p>
        </w:tc>
        <w:tc>
          <w:tcPr>
            <w:tcW w:w="1701" w:type="dxa"/>
            <w:vAlign w:val="center"/>
          </w:tcPr>
          <w:p w14:paraId="1EF42D8D" w14:textId="6797640C" w:rsidR="00635A11" w:rsidRDefault="00635A11" w:rsidP="00635A11">
            <w:pPr>
              <w:jc w:val="center"/>
              <w:rPr>
                <w:ins w:id="818" w:author="Microsoft Office User" w:date="2023-06-07T12:31:00Z"/>
                <w:rFonts w:ascii="Arial" w:hAnsi="Arial" w:cs="Arial"/>
                <w:szCs w:val="21"/>
              </w:rPr>
            </w:pPr>
            <w:ins w:id="819" w:author="Microsoft Office User" w:date="2023-06-07T12:31:00Z">
              <w:r>
                <w:rPr>
                  <w:rFonts w:ascii="Arial" w:hAnsi="Arial" w:cs="Arial" w:hint="eastAsia"/>
                  <w:szCs w:val="21"/>
                </w:rPr>
                <w:t>潜标询问应答命令</w:t>
              </w:r>
            </w:ins>
          </w:p>
        </w:tc>
        <w:tc>
          <w:tcPr>
            <w:tcW w:w="1247" w:type="dxa"/>
            <w:vAlign w:val="center"/>
          </w:tcPr>
          <w:p w14:paraId="18843C63" w14:textId="2A075C28" w:rsidR="00635A11" w:rsidRDefault="00635A11" w:rsidP="00635A11">
            <w:pPr>
              <w:jc w:val="center"/>
              <w:rPr>
                <w:ins w:id="820" w:author="Microsoft Office User" w:date="2023-06-07T12:31:00Z"/>
                <w:rFonts w:ascii="Arial" w:hAnsi="Arial" w:cs="Arial"/>
                <w:szCs w:val="21"/>
              </w:rPr>
            </w:pPr>
            <w:ins w:id="821" w:author="Microsoft Office User" w:date="2023-06-07T12:31:00Z">
              <w:r>
                <w:rPr>
                  <w:rFonts w:ascii="Arial" w:hAnsi="Arial" w:cs="Arial"/>
                  <w:szCs w:val="21"/>
                </w:rPr>
                <w:t>0x</w:t>
              </w:r>
              <w:r w:rsidRPr="001A7ED1">
                <w:rPr>
                  <w:rFonts w:ascii="Arial" w:hAnsi="Arial" w:cs="Arial"/>
                  <w:szCs w:val="21"/>
                </w:rPr>
                <w:t>11</w:t>
              </w:r>
            </w:ins>
          </w:p>
        </w:tc>
        <w:tc>
          <w:tcPr>
            <w:tcW w:w="1418" w:type="dxa"/>
            <w:vAlign w:val="center"/>
          </w:tcPr>
          <w:p w14:paraId="240D645A" w14:textId="6B76F419" w:rsidR="00635A11" w:rsidRPr="001A7ED1" w:rsidRDefault="00635A11" w:rsidP="00635A11">
            <w:pPr>
              <w:jc w:val="center"/>
              <w:rPr>
                <w:ins w:id="822" w:author="Microsoft Office User" w:date="2023-06-07T12:31:00Z"/>
                <w:rFonts w:ascii="Arial" w:hAnsi="Arial" w:cs="Arial"/>
                <w:szCs w:val="21"/>
              </w:rPr>
            </w:pPr>
            <w:ins w:id="823" w:author="Microsoft Office User" w:date="2023-06-07T12:31:00Z">
              <w:r w:rsidRPr="001A7ED1">
                <w:rPr>
                  <w:rFonts w:ascii="Arial" w:hAnsi="Arial" w:cs="Arial"/>
                  <w:szCs w:val="21"/>
                </w:rPr>
                <w:t>0x02</w:t>
              </w:r>
            </w:ins>
          </w:p>
        </w:tc>
        <w:tc>
          <w:tcPr>
            <w:tcW w:w="3685" w:type="dxa"/>
            <w:vAlign w:val="center"/>
          </w:tcPr>
          <w:p w14:paraId="7F88F31F" w14:textId="77777777" w:rsidR="00635A11" w:rsidRDefault="00635A11" w:rsidP="00635A11">
            <w:pPr>
              <w:rPr>
                <w:ins w:id="824" w:author="Microsoft Office User" w:date="2023-06-07T12:31:00Z"/>
                <w:rFonts w:ascii="Arial" w:hAnsi="Arial" w:cs="Arial"/>
                <w:szCs w:val="21"/>
              </w:rPr>
            </w:pPr>
            <w:ins w:id="825" w:author="Microsoft Office User" w:date="2023-06-07T12:31:00Z">
              <w:r w:rsidRPr="001A7ED1">
                <w:rPr>
                  <w:rFonts w:ascii="Arial" w:hAnsi="Arial" w:cs="Arial"/>
                  <w:szCs w:val="21"/>
                </w:rPr>
                <w:t>字段长度：</w:t>
              </w:r>
              <w:r w:rsidRPr="001A7ED1">
                <w:rPr>
                  <w:rFonts w:ascii="Arial" w:hAnsi="Arial" w:cs="Arial"/>
                  <w:szCs w:val="21"/>
                </w:rPr>
                <w:t>2</w:t>
              </w:r>
              <w:r w:rsidRPr="001A7ED1">
                <w:rPr>
                  <w:rFonts w:ascii="Arial" w:hAnsi="Arial" w:cs="Arial"/>
                  <w:szCs w:val="21"/>
                </w:rPr>
                <w:t>字节</w:t>
              </w:r>
            </w:ins>
          </w:p>
          <w:p w14:paraId="43E3E1C0" w14:textId="1DDEC8CF" w:rsidR="00635A11" w:rsidRPr="001A7ED1" w:rsidRDefault="00635A11" w:rsidP="00635A11">
            <w:pPr>
              <w:rPr>
                <w:ins w:id="826" w:author="Microsoft Office User" w:date="2023-06-07T12:31:00Z"/>
                <w:rFonts w:ascii="Arial" w:hAnsi="Arial" w:cs="Arial"/>
                <w:szCs w:val="21"/>
              </w:rPr>
            </w:pPr>
            <w:ins w:id="827" w:author="Microsoft Office User" w:date="2023-06-07T12:31:00Z">
              <w:r w:rsidRPr="001A7ED1">
                <w:rPr>
                  <w:rFonts w:ascii="Arial" w:hAnsi="Arial" w:cs="Arial"/>
                  <w:szCs w:val="21"/>
                </w:rPr>
                <w:t>第</w:t>
              </w:r>
              <w:r w:rsidRPr="001A7ED1">
                <w:rPr>
                  <w:rFonts w:ascii="Arial" w:hAnsi="Arial" w:cs="Arial"/>
                  <w:szCs w:val="21"/>
                </w:rPr>
                <w:t>1</w:t>
              </w:r>
              <w:r w:rsidRPr="001A7ED1">
                <w:rPr>
                  <w:rFonts w:ascii="Arial" w:hAnsi="Arial" w:cs="Arial"/>
                  <w:szCs w:val="21"/>
                </w:rPr>
                <w:t>字节：响应命令类型（</w:t>
              </w:r>
              <w:r w:rsidRPr="001A7ED1">
                <w:rPr>
                  <w:rFonts w:ascii="Arial" w:hAnsi="Arial" w:cs="Arial"/>
                  <w:szCs w:val="21"/>
                </w:rPr>
                <w:t>0x0</w:t>
              </w:r>
            </w:ins>
            <w:ins w:id="828" w:author="Microsoft Office User" w:date="2023-06-09T15:03:00Z">
              <w:r w:rsidR="00871ED3">
                <w:rPr>
                  <w:rFonts w:ascii="Arial" w:hAnsi="Arial" w:cs="Arial"/>
                  <w:szCs w:val="21"/>
                </w:rPr>
                <w:t>6</w:t>
              </w:r>
            </w:ins>
            <w:ins w:id="829" w:author="Microsoft Office User" w:date="2023-06-07T12:31:00Z">
              <w:r w:rsidRPr="001A7ED1">
                <w:rPr>
                  <w:rFonts w:ascii="Arial" w:hAnsi="Arial" w:cs="Arial"/>
                  <w:szCs w:val="21"/>
                </w:rPr>
                <w:t>）</w:t>
              </w:r>
            </w:ins>
          </w:p>
          <w:p w14:paraId="18585566" w14:textId="77777777" w:rsidR="00635A11" w:rsidRPr="001A7ED1" w:rsidRDefault="00635A11" w:rsidP="00635A11">
            <w:pPr>
              <w:rPr>
                <w:ins w:id="830" w:author="Microsoft Office User" w:date="2023-06-07T12:31:00Z"/>
                <w:rFonts w:ascii="Arial" w:hAnsi="Arial" w:cs="Arial"/>
                <w:szCs w:val="21"/>
              </w:rPr>
            </w:pPr>
            <w:ins w:id="831" w:author="Microsoft Office User" w:date="2023-06-07T12:31:00Z">
              <w:r w:rsidRPr="001A7ED1">
                <w:rPr>
                  <w:rFonts w:ascii="Arial" w:hAnsi="Arial" w:cs="Arial"/>
                  <w:szCs w:val="21"/>
                </w:rPr>
                <w:t>第</w:t>
              </w:r>
              <w:r w:rsidRPr="001A7ED1">
                <w:rPr>
                  <w:rFonts w:ascii="Arial" w:hAnsi="Arial" w:cs="Arial"/>
                  <w:szCs w:val="21"/>
                </w:rPr>
                <w:t>2</w:t>
              </w:r>
              <w:r w:rsidRPr="001A7ED1">
                <w:rPr>
                  <w:rFonts w:ascii="Arial" w:hAnsi="Arial" w:cs="Arial"/>
                  <w:szCs w:val="21"/>
                </w:rPr>
                <w:t>字节：</w:t>
              </w:r>
            </w:ins>
          </w:p>
          <w:p w14:paraId="0FD0EAF2" w14:textId="6F7E20D9" w:rsidR="00635A11" w:rsidRPr="001A7ED1" w:rsidRDefault="00635A11" w:rsidP="00635A11">
            <w:pPr>
              <w:rPr>
                <w:ins w:id="832" w:author="Microsoft Office User" w:date="2023-06-07T12:31:00Z"/>
                <w:rFonts w:ascii="Arial" w:hAnsi="Arial" w:cs="Arial"/>
                <w:szCs w:val="21"/>
              </w:rPr>
            </w:pPr>
            <w:ins w:id="833" w:author="Microsoft Office User" w:date="2023-06-07T12:31:00Z">
              <w:r w:rsidRPr="001A7ED1">
                <w:rPr>
                  <w:rFonts w:ascii="Arial" w:hAnsi="Arial" w:cs="Arial"/>
                  <w:szCs w:val="21"/>
                </w:rPr>
                <w:t>0x00</w:t>
              </w:r>
              <w:r w:rsidRPr="001A7ED1">
                <w:rPr>
                  <w:rFonts w:ascii="Arial" w:hAnsi="Arial" w:cs="Arial"/>
                  <w:szCs w:val="21"/>
                </w:rPr>
                <w:t>：命令接收成功；</w:t>
              </w:r>
            </w:ins>
          </w:p>
          <w:p w14:paraId="30CFA7FD" w14:textId="50BA9BBC" w:rsidR="00635A11" w:rsidRPr="001A7ED1" w:rsidRDefault="00635A11" w:rsidP="00635A11">
            <w:pPr>
              <w:rPr>
                <w:ins w:id="834" w:author="Microsoft Office User" w:date="2023-06-07T12:31:00Z"/>
                <w:rFonts w:ascii="Arial" w:hAnsi="Arial" w:cs="Arial"/>
                <w:szCs w:val="21"/>
              </w:rPr>
            </w:pPr>
            <w:ins w:id="835" w:author="Microsoft Office User" w:date="2023-06-07T12:31:00Z">
              <w:r w:rsidRPr="001A7ED1">
                <w:rPr>
                  <w:rFonts w:ascii="Arial" w:hAnsi="Arial" w:cs="Arial"/>
                  <w:szCs w:val="21"/>
                </w:rPr>
                <w:t>0x01</w:t>
              </w:r>
              <w:r w:rsidRPr="001A7ED1">
                <w:rPr>
                  <w:rFonts w:ascii="Arial" w:hAnsi="Arial" w:cs="Arial"/>
                  <w:szCs w:val="21"/>
                </w:rPr>
                <w:t>：命令接收异常；</w:t>
              </w:r>
            </w:ins>
          </w:p>
        </w:tc>
      </w:tr>
      <w:tr w:rsidR="00AE423A" w:rsidRPr="001A7ED1" w14:paraId="6CEC44BA" w14:textId="77777777" w:rsidTr="00774EC9">
        <w:tblPrEx>
          <w:tblW w:w="0" w:type="auto"/>
          <w:tblPrExChange w:id="836" w:author="Microsoft Office User" w:date="2023-06-08T14:10:00Z">
            <w:tblPrEx>
              <w:tblW w:w="0" w:type="auto"/>
            </w:tblPrEx>
          </w:tblPrExChange>
        </w:tblPrEx>
        <w:trPr>
          <w:trHeight w:val="624"/>
          <w:ins w:id="837" w:author="Microsoft Office User" w:date="2023-06-07T12:31:00Z"/>
          <w:trPrChange w:id="838" w:author="Microsoft Office User" w:date="2023-06-08T14:10:00Z">
            <w:trPr>
              <w:trHeight w:val="624"/>
            </w:trPr>
          </w:trPrChange>
        </w:trPr>
        <w:tc>
          <w:tcPr>
            <w:tcW w:w="704" w:type="dxa"/>
            <w:vAlign w:val="center"/>
            <w:tcPrChange w:id="839" w:author="Microsoft Office User" w:date="2023-06-08T14:10:00Z">
              <w:tcPr>
                <w:tcW w:w="704" w:type="dxa"/>
                <w:vAlign w:val="center"/>
              </w:tcPr>
            </w:tcPrChange>
          </w:tcPr>
          <w:p w14:paraId="066D33CC" w14:textId="7CEF70A9" w:rsidR="00AE423A" w:rsidRDefault="00871ED3" w:rsidP="00AE423A">
            <w:pPr>
              <w:jc w:val="center"/>
              <w:rPr>
                <w:ins w:id="840" w:author="Microsoft Office User" w:date="2023-06-07T12:31:00Z"/>
                <w:rFonts w:ascii="Arial" w:hAnsi="Arial" w:cs="Arial"/>
                <w:szCs w:val="21"/>
              </w:rPr>
            </w:pPr>
            <w:ins w:id="841" w:author="Microsoft Office User" w:date="2023-06-09T15:02:00Z">
              <w:r>
                <w:rPr>
                  <w:rFonts w:ascii="Arial" w:hAnsi="Arial" w:cs="Arial" w:hint="eastAsia"/>
                  <w:szCs w:val="21"/>
                </w:rPr>
                <w:t>7</w:t>
              </w:r>
            </w:ins>
          </w:p>
        </w:tc>
        <w:tc>
          <w:tcPr>
            <w:tcW w:w="1701" w:type="dxa"/>
            <w:vAlign w:val="center"/>
            <w:tcPrChange w:id="842" w:author="Microsoft Office User" w:date="2023-06-08T14:10:00Z">
              <w:tcPr>
                <w:tcW w:w="1701" w:type="dxa"/>
                <w:vAlign w:val="center"/>
              </w:tcPr>
            </w:tcPrChange>
          </w:tcPr>
          <w:p w14:paraId="2668BDAD" w14:textId="75BF11F4" w:rsidR="00AE423A" w:rsidRDefault="00AE423A" w:rsidP="00AE423A">
            <w:pPr>
              <w:jc w:val="center"/>
              <w:rPr>
                <w:ins w:id="843" w:author="Microsoft Office User" w:date="2023-06-07T12:31:00Z"/>
                <w:rFonts w:ascii="Arial" w:hAnsi="Arial" w:cs="Arial"/>
                <w:szCs w:val="21"/>
              </w:rPr>
            </w:pPr>
            <w:ins w:id="844" w:author="Microsoft Office User" w:date="2023-06-07T12:31:00Z">
              <w:r>
                <w:rPr>
                  <w:rFonts w:ascii="Arial" w:hAnsi="Arial" w:cs="Arial" w:hint="eastAsia"/>
                  <w:szCs w:val="21"/>
                </w:rPr>
                <w:t>甲板单元水声遥控板</w:t>
              </w:r>
            </w:ins>
            <w:ins w:id="845" w:author="Microsoft Office User" w:date="2023-06-08T14:10:00Z">
              <w:r>
                <w:rPr>
                  <w:rFonts w:ascii="Arial" w:hAnsi="Arial" w:cs="Arial" w:hint="eastAsia"/>
                  <w:szCs w:val="21"/>
                </w:rPr>
                <w:t>参数</w:t>
              </w:r>
            </w:ins>
            <w:ins w:id="846" w:author="Microsoft Office User" w:date="2023-06-07T12:31:00Z">
              <w:r>
                <w:rPr>
                  <w:rFonts w:ascii="Arial" w:hAnsi="Arial" w:cs="Arial" w:hint="eastAsia"/>
                  <w:szCs w:val="21"/>
                </w:rPr>
                <w:t>查询指令</w:t>
              </w:r>
            </w:ins>
          </w:p>
        </w:tc>
        <w:tc>
          <w:tcPr>
            <w:tcW w:w="1247" w:type="dxa"/>
            <w:vAlign w:val="center"/>
            <w:tcPrChange w:id="847" w:author="Microsoft Office User" w:date="2023-06-08T14:10:00Z">
              <w:tcPr>
                <w:tcW w:w="1247" w:type="dxa"/>
                <w:vAlign w:val="center"/>
              </w:tcPr>
            </w:tcPrChange>
          </w:tcPr>
          <w:p w14:paraId="1B4161E7" w14:textId="59A4E3C9" w:rsidR="00AE423A" w:rsidRDefault="00AE423A" w:rsidP="00AE423A">
            <w:pPr>
              <w:jc w:val="center"/>
              <w:rPr>
                <w:ins w:id="848" w:author="Microsoft Office User" w:date="2023-06-07T12:31:00Z"/>
                <w:rFonts w:ascii="Arial" w:hAnsi="Arial" w:cs="Arial"/>
                <w:szCs w:val="21"/>
              </w:rPr>
            </w:pPr>
            <w:ins w:id="849" w:author="Microsoft Office User" w:date="2023-06-07T12:33:00Z">
              <w:r>
                <w:rPr>
                  <w:rFonts w:ascii="Arial" w:hAnsi="Arial" w:cs="Arial"/>
                  <w:szCs w:val="21"/>
                </w:rPr>
                <w:t>0x</w:t>
              </w:r>
              <w:r w:rsidRPr="001A7ED1">
                <w:rPr>
                  <w:rFonts w:ascii="Arial" w:hAnsi="Arial" w:cs="Arial"/>
                  <w:szCs w:val="21"/>
                </w:rPr>
                <w:t>11</w:t>
              </w:r>
            </w:ins>
          </w:p>
        </w:tc>
        <w:tc>
          <w:tcPr>
            <w:tcW w:w="1418" w:type="dxa"/>
            <w:vAlign w:val="center"/>
            <w:tcPrChange w:id="850" w:author="Microsoft Office User" w:date="2023-06-08T14:10:00Z">
              <w:tcPr>
                <w:tcW w:w="1418" w:type="dxa"/>
                <w:vAlign w:val="center"/>
              </w:tcPr>
            </w:tcPrChange>
          </w:tcPr>
          <w:p w14:paraId="36559C68" w14:textId="77777777" w:rsidR="00AE423A" w:rsidRPr="001A7ED1" w:rsidRDefault="00AE423A" w:rsidP="00AE423A">
            <w:pPr>
              <w:jc w:val="center"/>
              <w:rPr>
                <w:ins w:id="851" w:author="Microsoft Office User" w:date="2023-06-07T12:31:00Z"/>
                <w:rFonts w:ascii="Arial" w:hAnsi="Arial" w:cs="Arial"/>
                <w:szCs w:val="21"/>
              </w:rPr>
            </w:pPr>
          </w:p>
        </w:tc>
        <w:tc>
          <w:tcPr>
            <w:tcW w:w="3685" w:type="dxa"/>
            <w:tcPrChange w:id="852" w:author="Microsoft Office User" w:date="2023-06-08T14:10:00Z">
              <w:tcPr>
                <w:tcW w:w="3685" w:type="dxa"/>
                <w:vAlign w:val="center"/>
              </w:tcPr>
            </w:tcPrChange>
          </w:tcPr>
          <w:p w14:paraId="37DA18FB" w14:textId="77777777" w:rsidR="00AE423A" w:rsidRDefault="00AE423A" w:rsidP="00AE423A">
            <w:pPr>
              <w:rPr>
                <w:ins w:id="853" w:author="Microsoft Office User" w:date="2023-06-08T14:10:00Z"/>
                <w:rFonts w:ascii="Arial" w:hAnsi="Arial" w:cs="Arial"/>
                <w:szCs w:val="21"/>
              </w:rPr>
            </w:pPr>
            <w:ins w:id="854" w:author="Microsoft Office User" w:date="2023-06-08T14:10:00Z">
              <w:r w:rsidRPr="006E52ED">
                <w:rPr>
                  <w:rFonts w:ascii="Arial" w:hAnsi="Arial" w:cs="Arial"/>
                  <w:szCs w:val="21"/>
                </w:rPr>
                <w:t>时间</w:t>
              </w:r>
              <w:r>
                <w:rPr>
                  <w:rFonts w:ascii="Arial" w:hAnsi="Arial" w:cs="Arial"/>
                  <w:szCs w:val="21"/>
                </w:rPr>
                <w:t>(6</w:t>
              </w:r>
              <w:r w:rsidRPr="006E52ED">
                <w:rPr>
                  <w:rFonts w:ascii="Arial" w:hAnsi="Arial" w:cs="Arial"/>
                  <w:szCs w:val="21"/>
                </w:rPr>
                <w:t>bytes</w:t>
              </w:r>
              <w:r>
                <w:rPr>
                  <w:rFonts w:ascii="Arial" w:hAnsi="Arial" w:cs="Arial" w:hint="eastAsia"/>
                  <w:szCs w:val="21"/>
                </w:rPr>
                <w:t>，</w:t>
              </w:r>
              <w:r>
                <w:rPr>
                  <w:rFonts w:ascii="Arial" w:hAnsi="Arial" w:cs="Arial" w:hint="eastAsia"/>
                  <w:szCs w:val="21"/>
                </w:rPr>
                <w:t>char</w:t>
              </w:r>
              <w:r w:rsidRPr="006E52ED">
                <w:rPr>
                  <w:rFonts w:ascii="Arial" w:hAnsi="Arial" w:cs="Arial"/>
                  <w:szCs w:val="21"/>
                </w:rPr>
                <w:t>，年月日时分秒</w:t>
              </w:r>
              <w:r>
                <w:rPr>
                  <w:rFonts w:ascii="Arial" w:hAnsi="Arial" w:cs="Arial"/>
                  <w:szCs w:val="21"/>
                </w:rPr>
                <w:t>)</w:t>
              </w:r>
              <w:r w:rsidRPr="006E52ED">
                <w:rPr>
                  <w:rFonts w:ascii="Arial" w:hAnsi="Arial" w:cs="Arial"/>
                  <w:szCs w:val="21"/>
                </w:rPr>
                <w:t>；</w:t>
              </w:r>
            </w:ins>
          </w:p>
          <w:p w14:paraId="44FD1AF1" w14:textId="77777777" w:rsidR="00AE423A" w:rsidRDefault="00AE423A" w:rsidP="00AE423A">
            <w:pPr>
              <w:rPr>
                <w:ins w:id="855" w:author="Microsoft Office User" w:date="2023-06-08T14:10:00Z"/>
                <w:rFonts w:ascii="Arial" w:hAnsi="Arial" w:cs="Arial"/>
                <w:szCs w:val="21"/>
              </w:rPr>
            </w:pPr>
            <w:ins w:id="856" w:author="Microsoft Office User" w:date="2023-06-08T14:10:00Z">
              <w:r>
                <w:rPr>
                  <w:rFonts w:ascii="Arial" w:hAnsi="Arial" w:cs="Arial" w:hint="eastAsia"/>
                  <w:szCs w:val="21"/>
                </w:rPr>
                <w:t>G</w:t>
              </w:r>
              <w:r>
                <w:rPr>
                  <w:rFonts w:ascii="Arial" w:hAnsi="Arial" w:cs="Arial"/>
                  <w:szCs w:val="21"/>
                </w:rPr>
                <w:t>PS</w:t>
              </w:r>
              <w:r>
                <w:rPr>
                  <w:rFonts w:ascii="Arial" w:hAnsi="Arial" w:cs="Arial"/>
                  <w:szCs w:val="21"/>
                </w:rPr>
                <w:t>状态</w:t>
              </w:r>
              <w:r>
                <w:rPr>
                  <w:rFonts w:ascii="Arial" w:hAnsi="Arial" w:cs="Arial"/>
                  <w:szCs w:val="21"/>
                </w:rPr>
                <w:t>(</w:t>
              </w:r>
              <w:r w:rsidRPr="006E52ED">
                <w:rPr>
                  <w:rFonts w:ascii="Arial" w:hAnsi="Arial" w:cs="Arial"/>
                  <w:szCs w:val="21"/>
                </w:rPr>
                <w:t>1byte</w:t>
              </w:r>
              <w:r w:rsidRPr="006E52ED">
                <w:rPr>
                  <w:rFonts w:ascii="Arial" w:hAnsi="Arial" w:cs="Arial"/>
                  <w:szCs w:val="21"/>
                </w:rPr>
                <w:t>，</w:t>
              </w:r>
              <w:r w:rsidRPr="006E52ED">
                <w:rPr>
                  <w:rFonts w:ascii="Arial" w:hAnsi="Arial" w:cs="Arial"/>
                  <w:szCs w:val="21"/>
                </w:rPr>
                <w:t>char</w:t>
              </w:r>
              <w:r>
                <w:rPr>
                  <w:rFonts w:ascii="Arial" w:hAnsi="Arial" w:cs="Arial" w:hint="eastAsia"/>
                  <w:szCs w:val="21"/>
                </w:rPr>
                <w:t>)</w:t>
              </w:r>
              <w:r w:rsidRPr="006E52ED">
                <w:rPr>
                  <w:rFonts w:ascii="Arial" w:hAnsi="Arial" w:cs="Arial"/>
                  <w:szCs w:val="21"/>
                </w:rPr>
                <w:t>；</w:t>
              </w:r>
            </w:ins>
          </w:p>
          <w:p w14:paraId="3CFF6D83" w14:textId="77777777" w:rsidR="00AE423A" w:rsidRPr="00142009" w:rsidRDefault="00AE423A" w:rsidP="00AE423A">
            <w:pPr>
              <w:ind w:firstLineChars="200" w:firstLine="480"/>
              <w:rPr>
                <w:ins w:id="857" w:author="Microsoft Office User" w:date="2023-06-08T14:10:00Z"/>
                <w:rFonts w:ascii="Arial" w:hAnsi="Arial" w:cs="Arial"/>
                <w:color w:val="000000" w:themeColor="text1"/>
                <w:szCs w:val="21"/>
              </w:rPr>
            </w:pPr>
            <w:ins w:id="858" w:author="Microsoft Office User" w:date="2023-06-08T14:10:00Z">
              <w:r w:rsidRPr="00142009">
                <w:rPr>
                  <w:rFonts w:ascii="Arial" w:hAnsi="Arial" w:cs="Arial"/>
                  <w:color w:val="000000" w:themeColor="text1"/>
                  <w:szCs w:val="21"/>
                </w:rPr>
                <w:t>0</w:t>
              </w:r>
              <w:r w:rsidRPr="00142009">
                <w:rPr>
                  <w:rFonts w:ascii="Arial" w:hAnsi="Arial" w:cs="Arial"/>
                  <w:color w:val="000000" w:themeColor="text1"/>
                  <w:szCs w:val="21"/>
                </w:rPr>
                <w:t>：</w:t>
              </w:r>
              <w:r w:rsidRPr="00142009">
                <w:rPr>
                  <w:rFonts w:ascii="Arial" w:hAnsi="Arial" w:cs="Arial" w:hint="eastAsia"/>
                  <w:color w:val="000000" w:themeColor="text1"/>
                  <w:szCs w:val="21"/>
                </w:rPr>
                <w:t>无效</w:t>
              </w:r>
            </w:ins>
          </w:p>
          <w:p w14:paraId="2E190BE3" w14:textId="77777777" w:rsidR="00AE423A" w:rsidRPr="00142009" w:rsidRDefault="00AE423A" w:rsidP="00AE423A">
            <w:pPr>
              <w:ind w:firstLineChars="200" w:firstLine="480"/>
              <w:rPr>
                <w:ins w:id="859" w:author="Microsoft Office User" w:date="2023-06-08T14:10:00Z"/>
                <w:rFonts w:ascii="Arial" w:hAnsi="Arial" w:cs="Arial"/>
                <w:color w:val="000000" w:themeColor="text1"/>
                <w:szCs w:val="21"/>
              </w:rPr>
            </w:pPr>
            <w:ins w:id="860" w:author="Microsoft Office User" w:date="2023-06-08T14:10:00Z">
              <w:r w:rsidRPr="00142009">
                <w:rPr>
                  <w:rFonts w:ascii="Arial" w:hAnsi="Arial" w:cs="Arial"/>
                  <w:color w:val="000000" w:themeColor="text1"/>
                  <w:szCs w:val="21"/>
                </w:rPr>
                <w:t>1</w:t>
              </w:r>
              <w:r w:rsidRPr="00142009">
                <w:rPr>
                  <w:rFonts w:ascii="Arial" w:hAnsi="Arial" w:cs="Arial"/>
                  <w:color w:val="000000" w:themeColor="text1"/>
                  <w:szCs w:val="21"/>
                </w:rPr>
                <w:t>：有效</w:t>
              </w:r>
            </w:ins>
          </w:p>
          <w:p w14:paraId="11E9E061" w14:textId="77777777" w:rsidR="00AE423A" w:rsidRDefault="00AE423A" w:rsidP="00AE423A">
            <w:pPr>
              <w:rPr>
                <w:ins w:id="861" w:author="Microsoft Office User" w:date="2023-06-08T14:10:00Z"/>
                <w:rFonts w:ascii="Arial" w:hAnsi="Arial" w:cs="Arial"/>
                <w:szCs w:val="21"/>
              </w:rPr>
            </w:pPr>
            <w:ins w:id="862" w:author="Microsoft Office User" w:date="2023-06-08T14:10:00Z">
              <w:r w:rsidRPr="006E52ED">
                <w:rPr>
                  <w:rFonts w:ascii="Arial" w:hAnsi="Arial" w:cs="Arial"/>
                  <w:szCs w:val="21"/>
                </w:rPr>
                <w:t>纬度</w:t>
              </w:r>
              <w:r>
                <w:rPr>
                  <w:rFonts w:ascii="Arial" w:hAnsi="Arial" w:cs="Arial"/>
                  <w:szCs w:val="21"/>
                </w:rPr>
                <w:t>(</w:t>
              </w:r>
              <w:r w:rsidRPr="006E52ED">
                <w:rPr>
                  <w:rFonts w:ascii="Arial" w:hAnsi="Arial" w:cs="Arial"/>
                  <w:szCs w:val="21"/>
                </w:rPr>
                <w:t>8bytes</w:t>
              </w:r>
              <w:r w:rsidRPr="006E52ED">
                <w:rPr>
                  <w:rFonts w:ascii="Arial" w:hAnsi="Arial" w:cs="Arial"/>
                  <w:szCs w:val="21"/>
                </w:rPr>
                <w:t>，</w:t>
              </w:r>
              <w:r w:rsidRPr="006E52ED">
                <w:rPr>
                  <w:rFonts w:ascii="Arial" w:hAnsi="Arial" w:cs="Arial"/>
                  <w:szCs w:val="21"/>
                </w:rPr>
                <w:t>double</w:t>
              </w:r>
              <w:r w:rsidRPr="006E52ED">
                <w:rPr>
                  <w:rFonts w:ascii="Arial" w:hAnsi="Arial" w:cs="Arial"/>
                  <w:szCs w:val="21"/>
                </w:rPr>
                <w:t>，单位：</w:t>
              </w:r>
              <w:r w:rsidRPr="006E52ED">
                <w:rPr>
                  <w:rFonts w:ascii="Arial" w:hAnsi="Arial" w:cs="Arial"/>
                  <w:szCs w:val="21"/>
                </w:rPr>
                <w:t>°</w:t>
              </w:r>
              <w:r>
                <w:rPr>
                  <w:rFonts w:ascii="Arial" w:hAnsi="Arial" w:cs="Arial"/>
                  <w:szCs w:val="21"/>
                </w:rPr>
                <w:t>)</w:t>
              </w:r>
              <w:r w:rsidRPr="006E52ED">
                <w:rPr>
                  <w:rFonts w:ascii="Arial" w:hAnsi="Arial" w:cs="Arial"/>
                  <w:szCs w:val="21"/>
                </w:rPr>
                <w:t>；</w:t>
              </w:r>
            </w:ins>
          </w:p>
          <w:p w14:paraId="5451A5B4" w14:textId="77777777" w:rsidR="00AE423A" w:rsidRDefault="00AE423A" w:rsidP="00AE423A">
            <w:pPr>
              <w:ind w:left="1440" w:hangingChars="600" w:hanging="1440"/>
              <w:rPr>
                <w:ins w:id="863" w:author="Microsoft Office User" w:date="2023-06-08T14:10:00Z"/>
                <w:rFonts w:ascii="Arial" w:hAnsi="Arial" w:cs="Arial"/>
                <w:color w:val="000000" w:themeColor="text1"/>
                <w:szCs w:val="21"/>
              </w:rPr>
            </w:pPr>
            <w:ins w:id="864" w:author="Microsoft Office User" w:date="2023-06-08T14:10:00Z">
              <w:r>
                <w:rPr>
                  <w:rFonts w:ascii="Arial" w:hAnsi="Arial" w:cs="Arial" w:hint="eastAsia"/>
                  <w:color w:val="000000" w:themeColor="text1"/>
                  <w:szCs w:val="21"/>
                </w:rPr>
                <w:t>纬度状态</w:t>
              </w:r>
              <w:r>
                <w:rPr>
                  <w:rFonts w:ascii="Arial" w:hAnsi="Arial" w:cs="Arial" w:hint="eastAsia"/>
                  <w:color w:val="000000" w:themeColor="text1"/>
                  <w:szCs w:val="21"/>
                </w:rPr>
                <w:t>(</w:t>
              </w:r>
              <w:r w:rsidRPr="00BB02AD">
                <w:rPr>
                  <w:rFonts w:ascii="Arial" w:hAnsi="Arial" w:cs="Arial"/>
                  <w:color w:val="000000" w:themeColor="text1"/>
                  <w:szCs w:val="21"/>
                </w:rPr>
                <w:t>1byte</w:t>
              </w:r>
              <w:r>
                <w:rPr>
                  <w:rFonts w:ascii="Arial" w:hAnsi="Arial" w:cs="Arial" w:hint="eastAsia"/>
                  <w:color w:val="000000" w:themeColor="text1"/>
                  <w:szCs w:val="21"/>
                </w:rPr>
                <w:t>，</w:t>
              </w:r>
              <w:r w:rsidRPr="006E52ED">
                <w:rPr>
                  <w:rFonts w:ascii="Arial" w:hAnsi="Arial" w:cs="Arial"/>
                  <w:szCs w:val="21"/>
                </w:rPr>
                <w:t>char</w:t>
              </w:r>
              <w:r>
                <w:rPr>
                  <w:rFonts w:ascii="Arial" w:hAnsi="Arial" w:cs="Arial" w:hint="eastAsia"/>
                  <w:color w:val="000000" w:themeColor="text1"/>
                  <w:szCs w:val="21"/>
                </w:rPr>
                <w:t>)</w:t>
              </w:r>
              <w:r>
                <w:rPr>
                  <w:rFonts w:ascii="Arial" w:hAnsi="Arial" w:cs="Arial" w:hint="eastAsia"/>
                  <w:color w:val="000000" w:themeColor="text1"/>
                  <w:szCs w:val="21"/>
                </w:rPr>
                <w:t>；</w:t>
              </w:r>
            </w:ins>
          </w:p>
          <w:p w14:paraId="5B4EDAA2" w14:textId="77777777" w:rsidR="00AE423A" w:rsidRDefault="00AE423A" w:rsidP="00AE423A">
            <w:pPr>
              <w:ind w:firstLineChars="200" w:firstLine="480"/>
              <w:rPr>
                <w:ins w:id="865" w:author="Microsoft Office User" w:date="2023-06-08T14:10:00Z"/>
                <w:rFonts w:ascii="Arial" w:hAnsi="Arial" w:cs="Arial"/>
                <w:color w:val="000000" w:themeColor="text1"/>
                <w:szCs w:val="21"/>
              </w:rPr>
            </w:pPr>
            <w:ins w:id="866" w:author="Microsoft Office User" w:date="2023-06-08T14:10:00Z">
              <w:r>
                <w:rPr>
                  <w:rFonts w:ascii="Arial" w:hAnsi="Arial" w:cs="Arial" w:hint="eastAsia"/>
                  <w:color w:val="000000" w:themeColor="text1"/>
                  <w:szCs w:val="21"/>
                </w:rPr>
                <w:t>0</w:t>
              </w:r>
              <w:r>
                <w:rPr>
                  <w:rFonts w:ascii="Arial" w:hAnsi="Arial" w:cs="Arial" w:hint="eastAsia"/>
                  <w:color w:val="000000" w:themeColor="text1"/>
                  <w:szCs w:val="21"/>
                </w:rPr>
                <w:t>：北纬</w:t>
              </w:r>
            </w:ins>
          </w:p>
          <w:p w14:paraId="7B26566F" w14:textId="77777777" w:rsidR="00AE423A" w:rsidRPr="00142009" w:rsidRDefault="00AE423A" w:rsidP="00AE423A">
            <w:pPr>
              <w:ind w:firstLineChars="200" w:firstLine="480"/>
              <w:rPr>
                <w:ins w:id="867" w:author="Microsoft Office User" w:date="2023-06-08T14:10:00Z"/>
                <w:rFonts w:ascii="Arial" w:hAnsi="Arial" w:cs="Arial"/>
                <w:color w:val="000000" w:themeColor="text1"/>
                <w:szCs w:val="21"/>
              </w:rPr>
            </w:pPr>
            <w:ins w:id="868" w:author="Microsoft Office User" w:date="2023-06-08T14:10:00Z">
              <w:r>
                <w:rPr>
                  <w:rFonts w:ascii="Arial" w:hAnsi="Arial" w:cs="Arial" w:hint="eastAsia"/>
                  <w:color w:val="000000" w:themeColor="text1"/>
                  <w:szCs w:val="21"/>
                </w:rPr>
                <w:t>1</w:t>
              </w:r>
              <w:r>
                <w:rPr>
                  <w:rFonts w:ascii="Arial" w:hAnsi="Arial" w:cs="Arial" w:hint="eastAsia"/>
                  <w:color w:val="000000" w:themeColor="text1"/>
                  <w:szCs w:val="21"/>
                </w:rPr>
                <w:t>：南纬</w:t>
              </w:r>
            </w:ins>
          </w:p>
          <w:p w14:paraId="08CEDB83" w14:textId="77777777" w:rsidR="00AE423A" w:rsidRDefault="00AE423A" w:rsidP="00AE423A">
            <w:pPr>
              <w:rPr>
                <w:ins w:id="869" w:author="Microsoft Office User" w:date="2023-06-08T14:10:00Z"/>
                <w:rFonts w:ascii="Arial" w:hAnsi="Arial" w:cs="Arial"/>
                <w:szCs w:val="21"/>
              </w:rPr>
            </w:pPr>
            <w:ins w:id="870" w:author="Microsoft Office User" w:date="2023-06-08T14:10:00Z">
              <w:r w:rsidRPr="006E52ED">
                <w:rPr>
                  <w:rFonts w:ascii="Arial" w:hAnsi="Arial" w:cs="Arial"/>
                  <w:szCs w:val="21"/>
                </w:rPr>
                <w:t>经度</w:t>
              </w:r>
              <w:r>
                <w:rPr>
                  <w:rFonts w:ascii="Arial" w:hAnsi="Arial" w:cs="Arial"/>
                  <w:szCs w:val="21"/>
                </w:rPr>
                <w:t>(</w:t>
              </w:r>
              <w:r w:rsidRPr="006E52ED">
                <w:rPr>
                  <w:rFonts w:ascii="Arial" w:hAnsi="Arial" w:cs="Arial"/>
                  <w:szCs w:val="21"/>
                </w:rPr>
                <w:t>8bytes</w:t>
              </w:r>
              <w:r w:rsidRPr="006E52ED">
                <w:rPr>
                  <w:rFonts w:ascii="Arial" w:hAnsi="Arial" w:cs="Arial"/>
                  <w:szCs w:val="21"/>
                </w:rPr>
                <w:t>，</w:t>
              </w:r>
              <w:r w:rsidRPr="006E52ED">
                <w:rPr>
                  <w:rFonts w:ascii="Arial" w:hAnsi="Arial" w:cs="Arial"/>
                  <w:szCs w:val="21"/>
                </w:rPr>
                <w:t>double</w:t>
              </w:r>
              <w:r w:rsidRPr="006E52ED">
                <w:rPr>
                  <w:rFonts w:ascii="Arial" w:hAnsi="Arial" w:cs="Arial"/>
                  <w:szCs w:val="21"/>
                </w:rPr>
                <w:t>，单位：</w:t>
              </w:r>
              <w:r w:rsidRPr="006E52ED">
                <w:rPr>
                  <w:rFonts w:ascii="Arial" w:hAnsi="Arial" w:cs="Arial"/>
                  <w:szCs w:val="21"/>
                </w:rPr>
                <w:t>°</w:t>
              </w:r>
              <w:r>
                <w:rPr>
                  <w:rFonts w:ascii="Arial" w:hAnsi="Arial" w:cs="Arial"/>
                  <w:szCs w:val="21"/>
                </w:rPr>
                <w:t>)</w:t>
              </w:r>
              <w:r w:rsidRPr="006E52ED">
                <w:rPr>
                  <w:rFonts w:ascii="Arial" w:hAnsi="Arial" w:cs="Arial"/>
                  <w:szCs w:val="21"/>
                </w:rPr>
                <w:t>；</w:t>
              </w:r>
            </w:ins>
          </w:p>
          <w:p w14:paraId="02C7D562" w14:textId="77777777" w:rsidR="00AE423A" w:rsidRDefault="00AE423A" w:rsidP="00AE423A">
            <w:pPr>
              <w:ind w:left="1440" w:hangingChars="600" w:hanging="1440"/>
              <w:rPr>
                <w:ins w:id="871" w:author="Microsoft Office User" w:date="2023-06-08T14:10:00Z"/>
                <w:rFonts w:ascii="Arial" w:hAnsi="Arial" w:cs="Arial"/>
                <w:color w:val="000000" w:themeColor="text1"/>
                <w:szCs w:val="21"/>
              </w:rPr>
            </w:pPr>
            <w:ins w:id="872" w:author="Microsoft Office User" w:date="2023-06-08T14:10:00Z">
              <w:r>
                <w:rPr>
                  <w:rFonts w:ascii="Arial" w:hAnsi="Arial" w:cs="Arial" w:hint="eastAsia"/>
                  <w:color w:val="000000" w:themeColor="text1"/>
                  <w:szCs w:val="21"/>
                </w:rPr>
                <w:t>经度状态</w:t>
              </w:r>
              <w:r>
                <w:rPr>
                  <w:rFonts w:ascii="Arial" w:hAnsi="Arial" w:cs="Arial" w:hint="eastAsia"/>
                  <w:color w:val="000000" w:themeColor="text1"/>
                  <w:szCs w:val="21"/>
                </w:rPr>
                <w:t>(</w:t>
              </w:r>
              <w:r w:rsidRPr="00BB02AD">
                <w:rPr>
                  <w:rFonts w:ascii="Arial" w:hAnsi="Arial" w:cs="Arial"/>
                  <w:color w:val="000000" w:themeColor="text1"/>
                  <w:szCs w:val="21"/>
                </w:rPr>
                <w:t>1byte</w:t>
              </w:r>
              <w:r>
                <w:rPr>
                  <w:rFonts w:ascii="Arial" w:hAnsi="Arial" w:cs="Arial" w:hint="eastAsia"/>
                  <w:color w:val="000000" w:themeColor="text1"/>
                  <w:szCs w:val="21"/>
                </w:rPr>
                <w:t>，</w:t>
              </w:r>
              <w:r w:rsidRPr="006E52ED">
                <w:rPr>
                  <w:rFonts w:ascii="Arial" w:hAnsi="Arial" w:cs="Arial"/>
                  <w:szCs w:val="21"/>
                </w:rPr>
                <w:t>char</w:t>
              </w:r>
              <w:r>
                <w:rPr>
                  <w:rFonts w:ascii="Arial" w:hAnsi="Arial" w:cs="Arial" w:hint="eastAsia"/>
                  <w:color w:val="000000" w:themeColor="text1"/>
                  <w:szCs w:val="21"/>
                </w:rPr>
                <w:t>)</w:t>
              </w:r>
              <w:r>
                <w:rPr>
                  <w:rFonts w:ascii="Arial" w:hAnsi="Arial" w:cs="Arial" w:hint="eastAsia"/>
                  <w:color w:val="000000" w:themeColor="text1"/>
                  <w:szCs w:val="21"/>
                </w:rPr>
                <w:t>；</w:t>
              </w:r>
            </w:ins>
          </w:p>
          <w:p w14:paraId="4751CB32" w14:textId="77777777" w:rsidR="00AE423A" w:rsidRDefault="00AE423A" w:rsidP="00AE423A">
            <w:pPr>
              <w:ind w:firstLineChars="200" w:firstLine="480"/>
              <w:rPr>
                <w:ins w:id="873" w:author="Microsoft Office User" w:date="2023-06-08T14:10:00Z"/>
                <w:rFonts w:ascii="Arial" w:hAnsi="Arial" w:cs="Arial"/>
                <w:color w:val="000000" w:themeColor="text1"/>
                <w:szCs w:val="21"/>
              </w:rPr>
            </w:pPr>
            <w:ins w:id="874" w:author="Microsoft Office User" w:date="2023-06-08T14:10:00Z">
              <w:r>
                <w:rPr>
                  <w:rFonts w:ascii="Arial" w:hAnsi="Arial" w:cs="Arial" w:hint="eastAsia"/>
                  <w:color w:val="000000" w:themeColor="text1"/>
                  <w:szCs w:val="21"/>
                </w:rPr>
                <w:t>0</w:t>
              </w:r>
              <w:r>
                <w:rPr>
                  <w:rFonts w:ascii="Arial" w:hAnsi="Arial" w:cs="Arial" w:hint="eastAsia"/>
                  <w:color w:val="000000" w:themeColor="text1"/>
                  <w:szCs w:val="21"/>
                </w:rPr>
                <w:t>：东经</w:t>
              </w:r>
            </w:ins>
          </w:p>
          <w:p w14:paraId="27ED18A8" w14:textId="77777777" w:rsidR="00AE423A" w:rsidRPr="00142009" w:rsidRDefault="00AE423A" w:rsidP="00AE423A">
            <w:pPr>
              <w:ind w:firstLineChars="200" w:firstLine="480"/>
              <w:rPr>
                <w:ins w:id="875" w:author="Microsoft Office User" w:date="2023-06-08T14:10:00Z"/>
                <w:rFonts w:ascii="Arial" w:hAnsi="Arial" w:cs="Arial"/>
                <w:color w:val="000000" w:themeColor="text1"/>
                <w:szCs w:val="21"/>
              </w:rPr>
            </w:pPr>
            <w:ins w:id="876" w:author="Microsoft Office User" w:date="2023-06-08T14:10:00Z">
              <w:r>
                <w:rPr>
                  <w:rFonts w:ascii="Arial" w:hAnsi="Arial" w:cs="Arial" w:hint="eastAsia"/>
                  <w:color w:val="000000" w:themeColor="text1"/>
                  <w:szCs w:val="21"/>
                </w:rPr>
                <w:t>1</w:t>
              </w:r>
              <w:r>
                <w:rPr>
                  <w:rFonts w:ascii="Arial" w:hAnsi="Arial" w:cs="Arial" w:hint="eastAsia"/>
                  <w:color w:val="000000" w:themeColor="text1"/>
                  <w:szCs w:val="21"/>
                </w:rPr>
                <w:t>：西经</w:t>
              </w:r>
            </w:ins>
          </w:p>
          <w:p w14:paraId="4DD7A731" w14:textId="77777777" w:rsidR="00AE423A" w:rsidRPr="006E52ED" w:rsidRDefault="00AE423A" w:rsidP="00AE423A">
            <w:pPr>
              <w:rPr>
                <w:ins w:id="877" w:author="Microsoft Office User" w:date="2023-06-08T14:10:00Z"/>
                <w:rFonts w:ascii="Arial" w:hAnsi="Arial" w:cs="Arial"/>
                <w:szCs w:val="21"/>
              </w:rPr>
            </w:pPr>
            <w:ins w:id="878" w:author="Microsoft Office User" w:date="2023-06-08T14:10:00Z">
              <w:r w:rsidRPr="006E52ED">
                <w:rPr>
                  <w:rFonts w:ascii="Arial" w:hAnsi="Arial" w:cs="Arial"/>
                  <w:szCs w:val="21"/>
                </w:rPr>
                <w:t>高度</w:t>
              </w:r>
              <w:r>
                <w:rPr>
                  <w:rFonts w:ascii="Arial" w:hAnsi="Arial" w:cs="Arial"/>
                  <w:szCs w:val="21"/>
                </w:rPr>
                <w:t>(</w:t>
              </w:r>
              <w:r w:rsidRPr="006E52ED">
                <w:rPr>
                  <w:rFonts w:ascii="Arial" w:hAnsi="Arial" w:cs="Arial"/>
                  <w:szCs w:val="21"/>
                </w:rPr>
                <w:t>1byte</w:t>
              </w:r>
              <w:r w:rsidRPr="006E52ED">
                <w:rPr>
                  <w:rFonts w:ascii="Arial" w:hAnsi="Arial" w:cs="Arial"/>
                  <w:szCs w:val="21"/>
                </w:rPr>
                <w:t>，</w:t>
              </w:r>
              <w:r w:rsidRPr="006E52ED">
                <w:rPr>
                  <w:rFonts w:ascii="Arial" w:hAnsi="Arial" w:cs="Arial"/>
                  <w:szCs w:val="21"/>
                </w:rPr>
                <w:t xml:space="preserve"> char</w:t>
              </w:r>
              <w:r w:rsidRPr="006E52ED">
                <w:rPr>
                  <w:rFonts w:ascii="Arial" w:hAnsi="Arial" w:cs="Arial"/>
                  <w:szCs w:val="21"/>
                </w:rPr>
                <w:t>，单位：</w:t>
              </w:r>
              <w:r w:rsidRPr="006E52ED">
                <w:rPr>
                  <w:rFonts w:ascii="Arial" w:hAnsi="Arial" w:cs="Arial"/>
                  <w:szCs w:val="21"/>
                </w:rPr>
                <w:t>m</w:t>
              </w:r>
              <w:r>
                <w:rPr>
                  <w:rFonts w:ascii="Arial" w:hAnsi="Arial" w:cs="Arial"/>
                  <w:szCs w:val="21"/>
                </w:rPr>
                <w:t>)</w:t>
              </w:r>
              <w:r w:rsidRPr="006E52ED">
                <w:rPr>
                  <w:rFonts w:ascii="Arial" w:hAnsi="Arial" w:cs="Arial"/>
                  <w:szCs w:val="21"/>
                </w:rPr>
                <w:t>；</w:t>
              </w:r>
            </w:ins>
          </w:p>
          <w:p w14:paraId="6535EB8C" w14:textId="77777777" w:rsidR="00AE423A" w:rsidRPr="006E52ED" w:rsidRDefault="00AE423A" w:rsidP="00AE423A">
            <w:pPr>
              <w:rPr>
                <w:ins w:id="879" w:author="Microsoft Office User" w:date="2023-06-08T14:10:00Z"/>
                <w:rFonts w:ascii="Arial" w:hAnsi="Arial" w:cs="Arial"/>
                <w:szCs w:val="21"/>
              </w:rPr>
            </w:pPr>
            <w:ins w:id="880" w:author="Microsoft Office User" w:date="2023-06-08T14:10:00Z">
              <w:r w:rsidRPr="006E52ED">
                <w:rPr>
                  <w:rFonts w:ascii="Arial" w:hAnsi="Arial" w:cs="Arial"/>
                  <w:szCs w:val="21"/>
                </w:rPr>
                <w:t>电池电压</w:t>
              </w:r>
              <w:r>
                <w:rPr>
                  <w:rFonts w:ascii="Arial" w:hAnsi="Arial" w:cs="Arial"/>
                  <w:szCs w:val="21"/>
                </w:rPr>
                <w:t>(</w:t>
              </w:r>
              <w:r w:rsidRPr="006E52ED">
                <w:rPr>
                  <w:rFonts w:ascii="Arial" w:hAnsi="Arial" w:cs="Arial"/>
                  <w:szCs w:val="21"/>
                </w:rPr>
                <w:t>4bytes</w:t>
              </w:r>
              <w:r w:rsidRPr="006E52ED">
                <w:rPr>
                  <w:rFonts w:ascii="Arial" w:hAnsi="Arial" w:cs="Arial"/>
                  <w:szCs w:val="21"/>
                </w:rPr>
                <w:t>，</w:t>
              </w:r>
              <w:r w:rsidRPr="006E52ED">
                <w:rPr>
                  <w:rFonts w:ascii="Arial" w:hAnsi="Arial" w:cs="Arial"/>
                  <w:szCs w:val="21"/>
                </w:rPr>
                <w:t>float</w:t>
              </w:r>
              <w:r w:rsidRPr="006E52ED">
                <w:rPr>
                  <w:rFonts w:ascii="Arial" w:hAnsi="Arial" w:cs="Arial"/>
                  <w:szCs w:val="21"/>
                </w:rPr>
                <w:t>，单位：</w:t>
              </w:r>
              <w:r w:rsidRPr="006E52ED">
                <w:rPr>
                  <w:rFonts w:ascii="Arial" w:hAnsi="Arial" w:cs="Arial"/>
                  <w:szCs w:val="21"/>
                </w:rPr>
                <w:t>v</w:t>
              </w:r>
              <w:r>
                <w:rPr>
                  <w:rFonts w:ascii="Arial" w:hAnsi="Arial" w:cs="Arial"/>
                  <w:szCs w:val="21"/>
                </w:rPr>
                <w:t>)</w:t>
              </w:r>
              <w:r w:rsidRPr="006E52ED">
                <w:rPr>
                  <w:rFonts w:ascii="Arial" w:hAnsi="Arial" w:cs="Arial"/>
                  <w:szCs w:val="21"/>
                </w:rPr>
                <w:t>；</w:t>
              </w:r>
            </w:ins>
          </w:p>
          <w:p w14:paraId="609A5783" w14:textId="77777777" w:rsidR="00AE423A" w:rsidRPr="006E52ED" w:rsidRDefault="00AE423A" w:rsidP="00AE423A">
            <w:pPr>
              <w:rPr>
                <w:ins w:id="881" w:author="Microsoft Office User" w:date="2023-06-08T14:10:00Z"/>
                <w:rFonts w:ascii="Arial" w:hAnsi="Arial" w:cs="Arial"/>
                <w:szCs w:val="21"/>
              </w:rPr>
            </w:pPr>
            <w:ins w:id="882" w:author="Microsoft Office User" w:date="2023-06-08T14:10:00Z">
              <w:r w:rsidRPr="006E52ED">
                <w:rPr>
                  <w:rFonts w:ascii="Arial" w:hAnsi="Arial" w:cs="Arial"/>
                  <w:szCs w:val="21"/>
                </w:rPr>
                <w:t>工作模式</w:t>
              </w:r>
              <w:r>
                <w:rPr>
                  <w:rFonts w:ascii="Arial" w:hAnsi="Arial" w:cs="Arial"/>
                  <w:szCs w:val="21"/>
                </w:rPr>
                <w:t>(</w:t>
              </w:r>
              <w:r w:rsidRPr="006E52ED">
                <w:rPr>
                  <w:rFonts w:ascii="Arial" w:hAnsi="Arial" w:cs="Arial"/>
                  <w:szCs w:val="21"/>
                </w:rPr>
                <w:t>1byte</w:t>
              </w:r>
              <w:r>
                <w:rPr>
                  <w:rFonts w:ascii="Arial" w:hAnsi="Arial" w:cs="Arial" w:hint="eastAsia"/>
                  <w:szCs w:val="21"/>
                </w:rPr>
                <w:t>，</w:t>
              </w:r>
              <w:r>
                <w:rPr>
                  <w:rFonts w:ascii="Arial" w:hAnsi="Arial" w:cs="Arial" w:hint="eastAsia"/>
                  <w:szCs w:val="21"/>
                </w:rPr>
                <w:t>char</w:t>
              </w:r>
              <w:r>
                <w:rPr>
                  <w:rFonts w:ascii="Arial" w:hAnsi="Arial" w:cs="Arial"/>
                  <w:szCs w:val="21"/>
                </w:rPr>
                <w:t>)</w:t>
              </w:r>
              <w:r w:rsidRPr="006E52ED">
                <w:rPr>
                  <w:rFonts w:ascii="Arial" w:hAnsi="Arial" w:cs="Arial"/>
                  <w:szCs w:val="21"/>
                </w:rPr>
                <w:t>；</w:t>
              </w:r>
            </w:ins>
          </w:p>
          <w:p w14:paraId="1C1C2DE2" w14:textId="77777777" w:rsidR="00AE423A" w:rsidRPr="00142009" w:rsidRDefault="00AE423A" w:rsidP="00AE423A">
            <w:pPr>
              <w:ind w:firstLineChars="200" w:firstLine="480"/>
              <w:rPr>
                <w:ins w:id="883" w:author="Microsoft Office User" w:date="2023-06-08T14:10:00Z"/>
                <w:rFonts w:ascii="Arial" w:hAnsi="Arial" w:cs="Arial"/>
                <w:color w:val="000000" w:themeColor="text1"/>
                <w:szCs w:val="21"/>
              </w:rPr>
            </w:pPr>
            <w:ins w:id="884" w:author="Microsoft Office User" w:date="2023-06-08T14:10:00Z">
              <w:r w:rsidRPr="00142009">
                <w:rPr>
                  <w:rFonts w:ascii="Arial" w:hAnsi="Arial" w:cs="Arial"/>
                  <w:color w:val="000000" w:themeColor="text1"/>
                  <w:szCs w:val="21"/>
                </w:rPr>
                <w:t>0</w:t>
              </w:r>
              <w:r w:rsidRPr="00142009">
                <w:rPr>
                  <w:rFonts w:ascii="Arial" w:hAnsi="Arial" w:cs="Arial"/>
                  <w:color w:val="000000" w:themeColor="text1"/>
                  <w:szCs w:val="21"/>
                </w:rPr>
                <w:t>：内同步</w:t>
              </w:r>
            </w:ins>
          </w:p>
          <w:p w14:paraId="00190328" w14:textId="77777777" w:rsidR="00AE423A" w:rsidRPr="00142009" w:rsidRDefault="00AE423A" w:rsidP="00AE423A">
            <w:pPr>
              <w:ind w:firstLineChars="200" w:firstLine="480"/>
              <w:rPr>
                <w:ins w:id="885" w:author="Microsoft Office User" w:date="2023-06-08T14:10:00Z"/>
                <w:rFonts w:ascii="Arial" w:hAnsi="Arial" w:cs="Arial"/>
                <w:color w:val="000000" w:themeColor="text1"/>
                <w:szCs w:val="21"/>
              </w:rPr>
            </w:pPr>
            <w:ins w:id="886" w:author="Microsoft Office User" w:date="2023-06-08T14:10:00Z">
              <w:r w:rsidRPr="00142009">
                <w:rPr>
                  <w:rFonts w:ascii="Arial" w:hAnsi="Arial" w:cs="Arial"/>
                  <w:color w:val="000000" w:themeColor="text1"/>
                  <w:szCs w:val="21"/>
                </w:rPr>
                <w:t>1</w:t>
              </w:r>
              <w:r w:rsidRPr="00142009">
                <w:rPr>
                  <w:rFonts w:ascii="Arial" w:hAnsi="Arial" w:cs="Arial"/>
                  <w:color w:val="000000" w:themeColor="text1"/>
                  <w:szCs w:val="21"/>
                </w:rPr>
                <w:t>：外同步</w:t>
              </w:r>
            </w:ins>
          </w:p>
          <w:p w14:paraId="5A9AD704" w14:textId="77777777" w:rsidR="00AE423A" w:rsidRPr="006E52ED" w:rsidRDefault="00AE423A" w:rsidP="00AE423A">
            <w:pPr>
              <w:rPr>
                <w:ins w:id="887" w:author="Microsoft Office User" w:date="2023-06-08T14:10:00Z"/>
                <w:rFonts w:ascii="Arial" w:hAnsi="Arial" w:cs="Arial"/>
                <w:szCs w:val="21"/>
              </w:rPr>
            </w:pPr>
            <w:ins w:id="888" w:author="Microsoft Office User" w:date="2023-06-08T14:10:00Z">
              <w:r w:rsidRPr="006E52ED">
                <w:rPr>
                  <w:rFonts w:ascii="Arial" w:hAnsi="Arial" w:cs="Arial"/>
                  <w:szCs w:val="21"/>
                </w:rPr>
                <w:t>工作状态</w:t>
              </w:r>
              <w:r>
                <w:rPr>
                  <w:rFonts w:ascii="Arial" w:hAnsi="Arial" w:cs="Arial"/>
                  <w:szCs w:val="21"/>
                </w:rPr>
                <w:t>(</w:t>
              </w:r>
              <w:r w:rsidRPr="006E52ED">
                <w:rPr>
                  <w:rFonts w:ascii="Arial" w:hAnsi="Arial" w:cs="Arial"/>
                  <w:szCs w:val="21"/>
                </w:rPr>
                <w:t>1byte</w:t>
              </w:r>
              <w:r>
                <w:rPr>
                  <w:rFonts w:ascii="Arial" w:hAnsi="Arial" w:cs="Arial" w:hint="eastAsia"/>
                  <w:szCs w:val="21"/>
                </w:rPr>
                <w:t>，</w:t>
              </w:r>
              <w:r>
                <w:rPr>
                  <w:rFonts w:ascii="Arial" w:hAnsi="Arial" w:cs="Arial" w:hint="eastAsia"/>
                  <w:szCs w:val="21"/>
                </w:rPr>
                <w:t>char</w:t>
              </w:r>
              <w:r>
                <w:rPr>
                  <w:rFonts w:ascii="Arial" w:hAnsi="Arial" w:cs="Arial"/>
                  <w:szCs w:val="21"/>
                </w:rPr>
                <w:t>)</w:t>
              </w:r>
              <w:r w:rsidRPr="006E52ED">
                <w:rPr>
                  <w:rFonts w:ascii="Arial" w:hAnsi="Arial" w:cs="Arial"/>
                  <w:szCs w:val="21"/>
                </w:rPr>
                <w:t>；</w:t>
              </w:r>
            </w:ins>
          </w:p>
          <w:p w14:paraId="0137AB38" w14:textId="77777777" w:rsidR="00AE423A" w:rsidRPr="00142009" w:rsidRDefault="00AE423A" w:rsidP="00AE423A">
            <w:pPr>
              <w:ind w:firstLineChars="200" w:firstLine="480"/>
              <w:rPr>
                <w:ins w:id="889" w:author="Microsoft Office User" w:date="2023-06-08T14:10:00Z"/>
                <w:rFonts w:ascii="Arial" w:hAnsi="Arial" w:cs="Arial"/>
                <w:color w:val="000000" w:themeColor="text1"/>
                <w:szCs w:val="21"/>
              </w:rPr>
            </w:pPr>
            <w:ins w:id="890" w:author="Microsoft Office User" w:date="2023-06-08T14:10:00Z">
              <w:r w:rsidRPr="00142009">
                <w:rPr>
                  <w:rFonts w:ascii="Arial" w:hAnsi="Arial" w:cs="Arial"/>
                  <w:color w:val="000000" w:themeColor="text1"/>
                  <w:szCs w:val="21"/>
                </w:rPr>
                <w:t>0</w:t>
              </w:r>
              <w:r w:rsidRPr="00142009">
                <w:rPr>
                  <w:rFonts w:ascii="Arial" w:hAnsi="Arial" w:cs="Arial"/>
                  <w:color w:val="000000" w:themeColor="text1"/>
                  <w:szCs w:val="21"/>
                </w:rPr>
                <w:t>：</w:t>
              </w:r>
              <w:r w:rsidRPr="00142009">
                <w:rPr>
                  <w:rFonts w:ascii="Arial" w:hAnsi="Arial" w:cs="Arial" w:hint="eastAsia"/>
                  <w:color w:val="000000" w:themeColor="text1"/>
                  <w:szCs w:val="21"/>
                </w:rPr>
                <w:t>待机</w:t>
              </w:r>
              <w:r w:rsidRPr="00142009">
                <w:rPr>
                  <w:rFonts w:ascii="Arial" w:hAnsi="Arial" w:cs="Arial"/>
                  <w:color w:val="000000" w:themeColor="text1"/>
                  <w:szCs w:val="21"/>
                </w:rPr>
                <w:t>状态</w:t>
              </w:r>
            </w:ins>
          </w:p>
          <w:p w14:paraId="4FB040A2" w14:textId="77777777" w:rsidR="00AE423A" w:rsidRPr="00142009" w:rsidRDefault="00AE423A" w:rsidP="00AE423A">
            <w:pPr>
              <w:ind w:firstLineChars="200" w:firstLine="480"/>
              <w:rPr>
                <w:ins w:id="891" w:author="Microsoft Office User" w:date="2023-06-08T14:10:00Z"/>
                <w:rFonts w:ascii="Arial" w:hAnsi="Arial" w:cs="Arial"/>
                <w:color w:val="000000" w:themeColor="text1"/>
                <w:szCs w:val="21"/>
              </w:rPr>
            </w:pPr>
            <w:ins w:id="892" w:author="Microsoft Office User" w:date="2023-06-08T14:10:00Z">
              <w:r w:rsidRPr="00142009">
                <w:rPr>
                  <w:rFonts w:ascii="Arial" w:hAnsi="Arial" w:cs="Arial"/>
                  <w:color w:val="000000" w:themeColor="text1"/>
                  <w:szCs w:val="21"/>
                </w:rPr>
                <w:t>1</w:t>
              </w:r>
              <w:r w:rsidRPr="00142009">
                <w:rPr>
                  <w:rFonts w:ascii="Arial" w:hAnsi="Arial" w:cs="Arial"/>
                  <w:color w:val="000000" w:themeColor="text1"/>
                  <w:szCs w:val="21"/>
                </w:rPr>
                <w:t>：询问应答状态</w:t>
              </w:r>
            </w:ins>
          </w:p>
          <w:p w14:paraId="37AC7705" w14:textId="77777777" w:rsidR="00AE423A" w:rsidRPr="00142009" w:rsidRDefault="00AE423A" w:rsidP="00AE423A">
            <w:pPr>
              <w:ind w:firstLineChars="200" w:firstLine="480"/>
              <w:rPr>
                <w:ins w:id="893" w:author="Microsoft Office User" w:date="2023-06-08T14:10:00Z"/>
                <w:rFonts w:ascii="Arial" w:hAnsi="Arial" w:cs="Arial"/>
                <w:color w:val="000000" w:themeColor="text1"/>
                <w:szCs w:val="21"/>
              </w:rPr>
            </w:pPr>
            <w:ins w:id="894" w:author="Microsoft Office User" w:date="2023-06-08T14:10:00Z">
              <w:r w:rsidRPr="00142009">
                <w:rPr>
                  <w:rFonts w:ascii="Arial" w:hAnsi="Arial" w:cs="Arial"/>
                  <w:color w:val="000000" w:themeColor="text1"/>
                  <w:szCs w:val="21"/>
                </w:rPr>
                <w:t>2</w:t>
              </w:r>
              <w:r w:rsidRPr="00142009">
                <w:rPr>
                  <w:rFonts w:ascii="Arial" w:hAnsi="Arial" w:cs="Arial"/>
                  <w:color w:val="000000" w:themeColor="text1"/>
                  <w:szCs w:val="21"/>
                </w:rPr>
                <w:t>：水声遥控</w:t>
              </w:r>
            </w:ins>
          </w:p>
          <w:p w14:paraId="6E5EDCE5" w14:textId="77777777" w:rsidR="00AE423A" w:rsidRPr="006E52ED" w:rsidRDefault="00AE423A" w:rsidP="00AE423A">
            <w:pPr>
              <w:rPr>
                <w:ins w:id="895" w:author="Microsoft Office User" w:date="2023-06-08T14:10:00Z"/>
                <w:rFonts w:ascii="Arial" w:hAnsi="Arial" w:cs="Arial"/>
                <w:szCs w:val="21"/>
              </w:rPr>
            </w:pPr>
            <w:ins w:id="896" w:author="Microsoft Office User" w:date="2023-06-08T14:10:00Z">
              <w:r w:rsidRPr="00905C18">
                <w:rPr>
                  <w:rFonts w:ascii="Arial" w:hAnsi="Arial" w:cs="Arial"/>
                  <w:szCs w:val="21"/>
                </w:rPr>
                <w:t>路由表</w:t>
              </w:r>
              <w:r>
                <w:rPr>
                  <w:rFonts w:ascii="Arial" w:hAnsi="Arial" w:cs="Arial"/>
                  <w:szCs w:val="21"/>
                </w:rPr>
                <w:t>(</w:t>
              </w:r>
              <w:r w:rsidRPr="00905C18">
                <w:rPr>
                  <w:rFonts w:ascii="Arial" w:hAnsi="Arial" w:cs="Arial" w:hint="eastAsia"/>
                  <w:szCs w:val="21"/>
                </w:rPr>
                <w:t>10</w:t>
              </w:r>
              <w:r w:rsidRPr="00905C18">
                <w:rPr>
                  <w:rFonts w:ascii="Arial" w:hAnsi="Arial" w:cs="Arial"/>
                  <w:szCs w:val="21"/>
                </w:rPr>
                <w:t>bytes</w:t>
              </w:r>
              <w:r>
                <w:rPr>
                  <w:rFonts w:ascii="Arial" w:hAnsi="Arial" w:cs="Arial" w:hint="eastAsia"/>
                  <w:szCs w:val="21"/>
                </w:rPr>
                <w:t>，</w:t>
              </w:r>
              <w:r>
                <w:rPr>
                  <w:rFonts w:ascii="Arial" w:hAnsi="Arial" w:cs="Arial"/>
                  <w:szCs w:val="21"/>
                </w:rPr>
                <w:t>short</w:t>
              </w:r>
              <w:r w:rsidRPr="00905C18">
                <w:rPr>
                  <w:rFonts w:ascii="Arial" w:hAnsi="Arial" w:cs="Arial" w:hint="eastAsia"/>
                  <w:szCs w:val="21"/>
                </w:rPr>
                <w:t>，</w:t>
              </w:r>
              <w:r w:rsidRPr="00905C18">
                <w:rPr>
                  <w:rFonts w:ascii="Arial" w:hAnsi="Arial" w:cs="Arial"/>
                  <w:szCs w:val="21"/>
                </w:rPr>
                <w:t>1</w:t>
              </w:r>
              <w:r w:rsidRPr="00905C18">
                <w:rPr>
                  <w:rFonts w:ascii="Arial" w:hAnsi="Arial" w:cs="Arial"/>
                  <w:szCs w:val="21"/>
                </w:rPr>
                <w:t>个地址占用</w:t>
              </w:r>
              <w:r w:rsidRPr="00905C18">
                <w:rPr>
                  <w:rFonts w:ascii="Arial" w:hAnsi="Arial" w:cs="Arial" w:hint="eastAsia"/>
                  <w:szCs w:val="21"/>
                </w:rPr>
                <w:t>2</w:t>
              </w:r>
              <w:r w:rsidRPr="00905C18">
                <w:rPr>
                  <w:rFonts w:ascii="Arial" w:hAnsi="Arial" w:cs="Arial"/>
                  <w:szCs w:val="21"/>
                </w:rPr>
                <w:t>byte</w:t>
              </w:r>
              <w:r w:rsidRPr="00905C18">
                <w:rPr>
                  <w:rFonts w:ascii="Arial" w:hAnsi="Arial" w:cs="Arial" w:hint="eastAsia"/>
                  <w:szCs w:val="21"/>
                </w:rPr>
                <w:t>s</w:t>
              </w:r>
              <w:r>
                <w:rPr>
                  <w:rFonts w:ascii="Arial" w:hAnsi="Arial" w:cs="Arial" w:hint="eastAsia"/>
                  <w:szCs w:val="21"/>
                </w:rPr>
                <w:t>)</w:t>
              </w:r>
              <w:r>
                <w:rPr>
                  <w:rFonts w:ascii="Arial" w:hAnsi="Arial" w:cs="Arial" w:hint="eastAsia"/>
                  <w:szCs w:val="21"/>
                </w:rPr>
                <w:t>；</w:t>
              </w:r>
            </w:ins>
          </w:p>
          <w:p w14:paraId="484D347A" w14:textId="77777777" w:rsidR="00AE423A" w:rsidRPr="006E52ED" w:rsidRDefault="00AE423A" w:rsidP="00AE423A">
            <w:pPr>
              <w:rPr>
                <w:ins w:id="897" w:author="Microsoft Office User" w:date="2023-06-08T14:10:00Z"/>
                <w:rFonts w:ascii="Arial" w:hAnsi="Arial" w:cs="Arial"/>
                <w:szCs w:val="21"/>
              </w:rPr>
            </w:pPr>
            <w:ins w:id="898" w:author="Microsoft Office User" w:date="2023-06-08T14:10:00Z">
              <w:r w:rsidRPr="006E52ED">
                <w:rPr>
                  <w:rFonts w:ascii="Arial" w:hAnsi="Arial" w:cs="Arial"/>
                  <w:szCs w:val="21"/>
                </w:rPr>
                <w:t>同步起点</w:t>
              </w:r>
              <w:r>
                <w:rPr>
                  <w:rFonts w:ascii="Arial" w:hAnsi="Arial" w:cs="Arial"/>
                  <w:szCs w:val="21"/>
                </w:rPr>
                <w:t>(</w:t>
              </w:r>
              <w:r w:rsidRPr="006E52ED">
                <w:rPr>
                  <w:rFonts w:ascii="Arial" w:hAnsi="Arial" w:cs="Arial"/>
                  <w:szCs w:val="21"/>
                </w:rPr>
                <w:t>3bytes</w:t>
              </w:r>
              <w:r>
                <w:rPr>
                  <w:rFonts w:ascii="Arial" w:hAnsi="Arial" w:cs="Arial" w:hint="eastAsia"/>
                  <w:szCs w:val="21"/>
                </w:rPr>
                <w:t>，</w:t>
              </w:r>
              <w:r>
                <w:rPr>
                  <w:rFonts w:ascii="Arial" w:hAnsi="Arial" w:cs="Arial" w:hint="eastAsia"/>
                  <w:szCs w:val="21"/>
                </w:rPr>
                <w:t>char</w:t>
              </w:r>
              <w:r w:rsidRPr="006E52ED">
                <w:rPr>
                  <w:rFonts w:ascii="Arial" w:hAnsi="Arial" w:cs="Arial"/>
                  <w:szCs w:val="21"/>
                </w:rPr>
                <w:t>，时分秒</w:t>
              </w:r>
              <w:r>
                <w:rPr>
                  <w:rFonts w:ascii="Arial" w:hAnsi="Arial" w:cs="Arial"/>
                  <w:szCs w:val="21"/>
                </w:rPr>
                <w:t>)</w:t>
              </w:r>
              <w:r w:rsidRPr="006E52ED">
                <w:rPr>
                  <w:rFonts w:ascii="Arial" w:hAnsi="Arial" w:cs="Arial"/>
                  <w:szCs w:val="21"/>
                </w:rPr>
                <w:t>；</w:t>
              </w:r>
            </w:ins>
          </w:p>
          <w:p w14:paraId="54E30CC1" w14:textId="77777777" w:rsidR="00AE423A" w:rsidRPr="006E52ED" w:rsidRDefault="00AE423A" w:rsidP="00AE423A">
            <w:pPr>
              <w:rPr>
                <w:ins w:id="899" w:author="Microsoft Office User" w:date="2023-06-08T14:10:00Z"/>
                <w:rFonts w:ascii="Arial" w:hAnsi="Arial" w:cs="Arial"/>
                <w:szCs w:val="21"/>
              </w:rPr>
            </w:pPr>
            <w:ins w:id="900" w:author="Microsoft Office User" w:date="2023-06-08T14:10:00Z">
              <w:r w:rsidRPr="006E52ED">
                <w:rPr>
                  <w:rFonts w:ascii="Arial" w:hAnsi="Arial" w:cs="Arial"/>
                  <w:szCs w:val="21"/>
                </w:rPr>
                <w:t>询问周期</w:t>
              </w:r>
              <w:r>
                <w:rPr>
                  <w:rFonts w:ascii="Arial" w:hAnsi="Arial" w:cs="Arial"/>
                  <w:szCs w:val="21"/>
                </w:rPr>
                <w:t>(</w:t>
              </w:r>
              <w:r>
                <w:rPr>
                  <w:rFonts w:ascii="Arial" w:hAnsi="Arial" w:cs="Arial" w:hint="eastAsia"/>
                  <w:szCs w:val="21"/>
                </w:rPr>
                <w:t>1</w:t>
              </w:r>
              <w:r>
                <w:rPr>
                  <w:rFonts w:ascii="Arial" w:hAnsi="Arial" w:cs="Arial"/>
                  <w:szCs w:val="21"/>
                </w:rPr>
                <w:t>byte</w:t>
              </w:r>
              <w:r>
                <w:rPr>
                  <w:rFonts w:ascii="Arial" w:hAnsi="Arial" w:cs="Arial" w:hint="eastAsia"/>
                  <w:szCs w:val="21"/>
                </w:rPr>
                <w:t>，</w:t>
              </w:r>
              <w:r>
                <w:rPr>
                  <w:rFonts w:ascii="Arial" w:hAnsi="Arial" w:cs="Arial" w:hint="eastAsia"/>
                  <w:szCs w:val="21"/>
                </w:rPr>
                <w:t>char</w:t>
              </w:r>
              <w:r w:rsidRPr="006E52ED">
                <w:rPr>
                  <w:rFonts w:ascii="Arial" w:hAnsi="Arial" w:cs="Arial"/>
                  <w:szCs w:val="21"/>
                </w:rPr>
                <w:t>，单位：</w:t>
              </w:r>
              <w:r w:rsidRPr="006E52ED">
                <w:rPr>
                  <w:rFonts w:ascii="Arial" w:hAnsi="Arial" w:cs="Arial"/>
                  <w:szCs w:val="21"/>
                </w:rPr>
                <w:t>s</w:t>
              </w:r>
              <w:r>
                <w:rPr>
                  <w:rFonts w:ascii="Arial" w:hAnsi="Arial" w:cs="Arial"/>
                  <w:szCs w:val="21"/>
                </w:rPr>
                <w:t>)</w:t>
              </w:r>
              <w:r w:rsidRPr="006E52ED">
                <w:rPr>
                  <w:rFonts w:ascii="Arial" w:hAnsi="Arial" w:cs="Arial"/>
                  <w:szCs w:val="21"/>
                </w:rPr>
                <w:t>；</w:t>
              </w:r>
            </w:ins>
          </w:p>
          <w:p w14:paraId="256D1930" w14:textId="77777777" w:rsidR="00AE423A" w:rsidRPr="006E52ED" w:rsidRDefault="00AE423A" w:rsidP="00AE423A">
            <w:pPr>
              <w:rPr>
                <w:ins w:id="901" w:author="Microsoft Office User" w:date="2023-06-08T14:10:00Z"/>
                <w:rFonts w:ascii="Arial" w:hAnsi="Arial" w:cs="Arial"/>
                <w:szCs w:val="21"/>
              </w:rPr>
            </w:pPr>
            <w:ins w:id="902" w:author="Microsoft Office User" w:date="2023-06-08T14:10:00Z">
              <w:r>
                <w:rPr>
                  <w:rFonts w:ascii="Arial" w:hAnsi="Arial" w:cs="Arial"/>
                  <w:szCs w:val="21"/>
                </w:rPr>
                <w:t>询问</w:t>
              </w:r>
              <w:r w:rsidRPr="006E52ED">
                <w:rPr>
                  <w:rFonts w:ascii="Arial" w:hAnsi="Arial" w:cs="Arial"/>
                  <w:szCs w:val="21"/>
                </w:rPr>
                <w:t>脉冲频率</w:t>
              </w:r>
              <w:r>
                <w:rPr>
                  <w:rFonts w:ascii="Arial" w:hAnsi="Arial" w:cs="Arial"/>
                  <w:szCs w:val="21"/>
                </w:rPr>
                <w:t>(4</w:t>
              </w:r>
              <w:r w:rsidRPr="006E52ED">
                <w:rPr>
                  <w:rFonts w:ascii="Arial" w:hAnsi="Arial" w:cs="Arial"/>
                  <w:szCs w:val="21"/>
                </w:rPr>
                <w:t>bytes</w:t>
              </w:r>
              <w:r>
                <w:rPr>
                  <w:rFonts w:ascii="Arial" w:hAnsi="Arial" w:cs="Arial" w:hint="eastAsia"/>
                  <w:szCs w:val="21"/>
                </w:rPr>
                <w:t>，</w:t>
              </w:r>
              <w:r>
                <w:rPr>
                  <w:rFonts w:ascii="Arial" w:hAnsi="Arial" w:cs="Arial"/>
                  <w:szCs w:val="21"/>
                </w:rPr>
                <w:t>short</w:t>
              </w:r>
              <w:r w:rsidRPr="006E52ED">
                <w:rPr>
                  <w:rFonts w:ascii="Arial" w:hAnsi="Arial" w:cs="Arial"/>
                  <w:szCs w:val="21"/>
                </w:rPr>
                <w:t>，单位：</w:t>
              </w:r>
              <w:r w:rsidRPr="006E52ED">
                <w:rPr>
                  <w:rFonts w:ascii="Arial" w:hAnsi="Arial" w:cs="Arial"/>
                  <w:szCs w:val="21"/>
                </w:rPr>
                <w:t>hz</w:t>
              </w:r>
              <w:r>
                <w:rPr>
                  <w:rFonts w:ascii="Arial" w:hAnsi="Arial" w:cs="Arial"/>
                  <w:szCs w:val="21"/>
                </w:rPr>
                <w:t>)</w:t>
              </w:r>
              <w:r w:rsidRPr="006E52ED">
                <w:rPr>
                  <w:rFonts w:ascii="Arial" w:hAnsi="Arial" w:cs="Arial"/>
                  <w:szCs w:val="21"/>
                </w:rPr>
                <w:t>；</w:t>
              </w:r>
            </w:ins>
          </w:p>
          <w:p w14:paraId="656C0E71" w14:textId="77777777" w:rsidR="00AE423A" w:rsidRPr="006E52ED" w:rsidRDefault="00AE423A" w:rsidP="00AE423A">
            <w:pPr>
              <w:rPr>
                <w:ins w:id="903" w:author="Microsoft Office User" w:date="2023-06-08T14:10:00Z"/>
                <w:rFonts w:ascii="Arial" w:hAnsi="Arial" w:cs="Arial"/>
                <w:szCs w:val="21"/>
              </w:rPr>
            </w:pPr>
            <w:ins w:id="904" w:author="Microsoft Office User" w:date="2023-06-08T14:10:00Z">
              <w:r>
                <w:rPr>
                  <w:rFonts w:ascii="Arial" w:hAnsi="Arial" w:cs="Arial"/>
                  <w:szCs w:val="21"/>
                </w:rPr>
                <w:lastRenderedPageBreak/>
                <w:t>询问</w:t>
              </w:r>
              <w:r>
                <w:rPr>
                  <w:rFonts w:ascii="Arial" w:hAnsi="Arial" w:cs="Arial" w:hint="eastAsia"/>
                  <w:szCs w:val="21"/>
                </w:rPr>
                <w:t>脉冲宽度</w:t>
              </w:r>
              <w:r>
                <w:rPr>
                  <w:rFonts w:ascii="Arial" w:hAnsi="Arial" w:cs="Arial"/>
                  <w:szCs w:val="21"/>
                </w:rPr>
                <w:t>(</w:t>
              </w:r>
              <w:r w:rsidRPr="006E52ED">
                <w:rPr>
                  <w:rFonts w:ascii="Arial" w:hAnsi="Arial" w:cs="Arial"/>
                  <w:szCs w:val="21"/>
                </w:rPr>
                <w:t>2bytes</w:t>
              </w:r>
              <w:r>
                <w:rPr>
                  <w:rFonts w:ascii="Arial" w:hAnsi="Arial" w:cs="Arial" w:hint="eastAsia"/>
                  <w:szCs w:val="21"/>
                </w:rPr>
                <w:t>，</w:t>
              </w:r>
              <w:r>
                <w:rPr>
                  <w:rFonts w:ascii="Arial" w:hAnsi="Arial" w:cs="Arial"/>
                  <w:szCs w:val="21"/>
                </w:rPr>
                <w:t>short</w:t>
              </w:r>
              <w:r w:rsidRPr="006E52ED">
                <w:rPr>
                  <w:rFonts w:ascii="Arial" w:hAnsi="Arial" w:cs="Arial"/>
                  <w:szCs w:val="21"/>
                </w:rPr>
                <w:t>，单位：</w:t>
              </w:r>
              <w:r>
                <w:rPr>
                  <w:rFonts w:ascii="Arial" w:hAnsi="Arial" w:cs="Arial"/>
                  <w:szCs w:val="21"/>
                </w:rPr>
                <w:t>ms)</w:t>
              </w:r>
              <w:r w:rsidRPr="006E52ED">
                <w:rPr>
                  <w:rFonts w:ascii="Arial" w:hAnsi="Arial" w:cs="Arial"/>
                  <w:szCs w:val="21"/>
                </w:rPr>
                <w:t>；</w:t>
              </w:r>
            </w:ins>
          </w:p>
          <w:p w14:paraId="7D72F43E" w14:textId="77777777" w:rsidR="00AE423A" w:rsidRPr="006E52ED" w:rsidRDefault="00AE423A" w:rsidP="00AE423A">
            <w:pPr>
              <w:rPr>
                <w:ins w:id="905" w:author="Microsoft Office User" w:date="2023-06-08T14:10:00Z"/>
                <w:rFonts w:ascii="Arial" w:hAnsi="Arial" w:cs="Arial"/>
                <w:szCs w:val="21"/>
              </w:rPr>
            </w:pPr>
            <w:ins w:id="906" w:author="Microsoft Office User" w:date="2023-06-08T14:10:00Z">
              <w:r>
                <w:rPr>
                  <w:rFonts w:ascii="Arial" w:hAnsi="Arial" w:cs="Arial"/>
                  <w:szCs w:val="21"/>
                </w:rPr>
                <w:t>询问</w:t>
              </w:r>
              <w:r w:rsidRPr="006E52ED">
                <w:rPr>
                  <w:rFonts w:ascii="Arial" w:hAnsi="Arial" w:cs="Arial"/>
                  <w:szCs w:val="21"/>
                </w:rPr>
                <w:t>脉冲间隔</w:t>
              </w:r>
              <w:r>
                <w:rPr>
                  <w:rFonts w:ascii="Arial" w:hAnsi="Arial" w:cs="Arial"/>
                  <w:szCs w:val="21"/>
                </w:rPr>
                <w:t>(2</w:t>
              </w:r>
              <w:r w:rsidRPr="006E52ED">
                <w:rPr>
                  <w:rFonts w:ascii="Arial" w:hAnsi="Arial" w:cs="Arial"/>
                  <w:szCs w:val="21"/>
                </w:rPr>
                <w:t>bytes</w:t>
              </w:r>
              <w:r>
                <w:rPr>
                  <w:rFonts w:ascii="Arial" w:hAnsi="Arial" w:cs="Arial" w:hint="eastAsia"/>
                  <w:szCs w:val="21"/>
                </w:rPr>
                <w:t>，</w:t>
              </w:r>
              <w:r>
                <w:rPr>
                  <w:rFonts w:ascii="Arial" w:hAnsi="Arial" w:cs="Arial"/>
                  <w:szCs w:val="21"/>
                </w:rPr>
                <w:t>short</w:t>
              </w:r>
              <w:r w:rsidRPr="006E52ED">
                <w:rPr>
                  <w:rFonts w:ascii="Arial" w:hAnsi="Arial" w:cs="Arial"/>
                  <w:szCs w:val="21"/>
                </w:rPr>
                <w:t>，单位：</w:t>
              </w:r>
              <w:r>
                <w:rPr>
                  <w:rFonts w:ascii="Arial" w:hAnsi="Arial" w:cs="Arial"/>
                  <w:szCs w:val="21"/>
                </w:rPr>
                <w:t>ms)</w:t>
              </w:r>
              <w:r w:rsidRPr="006E52ED">
                <w:rPr>
                  <w:rFonts w:ascii="Arial" w:hAnsi="Arial" w:cs="Arial"/>
                  <w:szCs w:val="21"/>
                </w:rPr>
                <w:t>；</w:t>
              </w:r>
            </w:ins>
          </w:p>
          <w:p w14:paraId="3E10DDA4" w14:textId="77777777" w:rsidR="00AE423A" w:rsidRPr="006E52ED" w:rsidRDefault="00AE423A" w:rsidP="00AE423A">
            <w:pPr>
              <w:rPr>
                <w:ins w:id="907" w:author="Microsoft Office User" w:date="2023-06-08T14:10:00Z"/>
                <w:rFonts w:ascii="Arial" w:hAnsi="Arial" w:cs="Arial"/>
                <w:szCs w:val="21"/>
              </w:rPr>
            </w:pPr>
            <w:ins w:id="908" w:author="Microsoft Office User" w:date="2023-06-08T14:10:00Z">
              <w:r>
                <w:rPr>
                  <w:rFonts w:ascii="Arial" w:hAnsi="Arial" w:cs="Arial" w:hint="eastAsia"/>
                  <w:szCs w:val="21"/>
                </w:rPr>
                <w:t>水声遥控</w:t>
              </w:r>
              <w:r w:rsidRPr="006E52ED">
                <w:rPr>
                  <w:rFonts w:ascii="Arial" w:hAnsi="Arial" w:cs="Arial"/>
                  <w:szCs w:val="21"/>
                </w:rPr>
                <w:t>脉冲频率</w:t>
              </w:r>
              <w:r>
                <w:rPr>
                  <w:rFonts w:ascii="Arial" w:hAnsi="Arial" w:cs="Arial"/>
                  <w:szCs w:val="21"/>
                </w:rPr>
                <w:t>(4</w:t>
              </w:r>
              <w:r w:rsidRPr="006E52ED">
                <w:rPr>
                  <w:rFonts w:ascii="Arial" w:hAnsi="Arial" w:cs="Arial"/>
                  <w:szCs w:val="21"/>
                </w:rPr>
                <w:t>bytes</w:t>
              </w:r>
              <w:r>
                <w:rPr>
                  <w:rFonts w:ascii="Arial" w:hAnsi="Arial" w:cs="Arial" w:hint="eastAsia"/>
                  <w:szCs w:val="21"/>
                </w:rPr>
                <w:t>，</w:t>
              </w:r>
              <w:r>
                <w:rPr>
                  <w:rFonts w:ascii="Arial" w:hAnsi="Arial" w:cs="Arial"/>
                  <w:szCs w:val="21"/>
                </w:rPr>
                <w:t>short</w:t>
              </w:r>
              <w:r w:rsidRPr="006E52ED">
                <w:rPr>
                  <w:rFonts w:ascii="Arial" w:hAnsi="Arial" w:cs="Arial"/>
                  <w:szCs w:val="21"/>
                </w:rPr>
                <w:t>，单位：</w:t>
              </w:r>
              <w:r w:rsidRPr="006E52ED">
                <w:rPr>
                  <w:rFonts w:ascii="Arial" w:hAnsi="Arial" w:cs="Arial"/>
                  <w:szCs w:val="21"/>
                </w:rPr>
                <w:t>hz</w:t>
              </w:r>
              <w:r>
                <w:rPr>
                  <w:rFonts w:ascii="Arial" w:hAnsi="Arial" w:cs="Arial"/>
                  <w:szCs w:val="21"/>
                </w:rPr>
                <w:t>)</w:t>
              </w:r>
              <w:r w:rsidRPr="006E52ED">
                <w:rPr>
                  <w:rFonts w:ascii="Arial" w:hAnsi="Arial" w:cs="Arial"/>
                  <w:szCs w:val="21"/>
                </w:rPr>
                <w:t>；</w:t>
              </w:r>
            </w:ins>
          </w:p>
          <w:p w14:paraId="2813C4CE" w14:textId="77777777" w:rsidR="00AE423A" w:rsidRPr="00830666" w:rsidRDefault="00AE423A" w:rsidP="00AE423A">
            <w:pPr>
              <w:rPr>
                <w:ins w:id="909" w:author="Microsoft Office User" w:date="2023-06-08T14:10:00Z"/>
                <w:rFonts w:ascii="Arial" w:hAnsi="Arial" w:cs="Arial"/>
                <w:szCs w:val="21"/>
              </w:rPr>
            </w:pPr>
            <w:ins w:id="910" w:author="Microsoft Office User" w:date="2023-06-08T14:10:00Z">
              <w:r>
                <w:rPr>
                  <w:rFonts w:ascii="Arial" w:hAnsi="Arial" w:cs="Arial" w:hint="eastAsia"/>
                  <w:szCs w:val="21"/>
                </w:rPr>
                <w:t>水声遥控脉冲宽度</w:t>
              </w:r>
              <w:r>
                <w:rPr>
                  <w:rFonts w:ascii="Arial" w:hAnsi="Arial" w:cs="Arial"/>
                  <w:szCs w:val="21"/>
                </w:rPr>
                <w:t>(</w:t>
              </w:r>
              <w:r w:rsidRPr="006E52ED">
                <w:rPr>
                  <w:rFonts w:ascii="Arial" w:hAnsi="Arial" w:cs="Arial"/>
                  <w:szCs w:val="21"/>
                </w:rPr>
                <w:t>2bytes</w:t>
              </w:r>
              <w:r>
                <w:rPr>
                  <w:rFonts w:ascii="Arial" w:hAnsi="Arial" w:cs="Arial" w:hint="eastAsia"/>
                  <w:szCs w:val="21"/>
                </w:rPr>
                <w:t>，</w:t>
              </w:r>
              <w:r>
                <w:rPr>
                  <w:rFonts w:ascii="Arial" w:hAnsi="Arial" w:cs="Arial"/>
                  <w:szCs w:val="21"/>
                </w:rPr>
                <w:t>short</w:t>
              </w:r>
              <w:r w:rsidRPr="006E52ED">
                <w:rPr>
                  <w:rFonts w:ascii="Arial" w:hAnsi="Arial" w:cs="Arial"/>
                  <w:szCs w:val="21"/>
                </w:rPr>
                <w:t>，单位：</w:t>
              </w:r>
              <w:r>
                <w:rPr>
                  <w:rFonts w:ascii="Arial" w:hAnsi="Arial" w:cs="Arial"/>
                  <w:szCs w:val="21"/>
                </w:rPr>
                <w:t>ms)</w:t>
              </w:r>
              <w:r w:rsidRPr="006E52ED">
                <w:rPr>
                  <w:rFonts w:ascii="Arial" w:hAnsi="Arial" w:cs="Arial"/>
                  <w:szCs w:val="21"/>
                </w:rPr>
                <w:t>；</w:t>
              </w:r>
            </w:ins>
          </w:p>
          <w:p w14:paraId="1971DFB7" w14:textId="77777777" w:rsidR="00AE423A" w:rsidRPr="006E52ED" w:rsidRDefault="00AE423A" w:rsidP="00AE423A">
            <w:pPr>
              <w:rPr>
                <w:ins w:id="911" w:author="Microsoft Office User" w:date="2023-06-08T14:10:00Z"/>
                <w:rFonts w:ascii="Arial" w:hAnsi="Arial" w:cs="Arial"/>
                <w:szCs w:val="21"/>
              </w:rPr>
            </w:pPr>
            <w:ins w:id="912" w:author="Microsoft Office User" w:date="2023-06-08T14:10:00Z">
              <w:r>
                <w:rPr>
                  <w:rFonts w:ascii="Arial" w:hAnsi="Arial" w:cs="Arial" w:hint="eastAsia"/>
                  <w:szCs w:val="21"/>
                </w:rPr>
                <w:t>水声遥控</w:t>
              </w:r>
              <w:r w:rsidRPr="006E52ED">
                <w:rPr>
                  <w:rFonts w:ascii="Arial" w:hAnsi="Arial" w:cs="Arial"/>
                  <w:szCs w:val="21"/>
                </w:rPr>
                <w:t>脉冲间隔</w:t>
              </w:r>
              <w:r>
                <w:rPr>
                  <w:rFonts w:ascii="Arial" w:hAnsi="Arial" w:cs="Arial"/>
                  <w:szCs w:val="21"/>
                </w:rPr>
                <w:t>(2</w:t>
              </w:r>
              <w:r w:rsidRPr="006E52ED">
                <w:rPr>
                  <w:rFonts w:ascii="Arial" w:hAnsi="Arial" w:cs="Arial"/>
                  <w:szCs w:val="21"/>
                </w:rPr>
                <w:t>bytes</w:t>
              </w:r>
              <w:r>
                <w:rPr>
                  <w:rFonts w:ascii="Arial" w:hAnsi="Arial" w:cs="Arial" w:hint="eastAsia"/>
                  <w:szCs w:val="21"/>
                </w:rPr>
                <w:t>，</w:t>
              </w:r>
              <w:r>
                <w:rPr>
                  <w:rFonts w:ascii="Arial" w:hAnsi="Arial" w:cs="Arial"/>
                  <w:szCs w:val="21"/>
                </w:rPr>
                <w:t>short</w:t>
              </w:r>
              <w:r w:rsidRPr="006E52ED">
                <w:rPr>
                  <w:rFonts w:ascii="Arial" w:hAnsi="Arial" w:cs="Arial"/>
                  <w:szCs w:val="21"/>
                </w:rPr>
                <w:t>，单位：</w:t>
              </w:r>
              <w:r>
                <w:rPr>
                  <w:rFonts w:ascii="Arial" w:hAnsi="Arial" w:cs="Arial"/>
                  <w:szCs w:val="21"/>
                </w:rPr>
                <w:t>ms)</w:t>
              </w:r>
              <w:r w:rsidRPr="006E52ED">
                <w:rPr>
                  <w:rFonts w:ascii="Arial" w:hAnsi="Arial" w:cs="Arial"/>
                  <w:szCs w:val="21"/>
                </w:rPr>
                <w:t>；</w:t>
              </w:r>
            </w:ins>
          </w:p>
          <w:p w14:paraId="40A030E5" w14:textId="77777777" w:rsidR="00AE423A" w:rsidRPr="00830666" w:rsidRDefault="00AE423A" w:rsidP="00AE423A">
            <w:pPr>
              <w:rPr>
                <w:ins w:id="913" w:author="Microsoft Office User" w:date="2023-06-08T14:10:00Z"/>
                <w:rFonts w:ascii="Arial" w:hAnsi="Arial" w:cs="Arial"/>
                <w:szCs w:val="21"/>
              </w:rPr>
            </w:pPr>
            <w:ins w:id="914" w:author="Microsoft Office User" w:date="2023-06-08T14:10:00Z">
              <w:r w:rsidRPr="00830666">
                <w:rPr>
                  <w:rFonts w:ascii="Arial" w:hAnsi="Arial" w:cs="Arial"/>
                  <w:szCs w:val="21"/>
                </w:rPr>
                <w:t>接收信号带宽</w:t>
              </w:r>
              <w:r>
                <w:rPr>
                  <w:rFonts w:ascii="Arial" w:hAnsi="Arial" w:cs="Arial"/>
                  <w:szCs w:val="21"/>
                </w:rPr>
                <w:t>(</w:t>
              </w:r>
              <w:r w:rsidRPr="00830666">
                <w:rPr>
                  <w:rFonts w:ascii="Arial" w:hAnsi="Arial" w:cs="Arial"/>
                  <w:szCs w:val="21"/>
                </w:rPr>
                <w:t>2bytes</w:t>
              </w:r>
              <w:r>
                <w:rPr>
                  <w:rFonts w:ascii="Arial" w:hAnsi="Arial" w:cs="Arial" w:hint="eastAsia"/>
                  <w:szCs w:val="21"/>
                </w:rPr>
                <w:t>，</w:t>
              </w:r>
              <w:r>
                <w:rPr>
                  <w:rFonts w:ascii="Arial" w:hAnsi="Arial" w:cs="Arial"/>
                  <w:szCs w:val="21"/>
                </w:rPr>
                <w:t>short</w:t>
              </w:r>
              <w:r w:rsidRPr="00830666">
                <w:rPr>
                  <w:rFonts w:ascii="Arial" w:hAnsi="Arial" w:cs="Arial" w:hint="eastAsia"/>
                  <w:szCs w:val="21"/>
                </w:rPr>
                <w:t>，单位</w:t>
              </w:r>
              <w:r>
                <w:rPr>
                  <w:rFonts w:ascii="Arial" w:hAnsi="Arial" w:cs="Arial" w:hint="eastAsia"/>
                  <w:szCs w:val="21"/>
                </w:rPr>
                <w:t>：</w:t>
              </w:r>
              <w:r w:rsidRPr="00830666">
                <w:rPr>
                  <w:rFonts w:ascii="Arial" w:hAnsi="Arial" w:cs="Arial" w:hint="eastAsia"/>
                  <w:szCs w:val="21"/>
                </w:rPr>
                <w:t>hz</w:t>
              </w:r>
              <w:r>
                <w:rPr>
                  <w:rFonts w:ascii="Arial" w:hAnsi="Arial" w:cs="Arial"/>
                  <w:szCs w:val="21"/>
                </w:rPr>
                <w:t>)</w:t>
              </w:r>
              <w:r>
                <w:rPr>
                  <w:rFonts w:ascii="Arial" w:hAnsi="Arial" w:cs="Arial" w:hint="eastAsia"/>
                  <w:szCs w:val="21"/>
                </w:rPr>
                <w:t>；</w:t>
              </w:r>
            </w:ins>
          </w:p>
          <w:p w14:paraId="5C808A9F" w14:textId="77777777" w:rsidR="00AE423A" w:rsidRPr="00830666" w:rsidRDefault="00AE423A" w:rsidP="00AE423A">
            <w:pPr>
              <w:rPr>
                <w:ins w:id="915" w:author="Microsoft Office User" w:date="2023-06-08T14:10:00Z"/>
                <w:rFonts w:ascii="Arial" w:hAnsi="Arial" w:cs="Arial"/>
                <w:szCs w:val="21"/>
              </w:rPr>
            </w:pPr>
            <w:ins w:id="916" w:author="Microsoft Office User" w:date="2023-06-08T14:10:00Z">
              <w:r w:rsidRPr="00830666">
                <w:rPr>
                  <w:rFonts w:ascii="Arial" w:hAnsi="Arial" w:cs="Arial"/>
                  <w:szCs w:val="21"/>
                </w:rPr>
                <w:t>u</w:t>
              </w:r>
              <w:r w:rsidRPr="00830666">
                <w:rPr>
                  <w:rFonts w:ascii="Arial" w:hAnsi="Arial" w:cs="Arial"/>
                  <w:szCs w:val="21"/>
                </w:rPr>
                <w:t>值</w:t>
              </w:r>
              <w:r>
                <w:rPr>
                  <w:rFonts w:ascii="Arial" w:hAnsi="Arial" w:cs="Arial"/>
                  <w:szCs w:val="21"/>
                </w:rPr>
                <w:t>(</w:t>
              </w:r>
              <w:r w:rsidRPr="00830666">
                <w:rPr>
                  <w:rFonts w:ascii="Arial" w:hAnsi="Arial" w:cs="Arial"/>
                  <w:szCs w:val="21"/>
                </w:rPr>
                <w:t>2bytes</w:t>
              </w:r>
              <w:r>
                <w:rPr>
                  <w:rFonts w:ascii="Arial" w:hAnsi="Arial" w:cs="Arial" w:hint="eastAsia"/>
                  <w:szCs w:val="21"/>
                </w:rPr>
                <w:t>，</w:t>
              </w:r>
              <w:r>
                <w:rPr>
                  <w:rFonts w:ascii="Arial" w:hAnsi="Arial" w:cs="Arial"/>
                  <w:szCs w:val="21"/>
                </w:rPr>
                <w:t>short)</w:t>
              </w:r>
              <w:r>
                <w:rPr>
                  <w:rFonts w:ascii="Arial" w:hAnsi="Arial" w:cs="Arial" w:hint="eastAsia"/>
                  <w:szCs w:val="21"/>
                </w:rPr>
                <w:t>；</w:t>
              </w:r>
            </w:ins>
          </w:p>
          <w:p w14:paraId="4A52CFE6" w14:textId="77777777" w:rsidR="00AE423A" w:rsidRDefault="00AE423A" w:rsidP="00AE423A">
            <w:pPr>
              <w:ind w:left="1080" w:hangingChars="450" w:hanging="1080"/>
              <w:rPr>
                <w:ins w:id="917" w:author="Microsoft Office User" w:date="2023-06-08T14:10:00Z"/>
                <w:rFonts w:ascii="Arial" w:hAnsi="Arial" w:cs="Arial"/>
                <w:szCs w:val="21"/>
              </w:rPr>
            </w:pPr>
            <w:ins w:id="918" w:author="Microsoft Office User" w:date="2023-06-08T14:10:00Z">
              <w:r w:rsidRPr="00830666">
                <w:rPr>
                  <w:rFonts w:ascii="Arial" w:hAnsi="Arial" w:cs="Arial"/>
                  <w:szCs w:val="21"/>
                </w:rPr>
                <w:t>噪声</w:t>
              </w:r>
              <w:r>
                <w:rPr>
                  <w:rFonts w:ascii="Arial" w:hAnsi="Arial" w:cs="Arial"/>
                  <w:szCs w:val="21"/>
                </w:rPr>
                <w:t>(</w:t>
              </w:r>
              <w:r>
                <w:rPr>
                  <w:rFonts w:ascii="Arial" w:hAnsi="Arial" w:cs="Arial" w:hint="eastAsia"/>
                  <w:szCs w:val="21"/>
                </w:rPr>
                <w:t>2</w:t>
              </w:r>
              <w:r w:rsidRPr="00830666">
                <w:rPr>
                  <w:rFonts w:ascii="Arial" w:hAnsi="Arial" w:cs="Arial" w:hint="eastAsia"/>
                  <w:szCs w:val="21"/>
                </w:rPr>
                <w:t>0</w:t>
              </w:r>
              <w:r w:rsidRPr="00830666">
                <w:rPr>
                  <w:rFonts w:ascii="Arial" w:hAnsi="Arial" w:cs="Arial"/>
                  <w:szCs w:val="21"/>
                </w:rPr>
                <w:t>bytes</w:t>
              </w:r>
              <w:r w:rsidRPr="00830666">
                <w:rPr>
                  <w:rFonts w:ascii="Arial" w:hAnsi="Arial" w:cs="Arial" w:hint="eastAsia"/>
                  <w:szCs w:val="21"/>
                </w:rPr>
                <w:t>，</w:t>
              </w:r>
              <w:r w:rsidRPr="00830666">
                <w:rPr>
                  <w:rFonts w:ascii="Arial" w:hAnsi="Arial" w:cs="Arial" w:hint="eastAsia"/>
                  <w:szCs w:val="21"/>
                </w:rPr>
                <w:t>5</w:t>
              </w:r>
              <w:r w:rsidRPr="00830666">
                <w:rPr>
                  <w:rFonts w:ascii="Arial" w:hAnsi="Arial" w:cs="Arial" w:hint="eastAsia"/>
                  <w:szCs w:val="21"/>
                </w:rPr>
                <w:t>个通道，每个通道</w:t>
              </w:r>
              <w:r>
                <w:rPr>
                  <w:rFonts w:ascii="Arial" w:hAnsi="Arial" w:cs="Arial" w:hint="eastAsia"/>
                  <w:szCs w:val="21"/>
                </w:rPr>
                <w:t>4</w:t>
              </w:r>
              <w:r w:rsidRPr="00830666">
                <w:rPr>
                  <w:rFonts w:ascii="Arial" w:hAnsi="Arial" w:cs="Arial" w:hint="eastAsia"/>
                  <w:szCs w:val="21"/>
                </w:rPr>
                <w:t>bytes</w:t>
              </w:r>
              <w:r>
                <w:rPr>
                  <w:rFonts w:ascii="Arial" w:hAnsi="Arial" w:cs="Arial" w:hint="eastAsia"/>
                  <w:szCs w:val="21"/>
                </w:rPr>
                <w:t>，</w:t>
              </w:r>
            </w:ins>
          </w:p>
          <w:p w14:paraId="65FE9819" w14:textId="77777777" w:rsidR="00AE423A" w:rsidRPr="00830666" w:rsidRDefault="00AE423A" w:rsidP="00AE423A">
            <w:pPr>
              <w:ind w:leftChars="200" w:left="1080" w:hangingChars="250" w:hanging="600"/>
              <w:rPr>
                <w:ins w:id="919" w:author="Microsoft Office User" w:date="2023-06-08T14:10:00Z"/>
                <w:rFonts w:ascii="Arial" w:hAnsi="Arial" w:cs="Arial"/>
                <w:szCs w:val="21"/>
              </w:rPr>
            </w:pPr>
            <w:ins w:id="920" w:author="Microsoft Office User" w:date="2023-06-08T14:10:00Z">
              <w:r w:rsidRPr="006E52ED">
                <w:rPr>
                  <w:rFonts w:ascii="Arial" w:hAnsi="Arial" w:cs="Arial"/>
                  <w:szCs w:val="21"/>
                </w:rPr>
                <w:t>float</w:t>
              </w:r>
              <w:r w:rsidRPr="006E52ED">
                <w:rPr>
                  <w:rFonts w:ascii="Arial" w:hAnsi="Arial" w:cs="Arial"/>
                  <w:szCs w:val="21"/>
                </w:rPr>
                <w:t>，</w:t>
              </w:r>
              <w:r>
                <w:rPr>
                  <w:rFonts w:ascii="Arial" w:hAnsi="Arial" w:cs="Arial" w:hint="eastAsia"/>
                  <w:szCs w:val="21"/>
                </w:rPr>
                <w:t>单位：</w:t>
              </w:r>
              <w:r>
                <w:rPr>
                  <w:rFonts w:ascii="Arial" w:hAnsi="Arial" w:cs="Arial" w:hint="eastAsia"/>
                  <w:szCs w:val="21"/>
                </w:rPr>
                <w:t>mv</w:t>
              </w:r>
              <w:r>
                <w:rPr>
                  <w:rFonts w:ascii="Arial" w:hAnsi="Arial" w:cs="Arial"/>
                  <w:szCs w:val="21"/>
                </w:rPr>
                <w:t>)</w:t>
              </w:r>
              <w:r>
                <w:rPr>
                  <w:rFonts w:ascii="Arial" w:hAnsi="Arial" w:cs="Arial" w:hint="eastAsia"/>
                  <w:szCs w:val="21"/>
                </w:rPr>
                <w:t>；</w:t>
              </w:r>
            </w:ins>
          </w:p>
          <w:p w14:paraId="731DE659" w14:textId="77777777" w:rsidR="00AE423A" w:rsidRDefault="00AE423A" w:rsidP="00AE423A">
            <w:pPr>
              <w:ind w:left="720" w:hangingChars="300" w:hanging="720"/>
              <w:rPr>
                <w:ins w:id="921" w:author="Microsoft Office User" w:date="2023-06-08T14:10:00Z"/>
                <w:rFonts w:ascii="Arial" w:hAnsi="Arial" w:cs="Arial"/>
                <w:szCs w:val="21"/>
              </w:rPr>
            </w:pPr>
            <w:ins w:id="922" w:author="Microsoft Office User" w:date="2023-06-08T14:10:00Z">
              <w:r w:rsidRPr="00830666">
                <w:rPr>
                  <w:rFonts w:ascii="Arial" w:hAnsi="Arial" w:cs="Arial"/>
                  <w:szCs w:val="21"/>
                </w:rPr>
                <w:t>包络</w:t>
              </w:r>
              <w:r>
                <w:rPr>
                  <w:rFonts w:ascii="Arial" w:hAnsi="Arial" w:cs="Arial"/>
                  <w:szCs w:val="21"/>
                </w:rPr>
                <w:t>(</w:t>
              </w:r>
              <w:r>
                <w:rPr>
                  <w:rFonts w:ascii="Arial" w:hAnsi="Arial" w:cs="Arial" w:hint="eastAsia"/>
                  <w:szCs w:val="21"/>
                </w:rPr>
                <w:t>2</w:t>
              </w:r>
              <w:r w:rsidRPr="00830666">
                <w:rPr>
                  <w:rFonts w:ascii="Arial" w:hAnsi="Arial" w:cs="Arial" w:hint="eastAsia"/>
                  <w:szCs w:val="21"/>
                </w:rPr>
                <w:t>0</w:t>
              </w:r>
              <w:r w:rsidRPr="00830666">
                <w:rPr>
                  <w:rFonts w:ascii="Arial" w:hAnsi="Arial" w:cs="Arial"/>
                  <w:szCs w:val="21"/>
                </w:rPr>
                <w:t>bytes</w:t>
              </w:r>
              <w:r w:rsidRPr="00830666">
                <w:rPr>
                  <w:rFonts w:ascii="Arial" w:hAnsi="Arial" w:cs="Arial" w:hint="eastAsia"/>
                  <w:szCs w:val="21"/>
                </w:rPr>
                <w:t>，</w:t>
              </w:r>
              <w:r w:rsidRPr="00830666">
                <w:rPr>
                  <w:rFonts w:ascii="Arial" w:hAnsi="Arial" w:cs="Arial" w:hint="eastAsia"/>
                  <w:szCs w:val="21"/>
                </w:rPr>
                <w:t>5</w:t>
              </w:r>
              <w:r w:rsidRPr="00830666">
                <w:rPr>
                  <w:rFonts w:ascii="Arial" w:hAnsi="Arial" w:cs="Arial" w:hint="eastAsia"/>
                  <w:szCs w:val="21"/>
                </w:rPr>
                <w:t>个通道，每个通道</w:t>
              </w:r>
              <w:r>
                <w:rPr>
                  <w:rFonts w:ascii="Arial" w:hAnsi="Arial" w:cs="Arial" w:hint="eastAsia"/>
                  <w:szCs w:val="21"/>
                </w:rPr>
                <w:t>4</w:t>
              </w:r>
              <w:r w:rsidRPr="00830666">
                <w:rPr>
                  <w:rFonts w:ascii="Arial" w:hAnsi="Arial" w:cs="Arial" w:hint="eastAsia"/>
                  <w:szCs w:val="21"/>
                </w:rPr>
                <w:t>bytes</w:t>
              </w:r>
              <w:r>
                <w:rPr>
                  <w:rFonts w:ascii="Arial" w:hAnsi="Arial" w:cs="Arial" w:hint="eastAsia"/>
                  <w:szCs w:val="21"/>
                </w:rPr>
                <w:t>，</w:t>
              </w:r>
            </w:ins>
          </w:p>
          <w:p w14:paraId="5D1ADA6B" w14:textId="77777777" w:rsidR="00AE423A" w:rsidRPr="00830666" w:rsidRDefault="00AE423A" w:rsidP="00AE423A">
            <w:pPr>
              <w:ind w:leftChars="200" w:left="720" w:hangingChars="100" w:hanging="240"/>
              <w:rPr>
                <w:ins w:id="923" w:author="Microsoft Office User" w:date="2023-06-08T14:10:00Z"/>
                <w:rFonts w:ascii="Arial" w:hAnsi="Arial" w:cs="Arial"/>
                <w:szCs w:val="21"/>
              </w:rPr>
            </w:pPr>
            <w:ins w:id="924" w:author="Microsoft Office User" w:date="2023-06-08T14:10:00Z">
              <w:r w:rsidRPr="006E52ED">
                <w:rPr>
                  <w:rFonts w:ascii="Arial" w:hAnsi="Arial" w:cs="Arial"/>
                  <w:szCs w:val="21"/>
                </w:rPr>
                <w:t>float</w:t>
              </w:r>
              <w:r w:rsidRPr="006E52ED">
                <w:rPr>
                  <w:rFonts w:ascii="Arial" w:hAnsi="Arial" w:cs="Arial"/>
                  <w:szCs w:val="21"/>
                </w:rPr>
                <w:t>，</w:t>
              </w:r>
              <w:r>
                <w:rPr>
                  <w:rFonts w:ascii="Arial" w:hAnsi="Arial" w:cs="Arial" w:hint="eastAsia"/>
                  <w:szCs w:val="21"/>
                </w:rPr>
                <w:t>单位：</w:t>
              </w:r>
              <w:r>
                <w:rPr>
                  <w:rFonts w:ascii="Arial" w:hAnsi="Arial" w:cs="Arial" w:hint="eastAsia"/>
                  <w:szCs w:val="21"/>
                </w:rPr>
                <w:t>mv</w:t>
              </w:r>
              <w:r>
                <w:rPr>
                  <w:rFonts w:ascii="Arial" w:hAnsi="Arial" w:cs="Arial"/>
                  <w:szCs w:val="21"/>
                </w:rPr>
                <w:t>)</w:t>
              </w:r>
              <w:r>
                <w:rPr>
                  <w:rFonts w:ascii="Arial" w:hAnsi="Arial" w:cs="Arial" w:hint="eastAsia"/>
                  <w:szCs w:val="21"/>
                </w:rPr>
                <w:t>；</w:t>
              </w:r>
            </w:ins>
          </w:p>
          <w:p w14:paraId="6A3A1EE6" w14:textId="77777777" w:rsidR="00AE423A" w:rsidRPr="00830666" w:rsidRDefault="00AE423A" w:rsidP="00AE423A">
            <w:pPr>
              <w:rPr>
                <w:ins w:id="925" w:author="Microsoft Office User" w:date="2023-06-08T14:10:00Z"/>
                <w:rFonts w:ascii="Arial" w:hAnsi="Arial" w:cs="Arial"/>
                <w:szCs w:val="21"/>
              </w:rPr>
            </w:pPr>
            <w:ins w:id="926" w:author="Microsoft Office User" w:date="2023-06-08T14:10:00Z">
              <w:r w:rsidRPr="00830666">
                <w:rPr>
                  <w:rFonts w:ascii="Arial" w:hAnsi="Arial" w:cs="Arial"/>
                  <w:szCs w:val="21"/>
                </w:rPr>
                <w:t>幅度门限</w:t>
              </w:r>
              <w:r>
                <w:rPr>
                  <w:rFonts w:ascii="Arial" w:hAnsi="Arial" w:cs="Arial" w:hint="eastAsia"/>
                  <w:szCs w:val="21"/>
                </w:rPr>
                <w:t>系数</w:t>
              </w:r>
              <w:r>
                <w:rPr>
                  <w:rFonts w:ascii="Arial" w:hAnsi="Arial" w:cs="Arial"/>
                  <w:szCs w:val="21"/>
                </w:rPr>
                <w:t>(</w:t>
              </w:r>
              <w:r>
                <w:rPr>
                  <w:rFonts w:ascii="Arial" w:hAnsi="Arial" w:cs="Arial" w:hint="eastAsia"/>
                  <w:szCs w:val="21"/>
                </w:rPr>
                <w:t>1</w:t>
              </w:r>
              <w:r>
                <w:rPr>
                  <w:rFonts w:ascii="Arial" w:hAnsi="Arial" w:cs="Arial"/>
                  <w:szCs w:val="21"/>
                </w:rPr>
                <w:t>byte</w:t>
              </w:r>
              <w:r>
                <w:rPr>
                  <w:rFonts w:ascii="Arial" w:hAnsi="Arial" w:cs="Arial" w:hint="eastAsia"/>
                  <w:szCs w:val="21"/>
                </w:rPr>
                <w:t>，</w:t>
              </w:r>
              <w:r>
                <w:rPr>
                  <w:rFonts w:ascii="Arial" w:hAnsi="Arial" w:cs="Arial"/>
                  <w:szCs w:val="21"/>
                </w:rPr>
                <w:t>char)</w:t>
              </w:r>
              <w:r>
                <w:rPr>
                  <w:rFonts w:ascii="Arial" w:hAnsi="Arial" w:cs="Arial" w:hint="eastAsia"/>
                  <w:szCs w:val="21"/>
                </w:rPr>
                <w:t>；</w:t>
              </w:r>
            </w:ins>
          </w:p>
          <w:p w14:paraId="52C04A33" w14:textId="77777777" w:rsidR="00AE423A" w:rsidRPr="00830666" w:rsidRDefault="00AE423A" w:rsidP="00AE423A">
            <w:pPr>
              <w:rPr>
                <w:ins w:id="927" w:author="Microsoft Office User" w:date="2023-06-08T14:10:00Z"/>
                <w:rFonts w:ascii="Arial" w:hAnsi="Arial" w:cs="Arial"/>
                <w:szCs w:val="21"/>
              </w:rPr>
            </w:pPr>
            <w:ins w:id="928" w:author="Microsoft Office User" w:date="2023-06-08T14:10:00Z">
              <w:r w:rsidRPr="006E52ED">
                <w:rPr>
                  <w:rFonts w:ascii="Arial" w:hAnsi="Arial" w:cs="Arial"/>
                  <w:szCs w:val="21"/>
                </w:rPr>
                <w:t>宽度门限系数</w:t>
              </w:r>
              <w:r>
                <w:rPr>
                  <w:rFonts w:ascii="Arial" w:hAnsi="Arial" w:cs="Arial"/>
                  <w:szCs w:val="21"/>
                </w:rPr>
                <w:t>(</w:t>
              </w:r>
              <w:r>
                <w:rPr>
                  <w:rFonts w:ascii="Arial" w:hAnsi="Arial" w:cs="Arial" w:hint="eastAsia"/>
                  <w:szCs w:val="21"/>
                </w:rPr>
                <w:t>1</w:t>
              </w:r>
              <w:r>
                <w:rPr>
                  <w:rFonts w:ascii="Arial" w:hAnsi="Arial" w:cs="Arial"/>
                  <w:szCs w:val="21"/>
                </w:rPr>
                <w:t>byte</w:t>
              </w:r>
              <w:r>
                <w:rPr>
                  <w:rFonts w:ascii="Arial" w:hAnsi="Arial" w:cs="Arial" w:hint="eastAsia"/>
                  <w:szCs w:val="21"/>
                </w:rPr>
                <w:t>，</w:t>
              </w:r>
              <w:r>
                <w:rPr>
                  <w:rFonts w:ascii="Arial" w:hAnsi="Arial" w:cs="Arial"/>
                  <w:szCs w:val="21"/>
                </w:rPr>
                <w:t>char</w:t>
              </w:r>
              <w:r w:rsidRPr="00830666">
                <w:rPr>
                  <w:rFonts w:ascii="Arial" w:hAnsi="Arial" w:cs="Arial" w:hint="eastAsia"/>
                  <w:szCs w:val="21"/>
                </w:rPr>
                <w:t>，单位</w:t>
              </w:r>
              <w:r>
                <w:rPr>
                  <w:rFonts w:ascii="Arial" w:hAnsi="Arial" w:cs="Arial" w:hint="eastAsia"/>
                  <w:szCs w:val="21"/>
                </w:rPr>
                <w:t>0.1</w:t>
              </w:r>
              <w:r>
                <w:rPr>
                  <w:rFonts w:ascii="Arial" w:hAnsi="Arial" w:cs="Arial"/>
                  <w:szCs w:val="21"/>
                </w:rPr>
                <w:t>)</w:t>
              </w:r>
              <w:r>
                <w:rPr>
                  <w:rFonts w:ascii="Arial" w:hAnsi="Arial" w:cs="Arial" w:hint="eastAsia"/>
                  <w:szCs w:val="21"/>
                </w:rPr>
                <w:t>；</w:t>
              </w:r>
            </w:ins>
          </w:p>
          <w:p w14:paraId="35EB6EE7" w14:textId="77777777" w:rsidR="00AE423A" w:rsidRPr="00830666" w:rsidRDefault="00AE423A" w:rsidP="00AE423A">
            <w:pPr>
              <w:rPr>
                <w:ins w:id="929" w:author="Microsoft Office User" w:date="2023-06-08T14:10:00Z"/>
                <w:rFonts w:ascii="Arial" w:hAnsi="Arial" w:cs="Arial"/>
                <w:szCs w:val="21"/>
              </w:rPr>
            </w:pPr>
            <w:ins w:id="930" w:author="Microsoft Office User" w:date="2023-06-08T14:10:00Z">
              <w:r w:rsidRPr="00830666">
                <w:rPr>
                  <w:rFonts w:ascii="Arial" w:hAnsi="Arial" w:cs="Arial" w:hint="eastAsia"/>
                  <w:szCs w:val="21"/>
                </w:rPr>
                <w:t>方差</w:t>
              </w:r>
              <w:r w:rsidRPr="00830666">
                <w:rPr>
                  <w:rFonts w:ascii="Arial" w:hAnsi="Arial" w:cs="Arial"/>
                  <w:szCs w:val="21"/>
                </w:rPr>
                <w:t>门限</w:t>
              </w:r>
              <w:r>
                <w:rPr>
                  <w:rFonts w:ascii="Arial" w:hAnsi="Arial" w:cs="Arial"/>
                  <w:szCs w:val="21"/>
                </w:rPr>
                <w:t>(</w:t>
              </w:r>
              <w:r w:rsidRPr="00830666">
                <w:rPr>
                  <w:rFonts w:ascii="Arial" w:hAnsi="Arial" w:cs="Arial"/>
                  <w:szCs w:val="21"/>
                </w:rPr>
                <w:t>2bytes</w:t>
              </w:r>
              <w:r>
                <w:rPr>
                  <w:rFonts w:ascii="Arial" w:hAnsi="Arial" w:cs="Arial" w:hint="eastAsia"/>
                  <w:szCs w:val="21"/>
                </w:rPr>
                <w:t>，</w:t>
              </w:r>
              <w:r>
                <w:rPr>
                  <w:rFonts w:ascii="Arial" w:hAnsi="Arial" w:cs="Arial"/>
                  <w:szCs w:val="21"/>
                </w:rPr>
                <w:t>short)</w:t>
              </w:r>
              <w:r>
                <w:rPr>
                  <w:rFonts w:ascii="Arial" w:hAnsi="Arial" w:cs="Arial" w:hint="eastAsia"/>
                  <w:szCs w:val="21"/>
                </w:rPr>
                <w:t>；</w:t>
              </w:r>
            </w:ins>
          </w:p>
          <w:p w14:paraId="240A6EBC" w14:textId="77777777" w:rsidR="00AE423A" w:rsidRDefault="00AE423A" w:rsidP="00AE423A">
            <w:pPr>
              <w:rPr>
                <w:ins w:id="931" w:author="Microsoft Office User" w:date="2023-06-08T14:10:00Z"/>
                <w:rFonts w:ascii="Arial" w:hAnsi="Arial" w:cs="Arial"/>
                <w:szCs w:val="21"/>
              </w:rPr>
            </w:pPr>
            <w:ins w:id="932" w:author="Microsoft Office User" w:date="2023-06-08T14:10:00Z">
              <w:r w:rsidRPr="00830666">
                <w:rPr>
                  <w:rFonts w:ascii="Arial" w:hAnsi="Arial" w:cs="Arial"/>
                  <w:szCs w:val="21"/>
                </w:rPr>
                <w:t>开窗长度</w:t>
              </w:r>
              <w:r>
                <w:rPr>
                  <w:rFonts w:ascii="Arial" w:hAnsi="Arial" w:cs="Arial"/>
                  <w:szCs w:val="21"/>
                </w:rPr>
                <w:t>(</w:t>
              </w:r>
              <w:r w:rsidRPr="00830666">
                <w:rPr>
                  <w:rFonts w:ascii="Arial" w:hAnsi="Arial" w:cs="Arial"/>
                  <w:szCs w:val="21"/>
                </w:rPr>
                <w:t>2bytes</w:t>
              </w:r>
              <w:r>
                <w:rPr>
                  <w:rFonts w:ascii="Arial" w:hAnsi="Arial" w:cs="Arial" w:hint="eastAsia"/>
                  <w:szCs w:val="21"/>
                </w:rPr>
                <w:t>，</w:t>
              </w:r>
              <w:r>
                <w:rPr>
                  <w:rFonts w:ascii="Arial" w:hAnsi="Arial" w:cs="Arial"/>
                  <w:szCs w:val="21"/>
                </w:rPr>
                <w:t>short</w:t>
              </w:r>
              <w:r w:rsidRPr="00830666">
                <w:rPr>
                  <w:rFonts w:ascii="Arial" w:hAnsi="Arial" w:cs="Arial" w:hint="eastAsia"/>
                  <w:szCs w:val="21"/>
                </w:rPr>
                <w:t>，单位</w:t>
              </w:r>
              <w:r>
                <w:rPr>
                  <w:rFonts w:ascii="Arial" w:hAnsi="Arial" w:cs="Arial" w:hint="eastAsia"/>
                  <w:szCs w:val="21"/>
                </w:rPr>
                <w:t>：</w:t>
              </w:r>
              <w:r>
                <w:rPr>
                  <w:rFonts w:ascii="Arial" w:hAnsi="Arial" w:cs="Arial" w:hint="eastAsia"/>
                  <w:szCs w:val="21"/>
                </w:rPr>
                <w:t>ms</w:t>
              </w:r>
              <w:r>
                <w:rPr>
                  <w:rFonts w:ascii="Arial" w:hAnsi="Arial" w:cs="Arial"/>
                  <w:szCs w:val="21"/>
                </w:rPr>
                <w:t>)</w:t>
              </w:r>
              <w:r>
                <w:rPr>
                  <w:rFonts w:ascii="Arial" w:hAnsi="Arial" w:cs="Arial" w:hint="eastAsia"/>
                  <w:szCs w:val="21"/>
                </w:rPr>
                <w:t>；</w:t>
              </w:r>
            </w:ins>
          </w:p>
          <w:p w14:paraId="3F46DB78" w14:textId="77777777" w:rsidR="00AE423A" w:rsidRPr="00284CA0" w:rsidRDefault="00AE423A" w:rsidP="00AE423A">
            <w:pPr>
              <w:rPr>
                <w:ins w:id="933" w:author="Microsoft Office User" w:date="2023-06-08T14:10:00Z"/>
                <w:rFonts w:ascii="Arial" w:hAnsi="Arial" w:cs="Arial"/>
                <w:szCs w:val="21"/>
              </w:rPr>
            </w:pPr>
            <w:ins w:id="934" w:author="Microsoft Office User" w:date="2023-06-08T14:10:00Z">
              <w:r w:rsidRPr="006E52ED">
                <w:rPr>
                  <w:rFonts w:ascii="Arial" w:hAnsi="Arial" w:cs="Arial"/>
                  <w:szCs w:val="21"/>
                </w:rPr>
                <w:t>询问应答延时</w:t>
              </w:r>
              <w:r>
                <w:rPr>
                  <w:rFonts w:ascii="Arial" w:hAnsi="Arial" w:cs="Arial"/>
                  <w:szCs w:val="21"/>
                </w:rPr>
                <w:t>(2</w:t>
              </w:r>
              <w:r w:rsidRPr="006E52ED">
                <w:rPr>
                  <w:rFonts w:ascii="Arial" w:hAnsi="Arial" w:cs="Arial"/>
                  <w:szCs w:val="21"/>
                </w:rPr>
                <w:t>bytes</w:t>
              </w:r>
              <w:r>
                <w:rPr>
                  <w:rFonts w:ascii="Arial" w:hAnsi="Arial" w:cs="Arial" w:hint="eastAsia"/>
                  <w:szCs w:val="21"/>
                </w:rPr>
                <w:t>，</w:t>
              </w:r>
              <w:r>
                <w:rPr>
                  <w:rFonts w:ascii="Arial" w:hAnsi="Arial" w:cs="Arial"/>
                  <w:szCs w:val="21"/>
                </w:rPr>
                <w:t>short</w:t>
              </w:r>
              <w:r w:rsidRPr="006E52ED">
                <w:rPr>
                  <w:rFonts w:ascii="Arial" w:hAnsi="Arial" w:cs="Arial"/>
                  <w:szCs w:val="21"/>
                </w:rPr>
                <w:t>，单位：</w:t>
              </w:r>
              <w:r>
                <w:rPr>
                  <w:rFonts w:ascii="Arial" w:hAnsi="Arial" w:cs="Arial"/>
                  <w:szCs w:val="21"/>
                </w:rPr>
                <w:t>ms)</w:t>
              </w:r>
              <w:r w:rsidRPr="006E52ED">
                <w:rPr>
                  <w:rFonts w:ascii="Arial" w:hAnsi="Arial" w:cs="Arial"/>
                  <w:szCs w:val="21"/>
                </w:rPr>
                <w:t>；</w:t>
              </w:r>
            </w:ins>
          </w:p>
          <w:p w14:paraId="1C5E54C6" w14:textId="77777777" w:rsidR="00AE423A" w:rsidRDefault="00AE423A" w:rsidP="00AE423A">
            <w:pPr>
              <w:rPr>
                <w:ins w:id="935" w:author="Microsoft Office User" w:date="2023-06-08T14:10:00Z"/>
                <w:rFonts w:ascii="Arial" w:hAnsi="Arial" w:cs="Arial"/>
                <w:szCs w:val="21"/>
              </w:rPr>
            </w:pPr>
            <w:ins w:id="936" w:author="Microsoft Office User" w:date="2023-06-08T14:10:00Z">
              <w:r>
                <w:rPr>
                  <w:rFonts w:ascii="Arial" w:hAnsi="Arial" w:cs="Arial" w:hint="eastAsia"/>
                  <w:szCs w:val="21"/>
                </w:rPr>
                <w:t>询问</w:t>
              </w:r>
              <w:r w:rsidRPr="00830666">
                <w:rPr>
                  <w:rFonts w:ascii="Arial" w:hAnsi="Arial" w:cs="Arial"/>
                  <w:szCs w:val="21"/>
                </w:rPr>
                <w:t>关门时间</w:t>
              </w:r>
              <w:r>
                <w:rPr>
                  <w:rFonts w:ascii="Arial" w:hAnsi="Arial" w:cs="Arial"/>
                  <w:szCs w:val="21"/>
                </w:rPr>
                <w:t>(</w:t>
              </w:r>
              <w:r w:rsidRPr="00830666">
                <w:rPr>
                  <w:rFonts w:ascii="Arial" w:hAnsi="Arial" w:cs="Arial"/>
                  <w:szCs w:val="21"/>
                </w:rPr>
                <w:t>2bytes</w:t>
              </w:r>
              <w:r>
                <w:rPr>
                  <w:rFonts w:ascii="Arial" w:hAnsi="Arial" w:cs="Arial" w:hint="eastAsia"/>
                  <w:szCs w:val="21"/>
                </w:rPr>
                <w:t>，</w:t>
              </w:r>
              <w:r>
                <w:rPr>
                  <w:rFonts w:ascii="Arial" w:hAnsi="Arial" w:cs="Arial"/>
                  <w:szCs w:val="21"/>
                </w:rPr>
                <w:t>short</w:t>
              </w:r>
              <w:r w:rsidRPr="00830666">
                <w:rPr>
                  <w:rFonts w:ascii="Arial" w:hAnsi="Arial" w:cs="Arial" w:hint="eastAsia"/>
                  <w:szCs w:val="21"/>
                </w:rPr>
                <w:t>，单位</w:t>
              </w:r>
              <w:r>
                <w:rPr>
                  <w:rFonts w:ascii="Arial" w:hAnsi="Arial" w:cs="Arial" w:hint="eastAsia"/>
                  <w:szCs w:val="21"/>
                </w:rPr>
                <w:t>：</w:t>
              </w:r>
              <w:r>
                <w:rPr>
                  <w:rFonts w:ascii="Arial" w:hAnsi="Arial" w:cs="Arial" w:hint="eastAsia"/>
                  <w:szCs w:val="21"/>
                </w:rPr>
                <w:t>ms</w:t>
              </w:r>
              <w:r>
                <w:rPr>
                  <w:rFonts w:ascii="Arial" w:hAnsi="Arial" w:cs="Arial"/>
                  <w:szCs w:val="21"/>
                </w:rPr>
                <w:t>)</w:t>
              </w:r>
              <w:r>
                <w:rPr>
                  <w:rFonts w:ascii="Arial" w:hAnsi="Arial" w:cs="Arial" w:hint="eastAsia"/>
                  <w:szCs w:val="21"/>
                </w:rPr>
                <w:t>；</w:t>
              </w:r>
            </w:ins>
          </w:p>
          <w:p w14:paraId="69E70306" w14:textId="77777777" w:rsidR="00AE423A" w:rsidRDefault="00AE423A" w:rsidP="00AE423A">
            <w:pPr>
              <w:rPr>
                <w:ins w:id="937" w:author="Microsoft Office User" w:date="2023-06-08T14:10:00Z"/>
                <w:rFonts w:ascii="Arial" w:hAnsi="Arial" w:cs="Arial"/>
                <w:szCs w:val="21"/>
              </w:rPr>
            </w:pPr>
            <w:ins w:id="938" w:author="Microsoft Office User" w:date="2023-06-08T14:10:00Z">
              <w:r>
                <w:rPr>
                  <w:rFonts w:ascii="Arial" w:hAnsi="Arial" w:cs="Arial" w:hint="eastAsia"/>
                  <w:szCs w:val="21"/>
                </w:rPr>
                <w:t>指令</w:t>
              </w:r>
              <w:r w:rsidRPr="00830666">
                <w:rPr>
                  <w:rFonts w:ascii="Arial" w:hAnsi="Arial" w:cs="Arial"/>
                  <w:szCs w:val="21"/>
                </w:rPr>
                <w:t>关门时间</w:t>
              </w:r>
              <w:r>
                <w:rPr>
                  <w:rFonts w:ascii="Arial" w:hAnsi="Arial" w:cs="Arial"/>
                  <w:szCs w:val="21"/>
                </w:rPr>
                <w:t>(</w:t>
              </w:r>
              <w:r w:rsidRPr="00830666">
                <w:rPr>
                  <w:rFonts w:ascii="Arial" w:hAnsi="Arial" w:cs="Arial"/>
                  <w:szCs w:val="21"/>
                </w:rPr>
                <w:t>2bytes</w:t>
              </w:r>
              <w:r>
                <w:rPr>
                  <w:rFonts w:ascii="Arial" w:hAnsi="Arial" w:cs="Arial" w:hint="eastAsia"/>
                  <w:szCs w:val="21"/>
                </w:rPr>
                <w:t>，</w:t>
              </w:r>
              <w:r>
                <w:rPr>
                  <w:rFonts w:ascii="Arial" w:hAnsi="Arial" w:cs="Arial"/>
                  <w:szCs w:val="21"/>
                </w:rPr>
                <w:t>short</w:t>
              </w:r>
              <w:r w:rsidRPr="00830666">
                <w:rPr>
                  <w:rFonts w:ascii="Arial" w:hAnsi="Arial" w:cs="Arial" w:hint="eastAsia"/>
                  <w:szCs w:val="21"/>
                </w:rPr>
                <w:t>，单位</w:t>
              </w:r>
              <w:r>
                <w:rPr>
                  <w:rFonts w:ascii="Arial" w:hAnsi="Arial" w:cs="Arial" w:hint="eastAsia"/>
                  <w:szCs w:val="21"/>
                </w:rPr>
                <w:t>：</w:t>
              </w:r>
              <w:r>
                <w:rPr>
                  <w:rFonts w:ascii="Arial" w:hAnsi="Arial" w:cs="Arial" w:hint="eastAsia"/>
                  <w:szCs w:val="21"/>
                </w:rPr>
                <w:t>ms</w:t>
              </w:r>
              <w:r>
                <w:rPr>
                  <w:rFonts w:ascii="Arial" w:hAnsi="Arial" w:cs="Arial"/>
                  <w:szCs w:val="21"/>
                </w:rPr>
                <w:t>)</w:t>
              </w:r>
              <w:r>
                <w:rPr>
                  <w:rFonts w:ascii="Arial" w:hAnsi="Arial" w:cs="Arial" w:hint="eastAsia"/>
                  <w:szCs w:val="21"/>
                </w:rPr>
                <w:t>；</w:t>
              </w:r>
            </w:ins>
          </w:p>
          <w:p w14:paraId="5E6BE7E0" w14:textId="77777777" w:rsidR="00AE423A" w:rsidRDefault="00AE423A" w:rsidP="00AE423A">
            <w:pPr>
              <w:rPr>
                <w:ins w:id="939" w:author="Microsoft Office User" w:date="2023-06-08T14:10:00Z"/>
                <w:rFonts w:ascii="Arial" w:hAnsi="Arial" w:cs="Arial"/>
                <w:szCs w:val="21"/>
              </w:rPr>
            </w:pPr>
            <w:ins w:id="940" w:author="Microsoft Office User" w:date="2023-06-08T14:10:00Z">
              <w:r>
                <w:rPr>
                  <w:rFonts w:ascii="Arial" w:hAnsi="Arial" w:cs="Arial" w:hint="eastAsia"/>
                  <w:szCs w:val="21"/>
                </w:rPr>
                <w:t>功率</w:t>
              </w:r>
              <w:r>
                <w:rPr>
                  <w:rFonts w:ascii="Arial" w:hAnsi="Arial" w:cs="Arial"/>
                  <w:szCs w:val="21"/>
                </w:rPr>
                <w:t>(</w:t>
              </w:r>
              <w:r>
                <w:rPr>
                  <w:rFonts w:ascii="Arial" w:hAnsi="Arial" w:cs="Arial" w:hint="eastAsia"/>
                  <w:szCs w:val="21"/>
                </w:rPr>
                <w:t>1</w:t>
              </w:r>
              <w:r w:rsidRPr="006E52ED">
                <w:rPr>
                  <w:rFonts w:ascii="Arial" w:hAnsi="Arial" w:cs="Arial"/>
                  <w:szCs w:val="21"/>
                </w:rPr>
                <w:t>byte</w:t>
              </w:r>
              <w:r>
                <w:rPr>
                  <w:rFonts w:ascii="Arial" w:hAnsi="Arial" w:cs="Arial" w:hint="eastAsia"/>
                  <w:szCs w:val="21"/>
                </w:rPr>
                <w:t>，</w:t>
              </w:r>
              <w:r>
                <w:rPr>
                  <w:rFonts w:ascii="Arial" w:hAnsi="Arial" w:cs="Arial"/>
                  <w:szCs w:val="21"/>
                </w:rPr>
                <w:t>char)</w:t>
              </w:r>
              <w:r>
                <w:rPr>
                  <w:rFonts w:ascii="Arial" w:hAnsi="Arial" w:cs="Arial" w:hint="eastAsia"/>
                  <w:szCs w:val="21"/>
                </w:rPr>
                <w:t>；</w:t>
              </w:r>
            </w:ins>
          </w:p>
          <w:p w14:paraId="6CAB6F63" w14:textId="77777777" w:rsidR="00AE423A" w:rsidRPr="00142009" w:rsidRDefault="00AE423A" w:rsidP="00AE423A">
            <w:pPr>
              <w:ind w:firstLineChars="200" w:firstLine="480"/>
              <w:rPr>
                <w:ins w:id="941" w:author="Microsoft Office User" w:date="2023-06-08T14:10:00Z"/>
                <w:rFonts w:ascii="Arial" w:hAnsi="Arial" w:cs="Arial"/>
                <w:color w:val="000000" w:themeColor="text1"/>
                <w:szCs w:val="21"/>
              </w:rPr>
            </w:pPr>
            <w:ins w:id="942" w:author="Microsoft Office User" w:date="2023-06-08T14:10:00Z">
              <w:r w:rsidRPr="00142009">
                <w:rPr>
                  <w:rFonts w:ascii="Arial" w:hAnsi="Arial" w:cs="Arial"/>
                  <w:color w:val="000000" w:themeColor="text1"/>
                  <w:szCs w:val="21"/>
                </w:rPr>
                <w:t>0</w:t>
              </w:r>
              <w:r w:rsidRPr="00142009">
                <w:rPr>
                  <w:rFonts w:ascii="Arial" w:hAnsi="Arial" w:cs="Arial"/>
                  <w:color w:val="000000" w:themeColor="text1"/>
                  <w:szCs w:val="21"/>
                </w:rPr>
                <w:t>：</w:t>
              </w:r>
              <w:r w:rsidRPr="00142009">
                <w:rPr>
                  <w:rFonts w:ascii="Arial" w:hAnsi="Arial" w:cs="Arial" w:hint="eastAsia"/>
                  <w:color w:val="000000" w:themeColor="text1"/>
                  <w:szCs w:val="21"/>
                </w:rPr>
                <w:t>最大</w:t>
              </w:r>
              <w:r w:rsidRPr="00142009">
                <w:rPr>
                  <w:rFonts w:ascii="Arial" w:hAnsi="Arial" w:cs="Arial"/>
                  <w:color w:val="000000" w:themeColor="text1"/>
                  <w:szCs w:val="21"/>
                </w:rPr>
                <w:t>功率</w:t>
              </w:r>
            </w:ins>
          </w:p>
          <w:p w14:paraId="07DD2234" w14:textId="77777777" w:rsidR="00AE423A" w:rsidRPr="00142009" w:rsidRDefault="00AE423A" w:rsidP="00AE423A">
            <w:pPr>
              <w:ind w:firstLineChars="200" w:firstLine="480"/>
              <w:rPr>
                <w:ins w:id="943" w:author="Microsoft Office User" w:date="2023-06-08T14:10:00Z"/>
                <w:rFonts w:ascii="Arial" w:hAnsi="Arial" w:cs="Arial"/>
                <w:color w:val="000000" w:themeColor="text1"/>
                <w:szCs w:val="21"/>
              </w:rPr>
            </w:pPr>
            <w:ins w:id="944" w:author="Microsoft Office User" w:date="2023-06-08T14:10:00Z">
              <w:r w:rsidRPr="00142009">
                <w:rPr>
                  <w:rFonts w:ascii="Arial" w:hAnsi="Arial" w:cs="Arial"/>
                  <w:color w:val="000000" w:themeColor="text1"/>
                  <w:szCs w:val="21"/>
                </w:rPr>
                <w:t>1</w:t>
              </w:r>
              <w:r w:rsidRPr="00142009">
                <w:rPr>
                  <w:rFonts w:ascii="Arial" w:hAnsi="Arial" w:cs="Arial" w:hint="eastAsia"/>
                  <w:color w:val="000000" w:themeColor="text1"/>
                  <w:szCs w:val="21"/>
                </w:rPr>
                <w:t>：大</w:t>
              </w:r>
              <w:r w:rsidRPr="00142009">
                <w:rPr>
                  <w:rFonts w:ascii="Arial" w:hAnsi="Arial" w:cs="Arial"/>
                  <w:color w:val="000000" w:themeColor="text1"/>
                  <w:szCs w:val="21"/>
                </w:rPr>
                <w:t>功率</w:t>
              </w:r>
            </w:ins>
          </w:p>
          <w:p w14:paraId="4975D478" w14:textId="77777777" w:rsidR="00AE423A" w:rsidRPr="00142009" w:rsidRDefault="00AE423A" w:rsidP="00AE423A">
            <w:pPr>
              <w:ind w:firstLineChars="200" w:firstLine="480"/>
              <w:rPr>
                <w:ins w:id="945" w:author="Microsoft Office User" w:date="2023-06-08T14:10:00Z"/>
                <w:rFonts w:ascii="Arial" w:hAnsi="Arial" w:cs="Arial"/>
                <w:color w:val="000000" w:themeColor="text1"/>
                <w:szCs w:val="21"/>
              </w:rPr>
            </w:pPr>
            <w:ins w:id="946" w:author="Microsoft Office User" w:date="2023-06-08T14:10:00Z">
              <w:r w:rsidRPr="00142009">
                <w:rPr>
                  <w:rFonts w:ascii="Arial" w:hAnsi="Arial" w:cs="Arial"/>
                  <w:color w:val="000000" w:themeColor="text1"/>
                  <w:szCs w:val="21"/>
                </w:rPr>
                <w:t>2</w:t>
              </w:r>
              <w:r w:rsidRPr="00142009">
                <w:rPr>
                  <w:rFonts w:ascii="Arial" w:hAnsi="Arial" w:cs="Arial"/>
                  <w:color w:val="000000" w:themeColor="text1"/>
                  <w:szCs w:val="21"/>
                </w:rPr>
                <w:t>：</w:t>
              </w:r>
              <w:r w:rsidRPr="00142009">
                <w:rPr>
                  <w:rFonts w:ascii="Arial" w:hAnsi="Arial" w:cs="Arial" w:hint="eastAsia"/>
                  <w:color w:val="000000" w:themeColor="text1"/>
                  <w:szCs w:val="21"/>
                </w:rPr>
                <w:t>中</w:t>
              </w:r>
              <w:r w:rsidRPr="00142009">
                <w:rPr>
                  <w:rFonts w:ascii="Arial" w:hAnsi="Arial" w:cs="Arial"/>
                  <w:color w:val="000000" w:themeColor="text1"/>
                  <w:szCs w:val="21"/>
                </w:rPr>
                <w:t>功率</w:t>
              </w:r>
            </w:ins>
          </w:p>
          <w:p w14:paraId="4864E68C" w14:textId="77777777" w:rsidR="00AE423A" w:rsidRPr="00142009" w:rsidRDefault="00AE423A" w:rsidP="00AE423A">
            <w:pPr>
              <w:ind w:firstLineChars="200" w:firstLine="480"/>
              <w:rPr>
                <w:ins w:id="947" w:author="Microsoft Office User" w:date="2023-06-08T14:10:00Z"/>
                <w:rFonts w:ascii="Arial" w:hAnsi="Arial" w:cs="Arial"/>
                <w:color w:val="000000" w:themeColor="text1"/>
                <w:szCs w:val="21"/>
              </w:rPr>
            </w:pPr>
            <w:ins w:id="948" w:author="Microsoft Office User" w:date="2023-06-08T14:10:00Z">
              <w:r w:rsidRPr="00142009">
                <w:rPr>
                  <w:rFonts w:ascii="Arial" w:hAnsi="Arial" w:cs="Arial"/>
                  <w:color w:val="000000" w:themeColor="text1"/>
                  <w:szCs w:val="21"/>
                </w:rPr>
                <w:t>3</w:t>
              </w:r>
              <w:r w:rsidRPr="00142009">
                <w:rPr>
                  <w:rFonts w:ascii="Arial" w:hAnsi="Arial" w:cs="Arial" w:hint="eastAsia"/>
                  <w:color w:val="000000" w:themeColor="text1"/>
                  <w:szCs w:val="21"/>
                </w:rPr>
                <w:t>：小</w:t>
              </w:r>
              <w:r w:rsidRPr="00142009">
                <w:rPr>
                  <w:rFonts w:ascii="Arial" w:hAnsi="Arial" w:cs="Arial"/>
                  <w:color w:val="000000" w:themeColor="text1"/>
                  <w:szCs w:val="21"/>
                </w:rPr>
                <w:t>功率</w:t>
              </w:r>
            </w:ins>
          </w:p>
          <w:p w14:paraId="61ED525D" w14:textId="77777777" w:rsidR="00AE423A" w:rsidRDefault="00AE423A" w:rsidP="00AE423A">
            <w:pPr>
              <w:rPr>
                <w:ins w:id="949" w:author="Microsoft Office User" w:date="2023-06-08T14:10:00Z"/>
                <w:rFonts w:ascii="Arial" w:hAnsi="Arial" w:cs="Arial"/>
                <w:szCs w:val="21"/>
              </w:rPr>
            </w:pPr>
            <w:ins w:id="950" w:author="Microsoft Office User" w:date="2023-06-08T14:10:00Z">
              <w:r>
                <w:rPr>
                  <w:rFonts w:ascii="Arial" w:hAnsi="Arial" w:cs="Arial" w:hint="eastAsia"/>
                  <w:szCs w:val="21"/>
                </w:rPr>
                <w:t>增益</w:t>
              </w:r>
              <w:r>
                <w:rPr>
                  <w:rFonts w:ascii="Arial" w:hAnsi="Arial" w:cs="Arial"/>
                  <w:szCs w:val="21"/>
                </w:rPr>
                <w:t>(</w:t>
              </w:r>
              <w:r>
                <w:rPr>
                  <w:rFonts w:ascii="Arial" w:hAnsi="Arial" w:cs="Arial" w:hint="eastAsia"/>
                  <w:szCs w:val="21"/>
                </w:rPr>
                <w:t>1</w:t>
              </w:r>
              <w:r w:rsidRPr="006E52ED">
                <w:rPr>
                  <w:rFonts w:ascii="Arial" w:hAnsi="Arial" w:cs="Arial"/>
                  <w:szCs w:val="21"/>
                </w:rPr>
                <w:t>byte</w:t>
              </w:r>
              <w:r>
                <w:rPr>
                  <w:rFonts w:ascii="Arial" w:hAnsi="Arial" w:cs="Arial" w:hint="eastAsia"/>
                  <w:szCs w:val="21"/>
                </w:rPr>
                <w:t>，</w:t>
              </w:r>
              <w:r>
                <w:rPr>
                  <w:rFonts w:ascii="Arial" w:hAnsi="Arial" w:cs="Arial"/>
                  <w:szCs w:val="21"/>
                </w:rPr>
                <w:t>char)</w:t>
              </w:r>
              <w:r>
                <w:rPr>
                  <w:rFonts w:ascii="Arial" w:hAnsi="Arial" w:cs="Arial" w:hint="eastAsia"/>
                  <w:szCs w:val="21"/>
                </w:rPr>
                <w:t>；</w:t>
              </w:r>
            </w:ins>
          </w:p>
          <w:p w14:paraId="687D9AE4" w14:textId="77777777" w:rsidR="00AE423A" w:rsidRPr="00142009" w:rsidRDefault="00AE423A" w:rsidP="00AE423A">
            <w:pPr>
              <w:ind w:firstLineChars="200" w:firstLine="480"/>
              <w:rPr>
                <w:ins w:id="951" w:author="Microsoft Office User" w:date="2023-06-08T14:10:00Z"/>
                <w:rFonts w:ascii="Arial" w:hAnsi="Arial" w:cs="Arial"/>
                <w:color w:val="000000" w:themeColor="text1"/>
                <w:szCs w:val="21"/>
              </w:rPr>
            </w:pPr>
            <w:ins w:id="952" w:author="Microsoft Office User" w:date="2023-06-08T14:10:00Z">
              <w:r w:rsidRPr="00142009">
                <w:rPr>
                  <w:rFonts w:ascii="Arial" w:hAnsi="Arial" w:cs="Arial"/>
                  <w:color w:val="000000" w:themeColor="text1"/>
                  <w:szCs w:val="21"/>
                </w:rPr>
                <w:t>0</w:t>
              </w:r>
              <w:r w:rsidRPr="00142009">
                <w:rPr>
                  <w:rFonts w:ascii="Arial" w:hAnsi="Arial" w:cs="Arial"/>
                  <w:color w:val="000000" w:themeColor="text1"/>
                  <w:szCs w:val="21"/>
                </w:rPr>
                <w:t>：</w:t>
              </w:r>
              <w:r w:rsidRPr="00142009">
                <w:rPr>
                  <w:rFonts w:ascii="Arial" w:hAnsi="Arial" w:cs="Arial" w:hint="eastAsia"/>
                  <w:color w:val="000000" w:themeColor="text1"/>
                  <w:szCs w:val="21"/>
                </w:rPr>
                <w:t>3</w:t>
              </w:r>
              <w:r w:rsidRPr="00142009">
                <w:rPr>
                  <w:rFonts w:ascii="Arial" w:hAnsi="Arial" w:cs="Arial"/>
                  <w:color w:val="000000" w:themeColor="text1"/>
                  <w:szCs w:val="21"/>
                </w:rPr>
                <w:t>5dB</w:t>
              </w:r>
            </w:ins>
          </w:p>
          <w:p w14:paraId="35AC0641" w14:textId="77777777" w:rsidR="00AE423A" w:rsidRPr="00142009" w:rsidRDefault="00AE423A" w:rsidP="00AE423A">
            <w:pPr>
              <w:ind w:firstLineChars="200" w:firstLine="480"/>
              <w:rPr>
                <w:ins w:id="953" w:author="Microsoft Office User" w:date="2023-06-08T14:10:00Z"/>
                <w:rFonts w:ascii="Arial" w:hAnsi="Arial" w:cs="Arial"/>
                <w:color w:val="000000" w:themeColor="text1"/>
                <w:szCs w:val="21"/>
              </w:rPr>
            </w:pPr>
            <w:ins w:id="954" w:author="Microsoft Office User" w:date="2023-06-08T14:10:00Z">
              <w:r w:rsidRPr="00142009">
                <w:rPr>
                  <w:rFonts w:ascii="Arial" w:hAnsi="Arial" w:cs="Arial"/>
                  <w:color w:val="000000" w:themeColor="text1"/>
                  <w:szCs w:val="21"/>
                </w:rPr>
                <w:t>1</w:t>
              </w:r>
              <w:r w:rsidRPr="00142009">
                <w:rPr>
                  <w:rFonts w:ascii="Arial" w:hAnsi="Arial" w:cs="Arial" w:hint="eastAsia"/>
                  <w:color w:val="000000" w:themeColor="text1"/>
                  <w:szCs w:val="21"/>
                </w:rPr>
                <w:t>：</w:t>
              </w:r>
              <w:r w:rsidRPr="00142009">
                <w:rPr>
                  <w:rFonts w:ascii="Arial" w:hAnsi="Arial" w:cs="Arial" w:hint="eastAsia"/>
                  <w:color w:val="000000" w:themeColor="text1"/>
                  <w:szCs w:val="21"/>
                </w:rPr>
                <w:t>4</w:t>
              </w:r>
              <w:r w:rsidRPr="00142009">
                <w:rPr>
                  <w:rFonts w:ascii="Arial" w:hAnsi="Arial" w:cs="Arial"/>
                  <w:color w:val="000000" w:themeColor="text1"/>
                  <w:szCs w:val="21"/>
                </w:rPr>
                <w:t>0dB</w:t>
              </w:r>
            </w:ins>
          </w:p>
          <w:p w14:paraId="2378B4E5" w14:textId="77777777" w:rsidR="00AE423A" w:rsidRPr="00142009" w:rsidRDefault="00AE423A" w:rsidP="00AE423A">
            <w:pPr>
              <w:ind w:firstLineChars="200" w:firstLine="480"/>
              <w:rPr>
                <w:ins w:id="955" w:author="Microsoft Office User" w:date="2023-06-08T14:10:00Z"/>
                <w:rFonts w:ascii="Arial" w:hAnsi="Arial" w:cs="Arial"/>
                <w:color w:val="000000" w:themeColor="text1"/>
                <w:szCs w:val="21"/>
              </w:rPr>
            </w:pPr>
            <w:ins w:id="956" w:author="Microsoft Office User" w:date="2023-06-08T14:10:00Z">
              <w:r w:rsidRPr="00142009">
                <w:rPr>
                  <w:rFonts w:ascii="Arial" w:hAnsi="Arial" w:cs="Arial"/>
                  <w:color w:val="000000" w:themeColor="text1"/>
                  <w:szCs w:val="21"/>
                </w:rPr>
                <w:t>2</w:t>
              </w:r>
              <w:r w:rsidRPr="00142009">
                <w:rPr>
                  <w:rFonts w:ascii="Arial" w:hAnsi="Arial" w:cs="Arial"/>
                  <w:color w:val="000000" w:themeColor="text1"/>
                  <w:szCs w:val="21"/>
                </w:rPr>
                <w:t>：</w:t>
              </w:r>
              <w:r w:rsidRPr="00142009">
                <w:rPr>
                  <w:rFonts w:ascii="Arial" w:hAnsi="Arial" w:cs="Arial" w:hint="eastAsia"/>
                  <w:color w:val="000000" w:themeColor="text1"/>
                  <w:szCs w:val="21"/>
                </w:rPr>
                <w:t>4</w:t>
              </w:r>
              <w:r w:rsidRPr="00142009">
                <w:rPr>
                  <w:rFonts w:ascii="Arial" w:hAnsi="Arial" w:cs="Arial"/>
                  <w:color w:val="000000" w:themeColor="text1"/>
                  <w:szCs w:val="21"/>
                </w:rPr>
                <w:t>5dB</w:t>
              </w:r>
            </w:ins>
          </w:p>
          <w:p w14:paraId="68C08164" w14:textId="77777777" w:rsidR="00AE423A" w:rsidRPr="00142009" w:rsidRDefault="00AE423A" w:rsidP="00AE423A">
            <w:pPr>
              <w:ind w:firstLineChars="200" w:firstLine="480"/>
              <w:rPr>
                <w:ins w:id="957" w:author="Microsoft Office User" w:date="2023-06-08T14:10:00Z"/>
                <w:rFonts w:ascii="Arial" w:hAnsi="Arial" w:cs="Arial"/>
                <w:color w:val="000000" w:themeColor="text1"/>
                <w:szCs w:val="21"/>
              </w:rPr>
            </w:pPr>
            <w:ins w:id="958" w:author="Microsoft Office User" w:date="2023-06-08T14:10:00Z">
              <w:r w:rsidRPr="00142009">
                <w:rPr>
                  <w:rFonts w:ascii="Arial" w:hAnsi="Arial" w:cs="Arial"/>
                  <w:color w:val="000000" w:themeColor="text1"/>
                  <w:szCs w:val="21"/>
                </w:rPr>
                <w:t>3</w:t>
              </w:r>
              <w:r w:rsidRPr="00142009">
                <w:rPr>
                  <w:rFonts w:ascii="Arial" w:hAnsi="Arial" w:cs="Arial" w:hint="eastAsia"/>
                  <w:color w:val="000000" w:themeColor="text1"/>
                  <w:szCs w:val="21"/>
                </w:rPr>
                <w:t>：</w:t>
              </w:r>
              <w:r w:rsidRPr="00142009">
                <w:rPr>
                  <w:rFonts w:ascii="Arial" w:hAnsi="Arial" w:cs="Arial" w:hint="eastAsia"/>
                  <w:color w:val="000000" w:themeColor="text1"/>
                  <w:szCs w:val="21"/>
                </w:rPr>
                <w:t>5</w:t>
              </w:r>
              <w:r w:rsidRPr="00142009">
                <w:rPr>
                  <w:rFonts w:ascii="Arial" w:hAnsi="Arial" w:cs="Arial"/>
                  <w:color w:val="000000" w:themeColor="text1"/>
                  <w:szCs w:val="21"/>
                </w:rPr>
                <w:t>0dB</w:t>
              </w:r>
            </w:ins>
          </w:p>
          <w:p w14:paraId="3C30CF1E" w14:textId="77777777" w:rsidR="00AE423A" w:rsidRPr="00142009" w:rsidRDefault="00AE423A" w:rsidP="00AE423A">
            <w:pPr>
              <w:ind w:firstLineChars="200" w:firstLine="480"/>
              <w:rPr>
                <w:ins w:id="959" w:author="Microsoft Office User" w:date="2023-06-08T14:10:00Z"/>
                <w:rFonts w:ascii="Arial" w:hAnsi="Arial" w:cs="Arial"/>
                <w:color w:val="000000" w:themeColor="text1"/>
                <w:szCs w:val="21"/>
              </w:rPr>
            </w:pPr>
            <w:ins w:id="960" w:author="Microsoft Office User" w:date="2023-06-08T14:10:00Z">
              <w:r w:rsidRPr="00142009">
                <w:rPr>
                  <w:rFonts w:ascii="Arial" w:hAnsi="Arial" w:cs="Arial"/>
                  <w:color w:val="000000" w:themeColor="text1"/>
                  <w:szCs w:val="21"/>
                </w:rPr>
                <w:t>4</w:t>
              </w:r>
              <w:r w:rsidRPr="00142009">
                <w:rPr>
                  <w:rFonts w:ascii="Arial" w:hAnsi="Arial" w:cs="Arial" w:hint="eastAsia"/>
                  <w:color w:val="000000" w:themeColor="text1"/>
                  <w:szCs w:val="21"/>
                </w:rPr>
                <w:t>：</w:t>
              </w:r>
              <w:r w:rsidRPr="00142009">
                <w:rPr>
                  <w:rFonts w:ascii="Arial" w:hAnsi="Arial" w:cs="Arial"/>
                  <w:color w:val="000000" w:themeColor="text1"/>
                  <w:szCs w:val="21"/>
                </w:rPr>
                <w:t>55dB</w:t>
              </w:r>
            </w:ins>
          </w:p>
          <w:p w14:paraId="37867A0E" w14:textId="77777777" w:rsidR="00AE423A" w:rsidRPr="00142009" w:rsidRDefault="00AE423A" w:rsidP="00AE423A">
            <w:pPr>
              <w:ind w:firstLineChars="200" w:firstLine="480"/>
              <w:rPr>
                <w:ins w:id="961" w:author="Microsoft Office User" w:date="2023-06-08T14:10:00Z"/>
                <w:rFonts w:ascii="Arial" w:hAnsi="Arial" w:cs="Arial"/>
                <w:color w:val="000000" w:themeColor="text1"/>
                <w:szCs w:val="21"/>
              </w:rPr>
            </w:pPr>
            <w:ins w:id="962" w:author="Microsoft Office User" w:date="2023-06-08T14:10:00Z">
              <w:r w:rsidRPr="00142009">
                <w:rPr>
                  <w:rFonts w:ascii="Arial" w:hAnsi="Arial" w:cs="Arial"/>
                  <w:color w:val="000000" w:themeColor="text1"/>
                  <w:szCs w:val="21"/>
                </w:rPr>
                <w:t>5</w:t>
              </w:r>
              <w:r w:rsidRPr="00142009">
                <w:rPr>
                  <w:rFonts w:ascii="Arial" w:hAnsi="Arial" w:cs="Arial" w:hint="eastAsia"/>
                  <w:color w:val="000000" w:themeColor="text1"/>
                  <w:szCs w:val="21"/>
                </w:rPr>
                <w:t>：</w:t>
              </w:r>
              <w:r w:rsidRPr="00142009">
                <w:rPr>
                  <w:rFonts w:ascii="Arial" w:hAnsi="Arial" w:cs="Arial" w:hint="eastAsia"/>
                  <w:color w:val="000000" w:themeColor="text1"/>
                  <w:szCs w:val="21"/>
                </w:rPr>
                <w:t>6</w:t>
              </w:r>
              <w:r w:rsidRPr="00142009">
                <w:rPr>
                  <w:rFonts w:ascii="Arial" w:hAnsi="Arial" w:cs="Arial"/>
                  <w:color w:val="000000" w:themeColor="text1"/>
                  <w:szCs w:val="21"/>
                </w:rPr>
                <w:t>0dB</w:t>
              </w:r>
            </w:ins>
          </w:p>
          <w:p w14:paraId="3D0541DA" w14:textId="77777777" w:rsidR="00AE423A" w:rsidRPr="00142009" w:rsidRDefault="00AE423A" w:rsidP="00AE423A">
            <w:pPr>
              <w:ind w:firstLineChars="200" w:firstLine="480"/>
              <w:rPr>
                <w:ins w:id="963" w:author="Microsoft Office User" w:date="2023-06-08T14:10:00Z"/>
                <w:rFonts w:ascii="Arial" w:hAnsi="Arial" w:cs="Arial"/>
                <w:color w:val="000000" w:themeColor="text1"/>
                <w:szCs w:val="21"/>
              </w:rPr>
            </w:pPr>
            <w:ins w:id="964" w:author="Microsoft Office User" w:date="2023-06-08T14:10:00Z">
              <w:r w:rsidRPr="00142009">
                <w:rPr>
                  <w:rFonts w:ascii="Arial" w:hAnsi="Arial" w:cs="Arial"/>
                  <w:color w:val="000000" w:themeColor="text1"/>
                  <w:szCs w:val="21"/>
                </w:rPr>
                <w:t>6</w:t>
              </w:r>
              <w:r w:rsidRPr="00142009">
                <w:rPr>
                  <w:rFonts w:ascii="Arial" w:hAnsi="Arial" w:cs="Arial" w:hint="eastAsia"/>
                  <w:color w:val="000000" w:themeColor="text1"/>
                  <w:szCs w:val="21"/>
                </w:rPr>
                <w:t>：</w:t>
              </w:r>
              <w:r w:rsidRPr="00142009">
                <w:rPr>
                  <w:rFonts w:ascii="Arial" w:hAnsi="Arial" w:cs="Arial" w:hint="eastAsia"/>
                  <w:color w:val="000000" w:themeColor="text1"/>
                  <w:szCs w:val="21"/>
                </w:rPr>
                <w:t>6</w:t>
              </w:r>
              <w:r w:rsidRPr="00142009">
                <w:rPr>
                  <w:rFonts w:ascii="Arial" w:hAnsi="Arial" w:cs="Arial"/>
                  <w:color w:val="000000" w:themeColor="text1"/>
                  <w:szCs w:val="21"/>
                </w:rPr>
                <w:t>5dB</w:t>
              </w:r>
            </w:ins>
          </w:p>
          <w:p w14:paraId="0DBC2F13" w14:textId="77777777" w:rsidR="00AE423A" w:rsidRPr="00142009" w:rsidRDefault="00AE423A" w:rsidP="00AE423A">
            <w:pPr>
              <w:ind w:firstLineChars="200" w:firstLine="480"/>
              <w:rPr>
                <w:ins w:id="965" w:author="Microsoft Office User" w:date="2023-06-08T14:10:00Z"/>
                <w:rFonts w:ascii="Arial" w:hAnsi="Arial" w:cs="Arial"/>
                <w:color w:val="000000" w:themeColor="text1"/>
                <w:szCs w:val="21"/>
              </w:rPr>
            </w:pPr>
            <w:ins w:id="966" w:author="Microsoft Office User" w:date="2023-06-08T14:10:00Z">
              <w:r w:rsidRPr="00142009">
                <w:rPr>
                  <w:rFonts w:ascii="Arial" w:hAnsi="Arial" w:cs="Arial"/>
                  <w:color w:val="000000" w:themeColor="text1"/>
                  <w:szCs w:val="21"/>
                </w:rPr>
                <w:lastRenderedPageBreak/>
                <w:t>7</w:t>
              </w:r>
              <w:r w:rsidRPr="00142009">
                <w:rPr>
                  <w:rFonts w:ascii="Arial" w:hAnsi="Arial" w:cs="Arial" w:hint="eastAsia"/>
                  <w:color w:val="000000" w:themeColor="text1"/>
                  <w:szCs w:val="21"/>
                </w:rPr>
                <w:t>：</w:t>
              </w:r>
              <w:r w:rsidRPr="00142009">
                <w:rPr>
                  <w:rFonts w:ascii="Arial" w:hAnsi="Arial" w:cs="Arial" w:hint="eastAsia"/>
                  <w:color w:val="000000" w:themeColor="text1"/>
                  <w:szCs w:val="21"/>
                </w:rPr>
                <w:t>7</w:t>
              </w:r>
              <w:r w:rsidRPr="00142009">
                <w:rPr>
                  <w:rFonts w:ascii="Arial" w:hAnsi="Arial" w:cs="Arial"/>
                  <w:color w:val="000000" w:themeColor="text1"/>
                  <w:szCs w:val="21"/>
                </w:rPr>
                <w:t>0dB</w:t>
              </w:r>
            </w:ins>
          </w:p>
          <w:p w14:paraId="0766AE71" w14:textId="77777777" w:rsidR="00AE423A" w:rsidRPr="00142009" w:rsidRDefault="00AE423A" w:rsidP="00AE423A">
            <w:pPr>
              <w:ind w:firstLineChars="200" w:firstLine="480"/>
              <w:rPr>
                <w:ins w:id="967" w:author="Microsoft Office User" w:date="2023-06-08T14:10:00Z"/>
                <w:rFonts w:ascii="Arial" w:hAnsi="Arial" w:cs="Arial"/>
                <w:color w:val="000000" w:themeColor="text1"/>
                <w:szCs w:val="21"/>
              </w:rPr>
            </w:pPr>
            <w:ins w:id="968" w:author="Microsoft Office User" w:date="2023-06-08T14:10:00Z">
              <w:r w:rsidRPr="00142009">
                <w:rPr>
                  <w:rFonts w:ascii="Arial" w:hAnsi="Arial" w:cs="Arial"/>
                  <w:color w:val="000000" w:themeColor="text1"/>
                  <w:szCs w:val="21"/>
                </w:rPr>
                <w:t>8</w:t>
              </w:r>
              <w:r w:rsidRPr="00142009">
                <w:rPr>
                  <w:rFonts w:ascii="Arial" w:hAnsi="Arial" w:cs="Arial"/>
                  <w:color w:val="000000" w:themeColor="text1"/>
                  <w:szCs w:val="21"/>
                </w:rPr>
                <w:t>：</w:t>
              </w:r>
              <w:r w:rsidRPr="00142009">
                <w:rPr>
                  <w:rFonts w:ascii="Arial" w:hAnsi="Arial" w:cs="Arial" w:hint="eastAsia"/>
                  <w:color w:val="000000" w:themeColor="text1"/>
                  <w:szCs w:val="21"/>
                </w:rPr>
                <w:t>7</w:t>
              </w:r>
              <w:r w:rsidRPr="00142009">
                <w:rPr>
                  <w:rFonts w:ascii="Arial" w:hAnsi="Arial" w:cs="Arial"/>
                  <w:color w:val="000000" w:themeColor="text1"/>
                  <w:szCs w:val="21"/>
                </w:rPr>
                <w:t>5dB</w:t>
              </w:r>
            </w:ins>
          </w:p>
          <w:p w14:paraId="093EE3EB" w14:textId="77777777" w:rsidR="00AE423A" w:rsidRDefault="00AE423A" w:rsidP="00AE423A">
            <w:pPr>
              <w:rPr>
                <w:ins w:id="969" w:author="Microsoft Office User" w:date="2023-06-08T14:10:00Z"/>
                <w:rFonts w:ascii="Arial" w:hAnsi="Arial" w:cs="Arial"/>
                <w:szCs w:val="21"/>
              </w:rPr>
            </w:pPr>
            <w:ins w:id="970" w:author="Microsoft Office User" w:date="2023-06-08T14:10:00Z">
              <w:r w:rsidRPr="00AC3274">
                <w:rPr>
                  <w:rFonts w:ascii="Arial" w:hAnsi="Arial" w:cs="Arial" w:hint="eastAsia"/>
                  <w:szCs w:val="21"/>
                </w:rPr>
                <w:t>最小噪声</w:t>
              </w:r>
              <w:r>
                <w:rPr>
                  <w:rFonts w:ascii="Arial" w:hAnsi="Arial" w:cs="Arial"/>
                  <w:szCs w:val="21"/>
                </w:rPr>
                <w:t>(4</w:t>
              </w:r>
              <w:r w:rsidRPr="006E52ED">
                <w:rPr>
                  <w:rFonts w:ascii="Arial" w:hAnsi="Arial" w:cs="Arial"/>
                  <w:szCs w:val="21"/>
                </w:rPr>
                <w:t>byte</w:t>
              </w:r>
              <w:r>
                <w:rPr>
                  <w:rFonts w:ascii="Arial" w:hAnsi="Arial" w:cs="Arial"/>
                  <w:szCs w:val="21"/>
                </w:rPr>
                <w:t>s</w:t>
              </w:r>
              <w:r>
                <w:rPr>
                  <w:rFonts w:ascii="Arial" w:hAnsi="Arial" w:cs="Arial" w:hint="eastAsia"/>
                  <w:szCs w:val="21"/>
                </w:rPr>
                <w:t>，</w:t>
              </w:r>
              <w:r>
                <w:rPr>
                  <w:rFonts w:ascii="Arial" w:hAnsi="Arial" w:cs="Arial" w:hint="eastAsia"/>
                  <w:szCs w:val="21"/>
                </w:rPr>
                <w:t>int</w:t>
              </w:r>
              <w:r>
                <w:rPr>
                  <w:rFonts w:ascii="Arial" w:hAnsi="Arial" w:cs="Arial"/>
                  <w:szCs w:val="21"/>
                </w:rPr>
                <w:t>)</w:t>
              </w:r>
              <w:r>
                <w:rPr>
                  <w:rFonts w:ascii="Arial" w:hAnsi="Arial" w:cs="Arial" w:hint="eastAsia"/>
                  <w:szCs w:val="21"/>
                </w:rPr>
                <w:t>；</w:t>
              </w:r>
            </w:ins>
          </w:p>
          <w:p w14:paraId="4CBA710F" w14:textId="77777777" w:rsidR="00AE423A" w:rsidRDefault="00AE423A" w:rsidP="00AE423A">
            <w:pPr>
              <w:rPr>
                <w:ins w:id="971" w:author="Microsoft Office User" w:date="2023-06-08T14:10:00Z"/>
                <w:rFonts w:ascii="Arial" w:hAnsi="Arial" w:cs="Arial"/>
                <w:szCs w:val="21"/>
              </w:rPr>
            </w:pPr>
            <w:ins w:id="972" w:author="Microsoft Office User" w:date="2023-06-08T14:10:00Z">
              <w:r w:rsidRPr="00AC3274">
                <w:rPr>
                  <w:rFonts w:ascii="Arial" w:hAnsi="Arial" w:cs="Arial"/>
                  <w:szCs w:val="21"/>
                </w:rPr>
                <w:t>GPS</w:t>
              </w:r>
              <w:r>
                <w:rPr>
                  <w:rFonts w:ascii="Arial" w:hAnsi="Arial" w:cs="Arial" w:hint="eastAsia"/>
                  <w:szCs w:val="21"/>
                </w:rPr>
                <w:t>选择</w:t>
              </w:r>
              <w:r>
                <w:rPr>
                  <w:rFonts w:ascii="Arial" w:hAnsi="Arial" w:cs="Arial"/>
                  <w:szCs w:val="21"/>
                </w:rPr>
                <w:t>(1</w:t>
              </w:r>
              <w:r w:rsidRPr="006E52ED">
                <w:rPr>
                  <w:rFonts w:ascii="Arial" w:hAnsi="Arial" w:cs="Arial"/>
                  <w:szCs w:val="21"/>
                </w:rPr>
                <w:t>byte</w:t>
              </w:r>
              <w:r>
                <w:rPr>
                  <w:rFonts w:ascii="Arial" w:hAnsi="Arial" w:cs="Arial" w:hint="eastAsia"/>
                  <w:szCs w:val="21"/>
                </w:rPr>
                <w:t>，</w:t>
              </w:r>
              <w:r>
                <w:rPr>
                  <w:rFonts w:ascii="Arial" w:hAnsi="Arial" w:cs="Arial"/>
                  <w:szCs w:val="21"/>
                </w:rPr>
                <w:t>char</w:t>
              </w:r>
              <w:r>
                <w:rPr>
                  <w:rFonts w:ascii="Arial" w:hAnsi="Arial" w:cs="Arial" w:hint="eastAsia"/>
                  <w:szCs w:val="21"/>
                </w:rPr>
                <w:t>)</w:t>
              </w:r>
              <w:r>
                <w:rPr>
                  <w:rFonts w:ascii="Arial" w:hAnsi="Arial" w:cs="Arial" w:hint="eastAsia"/>
                  <w:szCs w:val="21"/>
                </w:rPr>
                <w:t>；</w:t>
              </w:r>
            </w:ins>
          </w:p>
          <w:p w14:paraId="27901941" w14:textId="77777777" w:rsidR="00AE423A" w:rsidRPr="00142009" w:rsidRDefault="00AE423A" w:rsidP="00AE423A">
            <w:pPr>
              <w:ind w:firstLineChars="200" w:firstLine="480"/>
              <w:rPr>
                <w:ins w:id="973" w:author="Microsoft Office User" w:date="2023-06-08T14:10:00Z"/>
                <w:rFonts w:ascii="Arial" w:hAnsi="Arial" w:cs="Arial"/>
                <w:color w:val="000000" w:themeColor="text1"/>
                <w:szCs w:val="21"/>
              </w:rPr>
            </w:pPr>
            <w:ins w:id="974" w:author="Microsoft Office User" w:date="2023-06-08T14:10:00Z">
              <w:r w:rsidRPr="00142009">
                <w:rPr>
                  <w:rFonts w:ascii="Arial" w:hAnsi="Arial" w:cs="Arial" w:hint="eastAsia"/>
                  <w:color w:val="000000" w:themeColor="text1"/>
                  <w:szCs w:val="21"/>
                </w:rPr>
                <w:t>0</w:t>
              </w:r>
              <w:r w:rsidRPr="00142009">
                <w:rPr>
                  <w:rFonts w:ascii="Arial" w:hAnsi="Arial" w:cs="Arial" w:hint="eastAsia"/>
                  <w:color w:val="000000" w:themeColor="text1"/>
                  <w:szCs w:val="21"/>
                </w:rPr>
                <w:t>：内部</w:t>
              </w:r>
              <w:r w:rsidRPr="00142009">
                <w:rPr>
                  <w:rFonts w:ascii="Arial" w:hAnsi="Arial" w:cs="Arial"/>
                  <w:color w:val="000000" w:themeColor="text1"/>
                  <w:szCs w:val="21"/>
                </w:rPr>
                <w:t>GPS</w:t>
              </w:r>
            </w:ins>
          </w:p>
          <w:p w14:paraId="5E258D0E" w14:textId="77777777" w:rsidR="00AE423A" w:rsidRPr="00142009" w:rsidRDefault="00AE423A" w:rsidP="00AE423A">
            <w:pPr>
              <w:ind w:firstLineChars="200" w:firstLine="480"/>
              <w:rPr>
                <w:ins w:id="975" w:author="Microsoft Office User" w:date="2023-06-08T14:10:00Z"/>
                <w:rFonts w:ascii="Arial" w:hAnsi="Arial" w:cs="Arial"/>
                <w:color w:val="000000" w:themeColor="text1"/>
                <w:szCs w:val="21"/>
              </w:rPr>
            </w:pPr>
            <w:ins w:id="976" w:author="Microsoft Office User" w:date="2023-06-08T14:10:00Z">
              <w:r w:rsidRPr="00142009">
                <w:rPr>
                  <w:rFonts w:ascii="Arial" w:hAnsi="Arial" w:cs="Arial" w:hint="eastAsia"/>
                  <w:color w:val="000000" w:themeColor="text1"/>
                  <w:szCs w:val="21"/>
                </w:rPr>
                <w:t>1</w:t>
              </w:r>
              <w:r w:rsidRPr="00142009">
                <w:rPr>
                  <w:rFonts w:ascii="Arial" w:hAnsi="Arial" w:cs="Arial" w:hint="eastAsia"/>
                  <w:color w:val="000000" w:themeColor="text1"/>
                  <w:szCs w:val="21"/>
                </w:rPr>
                <w:t>：外部</w:t>
              </w:r>
              <w:r w:rsidRPr="00142009">
                <w:rPr>
                  <w:rFonts w:ascii="Arial" w:hAnsi="Arial" w:cs="Arial"/>
                  <w:color w:val="000000" w:themeColor="text1"/>
                  <w:szCs w:val="21"/>
                </w:rPr>
                <w:t>GPS</w:t>
              </w:r>
            </w:ins>
          </w:p>
          <w:p w14:paraId="0D5E122F" w14:textId="61A14600" w:rsidR="00AE423A" w:rsidRPr="001A7ED1" w:rsidRDefault="00AE423A" w:rsidP="00AE423A">
            <w:pPr>
              <w:rPr>
                <w:ins w:id="977" w:author="Microsoft Office User" w:date="2023-06-07T12:31:00Z"/>
                <w:rFonts w:ascii="Arial" w:hAnsi="Arial" w:cs="Arial"/>
                <w:szCs w:val="21"/>
              </w:rPr>
            </w:pPr>
            <w:ins w:id="978" w:author="Microsoft Office User" w:date="2023-06-08T14:10:00Z">
              <w:r>
                <w:rPr>
                  <w:rFonts w:ascii="Arial" w:hAnsi="Arial" w:cs="Arial" w:hint="eastAsia"/>
                  <w:szCs w:val="21"/>
                </w:rPr>
                <w:t>温度</w:t>
              </w:r>
              <w:r>
                <w:rPr>
                  <w:rFonts w:ascii="Arial" w:hAnsi="Arial" w:cs="Arial"/>
                  <w:szCs w:val="21"/>
                </w:rPr>
                <w:t>(4</w:t>
              </w:r>
              <w:r w:rsidRPr="006E52ED">
                <w:rPr>
                  <w:rFonts w:ascii="Arial" w:hAnsi="Arial" w:cs="Arial"/>
                  <w:szCs w:val="21"/>
                </w:rPr>
                <w:t>byte</w:t>
              </w:r>
              <w:r>
                <w:rPr>
                  <w:rFonts w:ascii="Arial" w:hAnsi="Arial" w:cs="Arial"/>
                  <w:szCs w:val="21"/>
                </w:rPr>
                <w:t>s</w:t>
              </w:r>
              <w:r>
                <w:rPr>
                  <w:rFonts w:ascii="Arial" w:hAnsi="Arial" w:cs="Arial" w:hint="eastAsia"/>
                  <w:szCs w:val="21"/>
                </w:rPr>
                <w:t>，</w:t>
              </w:r>
              <w:r>
                <w:rPr>
                  <w:rFonts w:ascii="Arial" w:hAnsi="Arial" w:cs="Arial" w:hint="eastAsia"/>
                  <w:szCs w:val="21"/>
                </w:rPr>
                <w:t>float</w:t>
              </w:r>
              <w:r>
                <w:rPr>
                  <w:rFonts w:ascii="Arial" w:hAnsi="Arial" w:cs="Arial" w:hint="eastAsia"/>
                  <w:szCs w:val="21"/>
                </w:rPr>
                <w:t>，单位：℃</w:t>
              </w:r>
              <w:r>
                <w:rPr>
                  <w:rFonts w:ascii="Arial" w:hAnsi="Arial" w:cs="Arial" w:hint="eastAsia"/>
                  <w:szCs w:val="21"/>
                </w:rPr>
                <w:t>)</w:t>
              </w:r>
              <w:r>
                <w:rPr>
                  <w:rFonts w:ascii="Arial" w:hAnsi="Arial" w:cs="Arial" w:hint="eastAsia"/>
                  <w:szCs w:val="21"/>
                </w:rPr>
                <w:t>；</w:t>
              </w:r>
            </w:ins>
          </w:p>
        </w:tc>
      </w:tr>
      <w:tr w:rsidR="00AE423A" w:rsidRPr="001A7ED1" w14:paraId="45CA8004" w14:textId="77777777" w:rsidTr="00AF23C9">
        <w:trPr>
          <w:trHeight w:val="624"/>
          <w:ins w:id="979" w:author="Microsoft Office User" w:date="2023-06-07T12:39:00Z"/>
        </w:trPr>
        <w:tc>
          <w:tcPr>
            <w:tcW w:w="704" w:type="dxa"/>
            <w:vAlign w:val="center"/>
          </w:tcPr>
          <w:p w14:paraId="3046177B" w14:textId="1F640212" w:rsidR="00AE423A" w:rsidRDefault="00871ED3" w:rsidP="00AE423A">
            <w:pPr>
              <w:jc w:val="center"/>
              <w:rPr>
                <w:ins w:id="980" w:author="Microsoft Office User" w:date="2023-06-07T12:39:00Z"/>
                <w:rFonts w:ascii="Arial" w:hAnsi="Arial" w:cs="Arial"/>
                <w:szCs w:val="21"/>
              </w:rPr>
            </w:pPr>
            <w:ins w:id="981" w:author="Microsoft Office User" w:date="2023-06-09T15:03:00Z">
              <w:r>
                <w:rPr>
                  <w:rFonts w:ascii="Arial" w:hAnsi="Arial" w:cs="Arial" w:hint="eastAsia"/>
                  <w:szCs w:val="21"/>
                </w:rPr>
                <w:lastRenderedPageBreak/>
                <w:t>8</w:t>
              </w:r>
            </w:ins>
          </w:p>
        </w:tc>
        <w:tc>
          <w:tcPr>
            <w:tcW w:w="1701" w:type="dxa"/>
            <w:vAlign w:val="center"/>
          </w:tcPr>
          <w:p w14:paraId="0BFF9FDB" w14:textId="625DCA13" w:rsidR="00AE423A" w:rsidRDefault="00AE423A" w:rsidP="00AE423A">
            <w:pPr>
              <w:jc w:val="center"/>
              <w:rPr>
                <w:ins w:id="982" w:author="Microsoft Office User" w:date="2023-06-07T12:39:00Z"/>
                <w:rFonts w:ascii="Arial" w:hAnsi="Arial" w:cs="Arial"/>
                <w:szCs w:val="21"/>
              </w:rPr>
            </w:pPr>
            <w:ins w:id="983" w:author="Microsoft Office User" w:date="2023-06-07T12:39:00Z">
              <w:r>
                <w:rPr>
                  <w:rFonts w:ascii="Arial" w:hAnsi="Arial" w:cs="Arial" w:hint="eastAsia"/>
                  <w:szCs w:val="21"/>
                </w:rPr>
                <w:t>甲板单元水声遥控板参数设置指令</w:t>
              </w:r>
            </w:ins>
          </w:p>
        </w:tc>
        <w:tc>
          <w:tcPr>
            <w:tcW w:w="1247" w:type="dxa"/>
            <w:vAlign w:val="center"/>
          </w:tcPr>
          <w:p w14:paraId="68A443B0" w14:textId="448028DB" w:rsidR="00AE423A" w:rsidRPr="00635A11" w:rsidRDefault="00AE423A" w:rsidP="00AE423A">
            <w:pPr>
              <w:jc w:val="center"/>
              <w:rPr>
                <w:ins w:id="984" w:author="Microsoft Office User" w:date="2023-06-07T12:39:00Z"/>
                <w:rFonts w:ascii="Arial" w:hAnsi="Arial" w:cs="Arial"/>
                <w:szCs w:val="21"/>
              </w:rPr>
            </w:pPr>
            <w:ins w:id="985" w:author="Microsoft Office User" w:date="2023-06-07T12:40:00Z">
              <w:r>
                <w:rPr>
                  <w:rFonts w:ascii="Arial" w:hAnsi="Arial" w:cs="Arial"/>
                  <w:szCs w:val="21"/>
                </w:rPr>
                <w:t>0x</w:t>
              </w:r>
              <w:r w:rsidRPr="001A7ED1">
                <w:rPr>
                  <w:rFonts w:ascii="Arial" w:hAnsi="Arial" w:cs="Arial"/>
                  <w:szCs w:val="21"/>
                </w:rPr>
                <w:t>11</w:t>
              </w:r>
            </w:ins>
          </w:p>
        </w:tc>
        <w:tc>
          <w:tcPr>
            <w:tcW w:w="1418" w:type="dxa"/>
            <w:vAlign w:val="center"/>
          </w:tcPr>
          <w:p w14:paraId="00C59A72" w14:textId="77777777" w:rsidR="00AE423A" w:rsidRPr="001A7ED1" w:rsidRDefault="00AE423A" w:rsidP="00AE423A">
            <w:pPr>
              <w:jc w:val="center"/>
              <w:rPr>
                <w:ins w:id="986" w:author="Microsoft Office User" w:date="2023-06-07T12:39:00Z"/>
                <w:rFonts w:ascii="Arial" w:hAnsi="Arial" w:cs="Arial"/>
                <w:szCs w:val="21"/>
              </w:rPr>
            </w:pPr>
          </w:p>
        </w:tc>
        <w:tc>
          <w:tcPr>
            <w:tcW w:w="3685" w:type="dxa"/>
            <w:vAlign w:val="center"/>
          </w:tcPr>
          <w:p w14:paraId="14F3BCB7" w14:textId="77777777" w:rsidR="00AE423A" w:rsidRDefault="00AE423A" w:rsidP="00AE423A">
            <w:pPr>
              <w:rPr>
                <w:ins w:id="987" w:author="Microsoft Office User" w:date="2023-06-07T12:40:00Z"/>
                <w:rFonts w:ascii="Arial" w:hAnsi="Arial" w:cs="Arial"/>
                <w:szCs w:val="21"/>
              </w:rPr>
            </w:pPr>
            <w:ins w:id="988" w:author="Microsoft Office User" w:date="2023-06-07T12:40:00Z">
              <w:r w:rsidRPr="001A7ED1">
                <w:rPr>
                  <w:rFonts w:ascii="Arial" w:hAnsi="Arial" w:cs="Arial"/>
                  <w:szCs w:val="21"/>
                </w:rPr>
                <w:t>字段长度：</w:t>
              </w:r>
              <w:r w:rsidRPr="001A7ED1">
                <w:rPr>
                  <w:rFonts w:ascii="Arial" w:hAnsi="Arial" w:cs="Arial"/>
                  <w:szCs w:val="21"/>
                </w:rPr>
                <w:t>2</w:t>
              </w:r>
              <w:r w:rsidRPr="001A7ED1">
                <w:rPr>
                  <w:rFonts w:ascii="Arial" w:hAnsi="Arial" w:cs="Arial"/>
                  <w:szCs w:val="21"/>
                </w:rPr>
                <w:t>字节</w:t>
              </w:r>
            </w:ins>
          </w:p>
          <w:p w14:paraId="659B7D7D" w14:textId="33D43397" w:rsidR="00AE423A" w:rsidRPr="001A7ED1" w:rsidRDefault="00AE423A" w:rsidP="00AE423A">
            <w:pPr>
              <w:rPr>
                <w:ins w:id="989" w:author="Microsoft Office User" w:date="2023-06-07T12:40:00Z"/>
                <w:rFonts w:ascii="Arial" w:hAnsi="Arial" w:cs="Arial"/>
                <w:szCs w:val="21"/>
              </w:rPr>
            </w:pPr>
            <w:ins w:id="990" w:author="Microsoft Office User" w:date="2023-06-07T12:40:00Z">
              <w:r w:rsidRPr="001A7ED1">
                <w:rPr>
                  <w:rFonts w:ascii="Arial" w:hAnsi="Arial" w:cs="Arial"/>
                  <w:szCs w:val="21"/>
                </w:rPr>
                <w:t>第</w:t>
              </w:r>
              <w:r w:rsidRPr="001A7ED1">
                <w:rPr>
                  <w:rFonts w:ascii="Arial" w:hAnsi="Arial" w:cs="Arial"/>
                  <w:szCs w:val="21"/>
                </w:rPr>
                <w:t>1</w:t>
              </w:r>
              <w:r w:rsidRPr="001A7ED1">
                <w:rPr>
                  <w:rFonts w:ascii="Arial" w:hAnsi="Arial" w:cs="Arial"/>
                  <w:szCs w:val="21"/>
                </w:rPr>
                <w:t>字节：响应命令类型（</w:t>
              </w:r>
              <w:r w:rsidRPr="001A7ED1">
                <w:rPr>
                  <w:rFonts w:ascii="Arial" w:hAnsi="Arial" w:cs="Arial"/>
                  <w:szCs w:val="21"/>
                </w:rPr>
                <w:t>0x0</w:t>
              </w:r>
            </w:ins>
            <w:ins w:id="991" w:author="Microsoft Office User" w:date="2023-06-09T15:03:00Z">
              <w:r w:rsidR="00871ED3">
                <w:rPr>
                  <w:rFonts w:ascii="Arial" w:hAnsi="Arial" w:cs="Arial"/>
                  <w:szCs w:val="21"/>
                </w:rPr>
                <w:t>8</w:t>
              </w:r>
            </w:ins>
            <w:ins w:id="992" w:author="Microsoft Office User" w:date="2023-06-07T12:40:00Z">
              <w:r w:rsidRPr="001A7ED1">
                <w:rPr>
                  <w:rFonts w:ascii="Arial" w:hAnsi="Arial" w:cs="Arial"/>
                  <w:szCs w:val="21"/>
                </w:rPr>
                <w:t>）</w:t>
              </w:r>
            </w:ins>
          </w:p>
          <w:p w14:paraId="192A096B" w14:textId="77777777" w:rsidR="00AE423A" w:rsidRPr="001A7ED1" w:rsidRDefault="00AE423A" w:rsidP="00AE423A">
            <w:pPr>
              <w:rPr>
                <w:ins w:id="993" w:author="Microsoft Office User" w:date="2023-06-07T12:40:00Z"/>
                <w:rFonts w:ascii="Arial" w:hAnsi="Arial" w:cs="Arial"/>
                <w:szCs w:val="21"/>
              </w:rPr>
            </w:pPr>
            <w:ins w:id="994" w:author="Microsoft Office User" w:date="2023-06-07T12:40:00Z">
              <w:r w:rsidRPr="001A7ED1">
                <w:rPr>
                  <w:rFonts w:ascii="Arial" w:hAnsi="Arial" w:cs="Arial"/>
                  <w:szCs w:val="21"/>
                </w:rPr>
                <w:t>第</w:t>
              </w:r>
              <w:r w:rsidRPr="001A7ED1">
                <w:rPr>
                  <w:rFonts w:ascii="Arial" w:hAnsi="Arial" w:cs="Arial"/>
                  <w:szCs w:val="21"/>
                </w:rPr>
                <w:t>2</w:t>
              </w:r>
              <w:r w:rsidRPr="001A7ED1">
                <w:rPr>
                  <w:rFonts w:ascii="Arial" w:hAnsi="Arial" w:cs="Arial"/>
                  <w:szCs w:val="21"/>
                </w:rPr>
                <w:t>字节：</w:t>
              </w:r>
            </w:ins>
          </w:p>
          <w:p w14:paraId="7CB7FBA6" w14:textId="513DFCEE" w:rsidR="00AE423A" w:rsidRPr="001A7ED1" w:rsidRDefault="00AE423A" w:rsidP="00AE423A">
            <w:pPr>
              <w:rPr>
                <w:ins w:id="995" w:author="Microsoft Office User" w:date="2023-06-07T12:40:00Z"/>
                <w:rFonts w:ascii="Arial" w:hAnsi="Arial" w:cs="Arial"/>
                <w:szCs w:val="21"/>
              </w:rPr>
            </w:pPr>
            <w:ins w:id="996" w:author="Microsoft Office User" w:date="2023-06-07T12:40:00Z">
              <w:r w:rsidRPr="001A7ED1">
                <w:rPr>
                  <w:rFonts w:ascii="Arial" w:hAnsi="Arial" w:cs="Arial"/>
                  <w:szCs w:val="21"/>
                </w:rPr>
                <w:t>0x00</w:t>
              </w:r>
              <w:r w:rsidRPr="001A7ED1">
                <w:rPr>
                  <w:rFonts w:ascii="Arial" w:hAnsi="Arial" w:cs="Arial"/>
                  <w:szCs w:val="21"/>
                </w:rPr>
                <w:t>：参数设置成功；</w:t>
              </w:r>
            </w:ins>
          </w:p>
          <w:p w14:paraId="37C2C348" w14:textId="6152F97B" w:rsidR="00AE423A" w:rsidRPr="001A7ED1" w:rsidRDefault="00AE423A" w:rsidP="00AE423A">
            <w:pPr>
              <w:rPr>
                <w:ins w:id="997" w:author="Microsoft Office User" w:date="2023-06-07T12:39:00Z"/>
                <w:rFonts w:ascii="Arial" w:hAnsi="Arial" w:cs="Arial"/>
                <w:szCs w:val="21"/>
              </w:rPr>
            </w:pPr>
            <w:ins w:id="998" w:author="Microsoft Office User" w:date="2023-06-07T12:40:00Z">
              <w:r w:rsidRPr="001A7ED1">
                <w:rPr>
                  <w:rFonts w:ascii="Arial" w:hAnsi="Arial" w:cs="Arial"/>
                  <w:szCs w:val="21"/>
                </w:rPr>
                <w:t>0x01</w:t>
              </w:r>
              <w:r w:rsidRPr="001A7ED1">
                <w:rPr>
                  <w:rFonts w:ascii="Arial" w:hAnsi="Arial" w:cs="Arial"/>
                  <w:szCs w:val="21"/>
                </w:rPr>
                <w:t>：参数设置异常；</w:t>
              </w:r>
            </w:ins>
          </w:p>
        </w:tc>
      </w:tr>
      <w:tr w:rsidR="00AE423A" w:rsidRPr="001A7ED1" w:rsidDel="00635A11" w14:paraId="1D6404ED" w14:textId="704EA7BF" w:rsidTr="00AF23C9">
        <w:trPr>
          <w:trHeight w:val="624"/>
          <w:del w:id="999" w:author="Microsoft Office User" w:date="2023-06-07T12:27:00Z"/>
        </w:trPr>
        <w:tc>
          <w:tcPr>
            <w:tcW w:w="704" w:type="dxa"/>
            <w:vAlign w:val="center"/>
          </w:tcPr>
          <w:p w14:paraId="7493087D" w14:textId="18343855" w:rsidR="00AE423A" w:rsidRPr="008227CE" w:rsidDel="00635A11" w:rsidRDefault="00AE423A" w:rsidP="00AE423A">
            <w:pPr>
              <w:jc w:val="center"/>
              <w:rPr>
                <w:del w:id="1000" w:author="Microsoft Office User" w:date="2023-06-07T12:27:00Z"/>
                <w:rFonts w:ascii="Arial" w:hAnsi="Arial" w:cs="Arial"/>
                <w:szCs w:val="21"/>
              </w:rPr>
            </w:pPr>
            <w:del w:id="1001" w:author="Microsoft Office User" w:date="2023-06-07T12:27:00Z">
              <w:r w:rsidDel="00635A11">
                <w:rPr>
                  <w:rFonts w:ascii="Arial" w:hAnsi="Arial" w:cs="Arial"/>
                  <w:szCs w:val="21"/>
                </w:rPr>
                <w:delText>7</w:delText>
              </w:r>
              <w:bookmarkStart w:id="1002" w:name="_Toc137123477"/>
              <w:bookmarkStart w:id="1003" w:name="_Toc137217274"/>
              <w:bookmarkEnd w:id="1002"/>
              <w:bookmarkEnd w:id="1003"/>
            </w:del>
          </w:p>
        </w:tc>
        <w:tc>
          <w:tcPr>
            <w:tcW w:w="1701" w:type="dxa"/>
            <w:vAlign w:val="center"/>
          </w:tcPr>
          <w:p w14:paraId="47B99B38" w14:textId="128395EF" w:rsidR="00AE423A" w:rsidRPr="008227CE" w:rsidDel="00635A11" w:rsidRDefault="00AE423A" w:rsidP="00AE423A">
            <w:pPr>
              <w:jc w:val="center"/>
              <w:rPr>
                <w:del w:id="1004" w:author="Microsoft Office User" w:date="2023-06-07T12:27:00Z"/>
                <w:rFonts w:ascii="Arial" w:hAnsi="Arial" w:cs="Arial"/>
                <w:szCs w:val="21"/>
              </w:rPr>
            </w:pPr>
            <w:del w:id="1005" w:author="Microsoft Office User" w:date="2023-06-07T12:27:00Z">
              <w:r w:rsidDel="00635A11">
                <w:rPr>
                  <w:rFonts w:ascii="Arial" w:hAnsi="Arial" w:cs="Arial" w:hint="eastAsia"/>
                  <w:szCs w:val="21"/>
                </w:rPr>
                <w:delText>潜标上传</w:delText>
              </w:r>
              <w:r w:rsidDel="00635A11">
                <w:rPr>
                  <w:rFonts w:ascii="Arial" w:hAnsi="Arial" w:cs="Arial" w:hint="eastAsia"/>
                  <w:szCs w:val="21"/>
                </w:rPr>
                <w:delText>Z</w:delText>
              </w:r>
              <w:r w:rsidDel="00635A11">
                <w:rPr>
                  <w:rFonts w:ascii="Arial" w:hAnsi="Arial" w:cs="Arial"/>
                  <w:szCs w:val="21"/>
                </w:rPr>
                <w:delText>C</w:delText>
              </w:r>
              <w:r w:rsidDel="00635A11">
                <w:rPr>
                  <w:rFonts w:ascii="Arial" w:hAnsi="Arial" w:cs="Arial" w:hint="eastAsia"/>
                  <w:szCs w:val="21"/>
                </w:rPr>
                <w:delText>数据</w:delText>
              </w:r>
              <w:r w:rsidRPr="008227CE" w:rsidDel="00635A11">
                <w:rPr>
                  <w:rFonts w:ascii="Arial" w:hAnsi="Arial" w:cs="Arial"/>
                  <w:szCs w:val="21"/>
                </w:rPr>
                <w:delText>命令的反馈命令</w:delText>
              </w:r>
              <w:bookmarkStart w:id="1006" w:name="_Toc137123478"/>
              <w:bookmarkStart w:id="1007" w:name="_Toc137217275"/>
              <w:bookmarkEnd w:id="1006"/>
              <w:bookmarkEnd w:id="1007"/>
            </w:del>
          </w:p>
        </w:tc>
        <w:tc>
          <w:tcPr>
            <w:tcW w:w="1247" w:type="dxa"/>
            <w:vAlign w:val="center"/>
          </w:tcPr>
          <w:p w14:paraId="36849E44" w14:textId="0B2AEF6C" w:rsidR="00AE423A" w:rsidRPr="008227CE" w:rsidDel="00635A11" w:rsidRDefault="00AE423A" w:rsidP="00AE423A">
            <w:pPr>
              <w:jc w:val="center"/>
              <w:rPr>
                <w:del w:id="1008" w:author="Microsoft Office User" w:date="2023-06-07T12:27:00Z"/>
                <w:rFonts w:ascii="Arial" w:hAnsi="Arial" w:cs="Arial"/>
                <w:szCs w:val="21"/>
              </w:rPr>
            </w:pPr>
            <w:del w:id="1009" w:author="Microsoft Office User" w:date="2023-06-07T12:27:00Z">
              <w:r w:rsidRPr="008227CE" w:rsidDel="00635A11">
                <w:rPr>
                  <w:rFonts w:ascii="Arial" w:hAnsi="Arial" w:cs="Arial"/>
                  <w:szCs w:val="21"/>
                </w:rPr>
                <w:delText>0x11</w:delText>
              </w:r>
              <w:bookmarkStart w:id="1010" w:name="_Toc137123479"/>
              <w:bookmarkStart w:id="1011" w:name="_Toc137217276"/>
              <w:bookmarkEnd w:id="1010"/>
              <w:bookmarkEnd w:id="1011"/>
            </w:del>
          </w:p>
        </w:tc>
        <w:tc>
          <w:tcPr>
            <w:tcW w:w="1418" w:type="dxa"/>
            <w:vAlign w:val="center"/>
          </w:tcPr>
          <w:p w14:paraId="18B87843" w14:textId="25865EF5" w:rsidR="00AE423A" w:rsidRPr="008227CE" w:rsidDel="00635A11" w:rsidRDefault="00AE423A" w:rsidP="00AE423A">
            <w:pPr>
              <w:jc w:val="center"/>
              <w:rPr>
                <w:del w:id="1012" w:author="Microsoft Office User" w:date="2023-06-07T12:27:00Z"/>
                <w:rFonts w:ascii="Arial" w:hAnsi="Arial" w:cs="Arial"/>
                <w:szCs w:val="21"/>
              </w:rPr>
            </w:pPr>
            <w:del w:id="1013" w:author="Microsoft Office User" w:date="2023-06-07T12:27:00Z">
              <w:r w:rsidRPr="008227CE" w:rsidDel="00635A11">
                <w:rPr>
                  <w:rFonts w:ascii="Arial" w:hAnsi="Arial" w:cs="Arial"/>
                  <w:szCs w:val="21"/>
                </w:rPr>
                <w:delText>0x</w:delText>
              </w:r>
              <w:r w:rsidDel="00635A11">
                <w:rPr>
                  <w:rFonts w:ascii="Arial" w:hAnsi="Arial" w:cs="Arial"/>
                  <w:szCs w:val="21"/>
                </w:rPr>
                <w:delText>15</w:delText>
              </w:r>
              <w:bookmarkStart w:id="1014" w:name="_Toc137123480"/>
              <w:bookmarkStart w:id="1015" w:name="_Toc137217277"/>
              <w:bookmarkEnd w:id="1014"/>
              <w:bookmarkEnd w:id="1015"/>
            </w:del>
          </w:p>
        </w:tc>
        <w:tc>
          <w:tcPr>
            <w:tcW w:w="3685" w:type="dxa"/>
            <w:vAlign w:val="center"/>
          </w:tcPr>
          <w:p w14:paraId="2F6F6013" w14:textId="1CAE9029" w:rsidR="00AE423A" w:rsidDel="00635A11" w:rsidRDefault="00AE423A" w:rsidP="00AE423A">
            <w:pPr>
              <w:pStyle w:val="af7"/>
              <w:jc w:val="both"/>
              <w:rPr>
                <w:del w:id="1016" w:author="Microsoft Office User" w:date="2023-06-07T12:27:00Z"/>
                <w:rFonts w:ascii="Arial" w:eastAsia="宋体" w:hAnsi="Arial" w:cs="Arial"/>
                <w:sz w:val="24"/>
                <w:szCs w:val="24"/>
              </w:rPr>
            </w:pPr>
            <w:del w:id="1017" w:author="Microsoft Office User" w:date="2023-06-07T12:27:00Z">
              <w:r w:rsidRPr="00FE2B16" w:rsidDel="00635A11">
                <w:rPr>
                  <w:rFonts w:ascii="Arial" w:eastAsia="宋体" w:hAnsi="Arial" w:cs="Arial"/>
                  <w:sz w:val="24"/>
                  <w:szCs w:val="24"/>
                </w:rPr>
                <w:delText>字段长度：</w:delText>
              </w:r>
              <w:r w:rsidDel="00635A11">
                <w:rPr>
                  <w:rFonts w:ascii="Arial" w:eastAsia="宋体" w:hAnsi="Arial" w:cs="Arial"/>
                  <w:sz w:val="24"/>
                  <w:szCs w:val="24"/>
                </w:rPr>
                <w:delText>21</w:delText>
              </w:r>
              <w:r w:rsidRPr="00FE2B16" w:rsidDel="00635A11">
                <w:rPr>
                  <w:rFonts w:ascii="Arial" w:eastAsia="宋体" w:hAnsi="Arial" w:cs="Arial"/>
                  <w:sz w:val="24"/>
                  <w:szCs w:val="24"/>
                </w:rPr>
                <w:delText>字节</w:delText>
              </w:r>
              <w:bookmarkStart w:id="1018" w:name="_Toc137123481"/>
              <w:bookmarkStart w:id="1019" w:name="_Toc137217278"/>
              <w:bookmarkEnd w:id="1018"/>
              <w:bookmarkEnd w:id="1019"/>
            </w:del>
          </w:p>
          <w:p w14:paraId="5EC58D6B" w14:textId="353CA30A" w:rsidR="00AE423A" w:rsidRPr="001A7ED1" w:rsidDel="00635A11" w:rsidRDefault="00AE423A" w:rsidP="00AE423A">
            <w:pPr>
              <w:rPr>
                <w:del w:id="1020" w:author="Microsoft Office User" w:date="2023-06-07T12:27:00Z"/>
                <w:rFonts w:ascii="Arial" w:hAnsi="Arial" w:cs="Arial"/>
                <w:szCs w:val="21"/>
              </w:rPr>
            </w:pPr>
            <w:del w:id="1021" w:author="Microsoft Office User" w:date="2023-06-07T12:27:00Z">
              <w:r w:rsidRPr="001A7ED1" w:rsidDel="00635A11">
                <w:rPr>
                  <w:rFonts w:ascii="Arial" w:hAnsi="Arial" w:cs="Arial"/>
                  <w:szCs w:val="21"/>
                </w:rPr>
                <w:delText>第</w:delText>
              </w:r>
              <w:r w:rsidRPr="001A7ED1" w:rsidDel="00635A11">
                <w:rPr>
                  <w:rFonts w:ascii="Arial" w:hAnsi="Arial" w:cs="Arial"/>
                  <w:szCs w:val="21"/>
                </w:rPr>
                <w:delText>1</w:delText>
              </w:r>
              <w:r w:rsidRPr="001A7ED1" w:rsidDel="00635A11">
                <w:rPr>
                  <w:rFonts w:ascii="Arial" w:hAnsi="Arial" w:cs="Arial"/>
                  <w:szCs w:val="21"/>
                </w:rPr>
                <w:delText>字节：响应命令类型（</w:delText>
              </w:r>
              <w:r w:rsidRPr="001A7ED1" w:rsidDel="00635A11">
                <w:rPr>
                  <w:rFonts w:ascii="Arial" w:hAnsi="Arial" w:cs="Arial"/>
                  <w:szCs w:val="21"/>
                </w:rPr>
                <w:delText>0x0</w:delText>
              </w:r>
              <w:r w:rsidDel="00635A11">
                <w:rPr>
                  <w:rFonts w:ascii="Arial" w:hAnsi="Arial" w:cs="Arial"/>
                  <w:szCs w:val="21"/>
                </w:rPr>
                <w:delText>7</w:delText>
              </w:r>
              <w:r w:rsidRPr="001A7ED1" w:rsidDel="00635A11">
                <w:rPr>
                  <w:rFonts w:ascii="Arial" w:hAnsi="Arial" w:cs="Arial"/>
                  <w:szCs w:val="21"/>
                </w:rPr>
                <w:delText>）</w:delText>
              </w:r>
              <w:r w:rsidDel="00635A11">
                <w:rPr>
                  <w:rFonts w:ascii="Arial" w:hAnsi="Arial" w:cs="Arial" w:hint="eastAsia"/>
                  <w:szCs w:val="21"/>
                </w:rPr>
                <w:delText>；</w:delText>
              </w:r>
              <w:bookmarkStart w:id="1022" w:name="_Toc137123482"/>
              <w:bookmarkStart w:id="1023" w:name="_Toc137217279"/>
              <w:bookmarkEnd w:id="1022"/>
              <w:bookmarkEnd w:id="1023"/>
            </w:del>
          </w:p>
          <w:p w14:paraId="5BCF3DE0" w14:textId="12CB9366" w:rsidR="00AE423A" w:rsidDel="00635A11" w:rsidRDefault="00AE423A" w:rsidP="00AE423A">
            <w:pPr>
              <w:pStyle w:val="af7"/>
              <w:jc w:val="both"/>
              <w:rPr>
                <w:del w:id="1024" w:author="Microsoft Office User" w:date="2023-06-07T12:27:00Z"/>
                <w:rFonts w:ascii="Arial" w:eastAsia="宋体" w:hAnsi="Arial" w:cs="Arial"/>
                <w:sz w:val="24"/>
                <w:szCs w:val="24"/>
              </w:rPr>
            </w:pPr>
            <w:del w:id="1025" w:author="Microsoft Office User" w:date="2023-06-07T12:27:00Z">
              <w:r w:rsidRPr="00FE2B16" w:rsidDel="00635A11">
                <w:rPr>
                  <w:rFonts w:ascii="Arial" w:eastAsia="宋体" w:hAnsi="Arial" w:cs="Arial"/>
                  <w:sz w:val="24"/>
                  <w:szCs w:val="24"/>
                </w:rPr>
                <w:delText>第</w:delText>
              </w:r>
              <w:r w:rsidDel="00635A11">
                <w:rPr>
                  <w:rFonts w:ascii="Arial" w:eastAsia="宋体" w:hAnsi="Arial" w:cs="Arial"/>
                  <w:sz w:val="24"/>
                  <w:szCs w:val="24"/>
                </w:rPr>
                <w:delText>2</w:delText>
              </w:r>
              <w:r w:rsidRPr="00FE2B16" w:rsidDel="00635A11">
                <w:rPr>
                  <w:rFonts w:ascii="Arial" w:eastAsia="宋体" w:hAnsi="Arial" w:cs="Arial"/>
                  <w:sz w:val="24"/>
                  <w:szCs w:val="24"/>
                </w:rPr>
                <w:delText>字节：</w:delText>
              </w:r>
              <w:r w:rsidDel="00635A11">
                <w:rPr>
                  <w:rFonts w:ascii="Arial" w:eastAsia="宋体" w:hAnsi="Arial" w:cs="Arial" w:hint="eastAsia"/>
                  <w:sz w:val="24"/>
                  <w:szCs w:val="24"/>
                </w:rPr>
                <w:delText>传输状态</w:delText>
              </w:r>
              <w:r w:rsidRPr="00FE2B16" w:rsidDel="00635A11">
                <w:rPr>
                  <w:rFonts w:ascii="Arial" w:eastAsia="宋体" w:hAnsi="Arial" w:cs="Arial"/>
                  <w:sz w:val="24"/>
                  <w:szCs w:val="24"/>
                </w:rPr>
                <w:delText>；</w:delText>
              </w:r>
              <w:bookmarkStart w:id="1026" w:name="_Toc137123483"/>
              <w:bookmarkStart w:id="1027" w:name="_Toc137217280"/>
              <w:bookmarkEnd w:id="1026"/>
              <w:bookmarkEnd w:id="1027"/>
            </w:del>
          </w:p>
          <w:p w14:paraId="3885ABD1" w14:textId="717B010F" w:rsidR="00AE423A" w:rsidRPr="00FD0DE4" w:rsidDel="00635A11" w:rsidRDefault="00AE423A" w:rsidP="00AE423A">
            <w:pPr>
              <w:ind w:firstLineChars="200" w:firstLine="480"/>
              <w:rPr>
                <w:del w:id="1028" w:author="Microsoft Office User" w:date="2023-06-07T12:27:00Z"/>
                <w:rFonts w:ascii="Arial" w:hAnsi="Arial" w:cs="Arial"/>
                <w:szCs w:val="21"/>
              </w:rPr>
            </w:pPr>
            <w:del w:id="1029" w:author="Microsoft Office User" w:date="2023-06-07T12:27:00Z">
              <w:r w:rsidRPr="00FD0DE4" w:rsidDel="00635A11">
                <w:rPr>
                  <w:rFonts w:ascii="Arial" w:hAnsi="Arial" w:cs="Arial" w:hint="eastAsia"/>
                  <w:szCs w:val="21"/>
                </w:rPr>
                <w:delText>0</w:delText>
              </w:r>
              <w:r w:rsidRPr="00FD0DE4" w:rsidDel="00635A11">
                <w:rPr>
                  <w:rFonts w:ascii="Arial" w:hAnsi="Arial" w:cs="Arial" w:hint="eastAsia"/>
                  <w:szCs w:val="21"/>
                </w:rPr>
                <w:delText>：传输结束</w:delText>
              </w:r>
              <w:bookmarkStart w:id="1030" w:name="_Toc137123484"/>
              <w:bookmarkStart w:id="1031" w:name="_Toc137217281"/>
              <w:bookmarkEnd w:id="1030"/>
              <w:bookmarkEnd w:id="1031"/>
            </w:del>
          </w:p>
          <w:p w14:paraId="7B1D4AE9" w14:textId="13B5F9B7" w:rsidR="00AE423A" w:rsidRPr="00FD0DE4" w:rsidDel="00635A11" w:rsidRDefault="00AE423A" w:rsidP="00AE423A">
            <w:pPr>
              <w:ind w:firstLineChars="200" w:firstLine="480"/>
              <w:rPr>
                <w:del w:id="1032" w:author="Microsoft Office User" w:date="2023-06-07T12:27:00Z"/>
                <w:rFonts w:ascii="Arial" w:hAnsi="Arial" w:cs="Arial"/>
                <w:szCs w:val="21"/>
              </w:rPr>
            </w:pPr>
            <w:del w:id="1033" w:author="Microsoft Office User" w:date="2023-06-07T12:27:00Z">
              <w:r w:rsidRPr="00FD0DE4" w:rsidDel="00635A11">
                <w:rPr>
                  <w:rFonts w:ascii="Arial" w:hAnsi="Arial" w:cs="Arial" w:hint="eastAsia"/>
                  <w:szCs w:val="21"/>
                </w:rPr>
                <w:delText>1</w:delText>
              </w:r>
              <w:r w:rsidRPr="00FD0DE4" w:rsidDel="00635A11">
                <w:rPr>
                  <w:rFonts w:ascii="Arial" w:hAnsi="Arial" w:cs="Arial" w:hint="eastAsia"/>
                  <w:szCs w:val="21"/>
                </w:rPr>
                <w:delText>：继续传输</w:delText>
              </w:r>
              <w:bookmarkStart w:id="1034" w:name="_Toc137123485"/>
              <w:bookmarkStart w:id="1035" w:name="_Toc137217282"/>
              <w:bookmarkEnd w:id="1034"/>
              <w:bookmarkEnd w:id="1035"/>
            </w:del>
          </w:p>
          <w:p w14:paraId="2DCFD29E" w14:textId="45086A9D" w:rsidR="00AE423A" w:rsidRPr="00FE2B16" w:rsidDel="00635A11" w:rsidRDefault="00AE423A" w:rsidP="00AE423A">
            <w:pPr>
              <w:pStyle w:val="af7"/>
              <w:jc w:val="both"/>
              <w:rPr>
                <w:del w:id="1036" w:author="Microsoft Office User" w:date="2023-06-07T12:27:00Z"/>
                <w:rFonts w:ascii="Arial" w:eastAsia="宋体" w:hAnsi="Arial" w:cs="Arial"/>
                <w:sz w:val="24"/>
                <w:szCs w:val="24"/>
              </w:rPr>
            </w:pPr>
            <w:del w:id="1037" w:author="Microsoft Office User" w:date="2023-06-07T12:27:00Z">
              <w:r w:rsidRPr="00FE2B16" w:rsidDel="00635A11">
                <w:rPr>
                  <w:rFonts w:ascii="Arial" w:eastAsia="宋体" w:hAnsi="Arial" w:cs="Arial"/>
                  <w:sz w:val="24"/>
                  <w:szCs w:val="24"/>
                </w:rPr>
                <w:delText>第</w:delText>
              </w:r>
              <w:r w:rsidDel="00635A11">
                <w:rPr>
                  <w:rFonts w:ascii="Arial" w:eastAsia="宋体" w:hAnsi="Arial" w:cs="Arial"/>
                  <w:sz w:val="24"/>
                  <w:szCs w:val="24"/>
                </w:rPr>
                <w:delText>3</w:delText>
              </w:r>
              <w:r w:rsidRPr="00FE2B16" w:rsidDel="00635A11">
                <w:rPr>
                  <w:rFonts w:ascii="Arial" w:eastAsia="宋体" w:hAnsi="Arial" w:cs="Arial"/>
                  <w:sz w:val="24"/>
                  <w:szCs w:val="24"/>
                </w:rPr>
                <w:delText>-</w:delText>
              </w:r>
              <w:r w:rsidDel="00635A11">
                <w:rPr>
                  <w:rFonts w:ascii="Arial" w:eastAsia="宋体" w:hAnsi="Arial" w:cs="Arial"/>
                  <w:sz w:val="24"/>
                  <w:szCs w:val="24"/>
                </w:rPr>
                <w:delText>4</w:delText>
              </w:r>
              <w:r w:rsidRPr="00FE2B16" w:rsidDel="00635A11">
                <w:rPr>
                  <w:rFonts w:ascii="Arial" w:eastAsia="宋体" w:hAnsi="Arial" w:cs="Arial"/>
                  <w:sz w:val="24"/>
                  <w:szCs w:val="24"/>
                </w:rPr>
                <w:delText>字节：序号；</w:delText>
              </w:r>
              <w:bookmarkStart w:id="1038" w:name="_Toc137123486"/>
              <w:bookmarkStart w:id="1039" w:name="_Toc137217283"/>
              <w:bookmarkEnd w:id="1038"/>
              <w:bookmarkEnd w:id="1039"/>
            </w:del>
          </w:p>
          <w:p w14:paraId="18CFC88C" w14:textId="5163EC72" w:rsidR="00AE423A" w:rsidRPr="00FE2B16" w:rsidDel="00635A11" w:rsidRDefault="00AE423A" w:rsidP="00AE423A">
            <w:pPr>
              <w:pStyle w:val="af7"/>
              <w:jc w:val="both"/>
              <w:rPr>
                <w:del w:id="1040" w:author="Microsoft Office User" w:date="2023-06-07T12:27:00Z"/>
                <w:rFonts w:ascii="Arial" w:eastAsia="宋体" w:hAnsi="Arial" w:cs="Arial"/>
                <w:sz w:val="24"/>
                <w:szCs w:val="24"/>
              </w:rPr>
            </w:pPr>
            <w:del w:id="1041" w:author="Microsoft Office User" w:date="2023-06-07T12:27:00Z">
              <w:r w:rsidRPr="00FE2B16" w:rsidDel="00635A11">
                <w:rPr>
                  <w:rFonts w:ascii="Arial" w:eastAsia="宋体" w:hAnsi="Arial" w:cs="Arial"/>
                  <w:sz w:val="24"/>
                  <w:szCs w:val="24"/>
                </w:rPr>
                <w:delText>第</w:delText>
              </w:r>
              <w:r w:rsidDel="00635A11">
                <w:rPr>
                  <w:rFonts w:ascii="Arial" w:eastAsia="宋体" w:hAnsi="Arial" w:cs="Arial"/>
                  <w:sz w:val="24"/>
                  <w:szCs w:val="24"/>
                </w:rPr>
                <w:delText>5</w:delText>
              </w:r>
              <w:r w:rsidRPr="00FE2B16" w:rsidDel="00635A11">
                <w:rPr>
                  <w:rFonts w:ascii="Arial" w:eastAsia="宋体" w:hAnsi="Arial" w:cs="Arial"/>
                  <w:sz w:val="24"/>
                  <w:szCs w:val="24"/>
                </w:rPr>
                <w:delText>字节：信号类型；</w:delText>
              </w:r>
              <w:bookmarkStart w:id="1042" w:name="_Toc137123487"/>
              <w:bookmarkStart w:id="1043" w:name="_Toc137217284"/>
              <w:bookmarkEnd w:id="1042"/>
              <w:bookmarkEnd w:id="1043"/>
            </w:del>
          </w:p>
          <w:p w14:paraId="764D71D5" w14:textId="5CD8FB7E" w:rsidR="00AE423A" w:rsidRPr="00FE2B16" w:rsidDel="00635A11" w:rsidRDefault="00AE423A" w:rsidP="00AE423A">
            <w:pPr>
              <w:pStyle w:val="af7"/>
              <w:jc w:val="both"/>
              <w:rPr>
                <w:del w:id="1044" w:author="Microsoft Office User" w:date="2023-06-07T12:27:00Z"/>
                <w:rFonts w:ascii="Arial" w:eastAsia="宋体" w:hAnsi="Arial" w:cs="Arial"/>
                <w:sz w:val="24"/>
                <w:szCs w:val="24"/>
              </w:rPr>
            </w:pPr>
            <w:del w:id="1045" w:author="Microsoft Office User" w:date="2023-06-07T12:27:00Z">
              <w:r w:rsidRPr="00FE2B16" w:rsidDel="00635A11">
                <w:rPr>
                  <w:rFonts w:ascii="Arial" w:eastAsia="宋体" w:hAnsi="Arial" w:cs="Arial"/>
                  <w:sz w:val="24"/>
                  <w:szCs w:val="24"/>
                </w:rPr>
                <w:delText>第</w:delText>
              </w:r>
              <w:r w:rsidDel="00635A11">
                <w:rPr>
                  <w:rFonts w:ascii="Arial" w:eastAsia="宋体" w:hAnsi="Arial" w:cs="Arial"/>
                  <w:sz w:val="24"/>
                  <w:szCs w:val="24"/>
                </w:rPr>
                <w:delText>6</w:delText>
              </w:r>
              <w:r w:rsidRPr="00FE2B16" w:rsidDel="00635A11">
                <w:rPr>
                  <w:rFonts w:ascii="Arial" w:eastAsia="宋体" w:hAnsi="Arial" w:cs="Arial"/>
                  <w:sz w:val="24"/>
                  <w:szCs w:val="24"/>
                </w:rPr>
                <w:delText>字节：</w:delText>
              </w:r>
              <w:r w:rsidRPr="00FE2B16" w:rsidDel="00635A11">
                <w:rPr>
                  <w:rFonts w:ascii="Arial" w:eastAsia="宋体" w:hAnsi="Arial" w:cs="Arial"/>
                  <w:sz w:val="24"/>
                </w:rPr>
                <w:delText>开始时间</w:delText>
              </w:r>
              <w:r w:rsidRPr="00FE2B16" w:rsidDel="00635A11">
                <w:rPr>
                  <w:rFonts w:ascii="Arial" w:eastAsia="宋体" w:hAnsi="Arial" w:cs="Arial"/>
                  <w:sz w:val="24"/>
                </w:rPr>
                <w:delText>(</w:delText>
              </w:r>
              <w:r w:rsidRPr="00FE2B16" w:rsidDel="00635A11">
                <w:rPr>
                  <w:rFonts w:ascii="Arial" w:eastAsia="宋体" w:hAnsi="Arial" w:cs="Arial"/>
                  <w:sz w:val="24"/>
                </w:rPr>
                <w:delText>年</w:delText>
              </w:r>
              <w:r w:rsidRPr="00FE2B16" w:rsidDel="00635A11">
                <w:rPr>
                  <w:rFonts w:ascii="Arial" w:eastAsia="宋体" w:hAnsi="Arial" w:cs="Arial"/>
                  <w:sz w:val="24"/>
                </w:rPr>
                <w:delText>)</w:delText>
              </w:r>
              <w:r w:rsidRPr="00FE2B16" w:rsidDel="00635A11">
                <w:rPr>
                  <w:rFonts w:ascii="Arial" w:eastAsia="宋体" w:hAnsi="Arial" w:cs="Arial"/>
                  <w:sz w:val="24"/>
                  <w:szCs w:val="24"/>
                </w:rPr>
                <w:delText>；</w:delText>
              </w:r>
              <w:bookmarkStart w:id="1046" w:name="_Toc137123488"/>
              <w:bookmarkStart w:id="1047" w:name="_Toc137217285"/>
              <w:bookmarkEnd w:id="1046"/>
              <w:bookmarkEnd w:id="1047"/>
            </w:del>
          </w:p>
          <w:p w14:paraId="1414E374" w14:textId="291E7B35" w:rsidR="00AE423A" w:rsidRPr="00FE2B16" w:rsidDel="00635A11" w:rsidRDefault="00AE423A" w:rsidP="00AE423A">
            <w:pPr>
              <w:pStyle w:val="af7"/>
              <w:jc w:val="both"/>
              <w:rPr>
                <w:del w:id="1048" w:author="Microsoft Office User" w:date="2023-06-07T12:27:00Z"/>
                <w:rFonts w:ascii="Arial" w:eastAsia="宋体" w:hAnsi="Arial" w:cs="Arial"/>
                <w:sz w:val="24"/>
                <w:szCs w:val="24"/>
              </w:rPr>
            </w:pPr>
            <w:del w:id="1049" w:author="Microsoft Office User" w:date="2023-06-07T12:27:00Z">
              <w:r w:rsidRPr="00FE2B16" w:rsidDel="00635A11">
                <w:rPr>
                  <w:rFonts w:ascii="Arial" w:eastAsia="宋体" w:hAnsi="Arial" w:cs="Arial"/>
                  <w:sz w:val="24"/>
                  <w:szCs w:val="24"/>
                </w:rPr>
                <w:delText>第</w:delText>
              </w:r>
              <w:r w:rsidDel="00635A11">
                <w:rPr>
                  <w:rFonts w:ascii="Arial" w:eastAsia="宋体" w:hAnsi="Arial" w:cs="Arial"/>
                  <w:sz w:val="24"/>
                  <w:szCs w:val="24"/>
                </w:rPr>
                <w:delText>7</w:delText>
              </w:r>
              <w:r w:rsidRPr="00FE2B16" w:rsidDel="00635A11">
                <w:rPr>
                  <w:rFonts w:ascii="Arial" w:eastAsia="宋体" w:hAnsi="Arial" w:cs="Arial"/>
                  <w:sz w:val="24"/>
                  <w:szCs w:val="24"/>
                </w:rPr>
                <w:delText>字节：</w:delText>
              </w:r>
              <w:r w:rsidRPr="00FE2B16" w:rsidDel="00635A11">
                <w:rPr>
                  <w:rFonts w:ascii="Arial" w:eastAsia="宋体" w:hAnsi="Arial" w:cs="Arial"/>
                  <w:sz w:val="24"/>
                </w:rPr>
                <w:delText>开始时间</w:delText>
              </w:r>
              <w:r w:rsidRPr="00FE2B16" w:rsidDel="00635A11">
                <w:rPr>
                  <w:rFonts w:ascii="Arial" w:eastAsia="宋体" w:hAnsi="Arial" w:cs="Arial"/>
                  <w:sz w:val="24"/>
                </w:rPr>
                <w:delText>(</w:delText>
              </w:r>
              <w:r w:rsidRPr="00FE2B16" w:rsidDel="00635A11">
                <w:rPr>
                  <w:rFonts w:ascii="Arial" w:eastAsia="宋体" w:hAnsi="Arial" w:cs="Arial" w:hint="eastAsia"/>
                  <w:sz w:val="24"/>
                </w:rPr>
                <w:delText>月</w:delText>
              </w:r>
              <w:r w:rsidRPr="00FE2B16" w:rsidDel="00635A11">
                <w:rPr>
                  <w:rFonts w:ascii="Arial" w:eastAsia="宋体" w:hAnsi="Arial" w:cs="Arial"/>
                  <w:sz w:val="24"/>
                </w:rPr>
                <w:delText>)</w:delText>
              </w:r>
              <w:r w:rsidRPr="00FE2B16" w:rsidDel="00635A11">
                <w:rPr>
                  <w:rFonts w:ascii="Arial" w:eastAsia="宋体" w:hAnsi="Arial" w:cs="Arial"/>
                  <w:sz w:val="24"/>
                  <w:szCs w:val="24"/>
                </w:rPr>
                <w:delText>；</w:delText>
              </w:r>
              <w:bookmarkStart w:id="1050" w:name="_Toc137123489"/>
              <w:bookmarkStart w:id="1051" w:name="_Toc137217286"/>
              <w:bookmarkEnd w:id="1050"/>
              <w:bookmarkEnd w:id="1051"/>
            </w:del>
          </w:p>
          <w:p w14:paraId="0066A25A" w14:textId="03B65FD6" w:rsidR="00AE423A" w:rsidRPr="00FE2B16" w:rsidDel="00635A11" w:rsidRDefault="00AE423A" w:rsidP="00AE423A">
            <w:pPr>
              <w:pStyle w:val="af7"/>
              <w:jc w:val="both"/>
              <w:rPr>
                <w:del w:id="1052" w:author="Microsoft Office User" w:date="2023-06-07T12:27:00Z"/>
                <w:rFonts w:ascii="Arial" w:eastAsia="宋体" w:hAnsi="Arial" w:cs="Arial"/>
                <w:sz w:val="24"/>
                <w:szCs w:val="24"/>
              </w:rPr>
            </w:pPr>
            <w:del w:id="1053" w:author="Microsoft Office User" w:date="2023-06-07T12:27:00Z">
              <w:r w:rsidRPr="00FE2B16" w:rsidDel="00635A11">
                <w:rPr>
                  <w:rFonts w:ascii="Arial" w:eastAsia="宋体" w:hAnsi="Arial" w:cs="Arial"/>
                  <w:sz w:val="24"/>
                  <w:szCs w:val="24"/>
                </w:rPr>
                <w:delText>第</w:delText>
              </w:r>
              <w:r w:rsidDel="00635A11">
                <w:rPr>
                  <w:rFonts w:ascii="Arial" w:eastAsia="宋体" w:hAnsi="Arial" w:cs="Arial"/>
                  <w:sz w:val="24"/>
                  <w:szCs w:val="24"/>
                </w:rPr>
                <w:delText>8</w:delText>
              </w:r>
              <w:r w:rsidRPr="00FE2B16" w:rsidDel="00635A11">
                <w:rPr>
                  <w:rFonts w:ascii="Arial" w:eastAsia="宋体" w:hAnsi="Arial" w:cs="Arial"/>
                  <w:sz w:val="24"/>
                  <w:szCs w:val="24"/>
                </w:rPr>
                <w:delText>字节：</w:delText>
              </w:r>
              <w:r w:rsidRPr="00FE2B16" w:rsidDel="00635A11">
                <w:rPr>
                  <w:rFonts w:ascii="Arial" w:eastAsia="宋体" w:hAnsi="Arial" w:cs="Arial"/>
                  <w:sz w:val="24"/>
                </w:rPr>
                <w:delText>开始时间</w:delText>
              </w:r>
              <w:r w:rsidRPr="00FE2B16" w:rsidDel="00635A11">
                <w:rPr>
                  <w:rFonts w:ascii="Arial" w:eastAsia="宋体" w:hAnsi="Arial" w:cs="Arial"/>
                  <w:sz w:val="24"/>
                </w:rPr>
                <w:delText>(</w:delText>
              </w:r>
              <w:r w:rsidDel="00635A11">
                <w:rPr>
                  <w:rFonts w:ascii="Arial" w:eastAsia="宋体" w:hAnsi="Arial" w:cs="Arial" w:hint="eastAsia"/>
                  <w:sz w:val="24"/>
                </w:rPr>
                <w:delText>日</w:delText>
              </w:r>
              <w:r w:rsidRPr="00FE2B16" w:rsidDel="00635A11">
                <w:rPr>
                  <w:rFonts w:ascii="Arial" w:eastAsia="宋体" w:hAnsi="Arial" w:cs="Arial"/>
                  <w:sz w:val="24"/>
                </w:rPr>
                <w:delText>)</w:delText>
              </w:r>
              <w:r w:rsidRPr="00FE2B16" w:rsidDel="00635A11">
                <w:rPr>
                  <w:rFonts w:ascii="Arial" w:eastAsia="宋体" w:hAnsi="Arial" w:cs="Arial"/>
                  <w:sz w:val="24"/>
                  <w:szCs w:val="24"/>
                </w:rPr>
                <w:delText>；</w:delText>
              </w:r>
              <w:bookmarkStart w:id="1054" w:name="_Toc137123490"/>
              <w:bookmarkStart w:id="1055" w:name="_Toc137217287"/>
              <w:bookmarkEnd w:id="1054"/>
              <w:bookmarkEnd w:id="1055"/>
            </w:del>
          </w:p>
          <w:p w14:paraId="7C6EF590" w14:textId="0385B1A3" w:rsidR="00AE423A" w:rsidRPr="00FE2B16" w:rsidDel="00635A11" w:rsidRDefault="00AE423A" w:rsidP="00AE423A">
            <w:pPr>
              <w:pStyle w:val="af7"/>
              <w:jc w:val="both"/>
              <w:rPr>
                <w:del w:id="1056" w:author="Microsoft Office User" w:date="2023-06-07T12:27:00Z"/>
                <w:rFonts w:ascii="Arial" w:eastAsia="宋体" w:hAnsi="Arial" w:cs="Arial"/>
                <w:sz w:val="24"/>
                <w:szCs w:val="24"/>
              </w:rPr>
            </w:pPr>
            <w:del w:id="1057" w:author="Microsoft Office User" w:date="2023-06-07T12:27:00Z">
              <w:r w:rsidRPr="00FE2B16" w:rsidDel="00635A11">
                <w:rPr>
                  <w:rFonts w:ascii="Arial" w:eastAsia="宋体" w:hAnsi="Arial" w:cs="Arial"/>
                  <w:sz w:val="24"/>
                  <w:szCs w:val="24"/>
                </w:rPr>
                <w:delText>第</w:delText>
              </w:r>
              <w:r w:rsidDel="00635A11">
                <w:rPr>
                  <w:rFonts w:ascii="Arial" w:eastAsia="宋体" w:hAnsi="Arial" w:cs="Arial"/>
                  <w:sz w:val="24"/>
                  <w:szCs w:val="24"/>
                </w:rPr>
                <w:delText>9</w:delText>
              </w:r>
              <w:r w:rsidRPr="00FE2B16" w:rsidDel="00635A11">
                <w:rPr>
                  <w:rFonts w:ascii="Arial" w:eastAsia="宋体" w:hAnsi="Arial" w:cs="Arial"/>
                  <w:sz w:val="24"/>
                  <w:szCs w:val="24"/>
                </w:rPr>
                <w:delText>字节：</w:delText>
              </w:r>
              <w:r w:rsidRPr="00FE2B16" w:rsidDel="00635A11">
                <w:rPr>
                  <w:rFonts w:ascii="Arial" w:eastAsia="宋体" w:hAnsi="Arial" w:cs="Arial"/>
                  <w:sz w:val="24"/>
                </w:rPr>
                <w:delText>开始时间</w:delText>
              </w:r>
              <w:r w:rsidRPr="00FE2B16" w:rsidDel="00635A11">
                <w:rPr>
                  <w:rFonts w:ascii="Arial" w:eastAsia="宋体" w:hAnsi="Arial" w:cs="Arial"/>
                  <w:sz w:val="24"/>
                </w:rPr>
                <w:delText>(</w:delText>
              </w:r>
              <w:r w:rsidDel="00635A11">
                <w:rPr>
                  <w:rFonts w:ascii="Arial" w:eastAsia="宋体" w:hAnsi="Arial" w:cs="Arial" w:hint="eastAsia"/>
                  <w:sz w:val="24"/>
                </w:rPr>
                <w:delText>时</w:delText>
              </w:r>
              <w:r w:rsidRPr="00FE2B16" w:rsidDel="00635A11">
                <w:rPr>
                  <w:rFonts w:ascii="Arial" w:eastAsia="宋体" w:hAnsi="Arial" w:cs="Arial"/>
                  <w:sz w:val="24"/>
                </w:rPr>
                <w:delText>)</w:delText>
              </w:r>
              <w:r w:rsidRPr="00FE2B16" w:rsidDel="00635A11">
                <w:rPr>
                  <w:rFonts w:ascii="Arial" w:eastAsia="宋体" w:hAnsi="Arial" w:cs="Arial"/>
                  <w:sz w:val="24"/>
                  <w:szCs w:val="24"/>
                </w:rPr>
                <w:delText>；</w:delText>
              </w:r>
              <w:bookmarkStart w:id="1058" w:name="_Toc137123491"/>
              <w:bookmarkStart w:id="1059" w:name="_Toc137217288"/>
              <w:bookmarkEnd w:id="1058"/>
              <w:bookmarkEnd w:id="1059"/>
            </w:del>
          </w:p>
          <w:p w14:paraId="47CF8F39" w14:textId="2BFFC4A8" w:rsidR="00AE423A" w:rsidRPr="00FE2B16" w:rsidDel="00635A11" w:rsidRDefault="00AE423A" w:rsidP="00AE423A">
            <w:pPr>
              <w:pStyle w:val="af7"/>
              <w:jc w:val="both"/>
              <w:rPr>
                <w:del w:id="1060" w:author="Microsoft Office User" w:date="2023-06-07T12:27:00Z"/>
                <w:rFonts w:ascii="Arial" w:eastAsia="宋体" w:hAnsi="Arial" w:cs="Arial"/>
                <w:sz w:val="24"/>
                <w:szCs w:val="24"/>
              </w:rPr>
            </w:pPr>
            <w:del w:id="1061" w:author="Microsoft Office User" w:date="2023-06-07T12:27:00Z">
              <w:r w:rsidRPr="00FE2B16" w:rsidDel="00635A11">
                <w:rPr>
                  <w:rFonts w:ascii="Arial" w:eastAsia="宋体" w:hAnsi="Arial" w:cs="Arial"/>
                  <w:sz w:val="24"/>
                  <w:szCs w:val="24"/>
                </w:rPr>
                <w:delText>第</w:delText>
              </w:r>
              <w:r w:rsidDel="00635A11">
                <w:rPr>
                  <w:rFonts w:ascii="Arial" w:eastAsia="宋体" w:hAnsi="Arial" w:cs="Arial"/>
                  <w:sz w:val="24"/>
                  <w:szCs w:val="24"/>
                </w:rPr>
                <w:delText>10</w:delText>
              </w:r>
              <w:r w:rsidRPr="00FE2B16" w:rsidDel="00635A11">
                <w:rPr>
                  <w:rFonts w:ascii="Arial" w:eastAsia="宋体" w:hAnsi="Arial" w:cs="Arial"/>
                  <w:sz w:val="24"/>
                  <w:szCs w:val="24"/>
                </w:rPr>
                <w:delText>字节：</w:delText>
              </w:r>
              <w:r w:rsidRPr="00FE2B16" w:rsidDel="00635A11">
                <w:rPr>
                  <w:rFonts w:ascii="Arial" w:eastAsia="宋体" w:hAnsi="Arial" w:cs="Arial"/>
                  <w:sz w:val="24"/>
                </w:rPr>
                <w:delText>开始时间</w:delText>
              </w:r>
              <w:r w:rsidRPr="00FE2B16" w:rsidDel="00635A11">
                <w:rPr>
                  <w:rFonts w:ascii="Arial" w:eastAsia="宋体" w:hAnsi="Arial" w:cs="Arial"/>
                  <w:sz w:val="24"/>
                </w:rPr>
                <w:delText>(</w:delText>
              </w:r>
              <w:r w:rsidDel="00635A11">
                <w:rPr>
                  <w:rFonts w:ascii="Arial" w:eastAsia="宋体" w:hAnsi="Arial" w:cs="Arial" w:hint="eastAsia"/>
                  <w:sz w:val="24"/>
                </w:rPr>
                <w:delText>分</w:delText>
              </w:r>
              <w:r w:rsidRPr="00FE2B16" w:rsidDel="00635A11">
                <w:rPr>
                  <w:rFonts w:ascii="Arial" w:eastAsia="宋体" w:hAnsi="Arial" w:cs="Arial"/>
                  <w:sz w:val="24"/>
                </w:rPr>
                <w:delText>)</w:delText>
              </w:r>
              <w:r w:rsidRPr="00FE2B16" w:rsidDel="00635A11">
                <w:rPr>
                  <w:rFonts w:ascii="Arial" w:eastAsia="宋体" w:hAnsi="Arial" w:cs="Arial"/>
                  <w:sz w:val="24"/>
                  <w:szCs w:val="24"/>
                </w:rPr>
                <w:delText>；</w:delText>
              </w:r>
              <w:bookmarkStart w:id="1062" w:name="_Toc137123492"/>
              <w:bookmarkStart w:id="1063" w:name="_Toc137217289"/>
              <w:bookmarkEnd w:id="1062"/>
              <w:bookmarkEnd w:id="1063"/>
            </w:del>
          </w:p>
          <w:p w14:paraId="00B653F4" w14:textId="1EFBAB8E" w:rsidR="00AE423A" w:rsidDel="00635A11" w:rsidRDefault="00AE423A" w:rsidP="00AE423A">
            <w:pPr>
              <w:pStyle w:val="af7"/>
              <w:jc w:val="both"/>
              <w:rPr>
                <w:del w:id="1064" w:author="Microsoft Office User" w:date="2023-06-07T12:27:00Z"/>
                <w:rFonts w:ascii="Arial" w:eastAsia="宋体" w:hAnsi="Arial" w:cs="Arial"/>
                <w:sz w:val="24"/>
                <w:szCs w:val="24"/>
              </w:rPr>
            </w:pPr>
            <w:del w:id="1065" w:author="Microsoft Office User" w:date="2023-06-07T12:27:00Z">
              <w:r w:rsidRPr="00FE2B16" w:rsidDel="00635A11">
                <w:rPr>
                  <w:rFonts w:ascii="Arial" w:eastAsia="宋体" w:hAnsi="Arial" w:cs="Arial"/>
                  <w:sz w:val="24"/>
                  <w:szCs w:val="24"/>
                </w:rPr>
                <w:delText>第</w:delText>
              </w:r>
              <w:r w:rsidDel="00635A11">
                <w:rPr>
                  <w:rFonts w:ascii="Arial" w:eastAsia="宋体" w:hAnsi="Arial" w:cs="Arial"/>
                  <w:sz w:val="24"/>
                  <w:szCs w:val="24"/>
                </w:rPr>
                <w:delText>11</w:delText>
              </w:r>
              <w:r w:rsidRPr="00FE2B16" w:rsidDel="00635A11">
                <w:rPr>
                  <w:rFonts w:ascii="Arial" w:eastAsia="宋体" w:hAnsi="Arial" w:cs="Arial"/>
                  <w:sz w:val="24"/>
                  <w:szCs w:val="24"/>
                </w:rPr>
                <w:delText>字节：</w:delText>
              </w:r>
              <w:r w:rsidRPr="00FE2B16" w:rsidDel="00635A11">
                <w:rPr>
                  <w:rFonts w:ascii="Arial" w:eastAsia="宋体" w:hAnsi="Arial" w:cs="Arial"/>
                  <w:sz w:val="24"/>
                </w:rPr>
                <w:delText>开始时间</w:delText>
              </w:r>
              <w:r w:rsidRPr="00FE2B16" w:rsidDel="00635A11">
                <w:rPr>
                  <w:rFonts w:ascii="Arial" w:eastAsia="宋体" w:hAnsi="Arial" w:cs="Arial"/>
                  <w:sz w:val="24"/>
                </w:rPr>
                <w:delText>(</w:delText>
              </w:r>
              <w:r w:rsidDel="00635A11">
                <w:rPr>
                  <w:rFonts w:ascii="Arial" w:eastAsia="宋体" w:hAnsi="Arial" w:cs="Arial" w:hint="eastAsia"/>
                  <w:sz w:val="24"/>
                </w:rPr>
                <w:delText>秒</w:delText>
              </w:r>
              <w:r w:rsidRPr="00FE2B16" w:rsidDel="00635A11">
                <w:rPr>
                  <w:rFonts w:ascii="Arial" w:eastAsia="宋体" w:hAnsi="Arial" w:cs="Arial"/>
                  <w:sz w:val="24"/>
                </w:rPr>
                <w:delText>)</w:delText>
              </w:r>
              <w:r w:rsidRPr="00FE2B16" w:rsidDel="00635A11">
                <w:rPr>
                  <w:rFonts w:ascii="Arial" w:eastAsia="宋体" w:hAnsi="Arial" w:cs="Arial"/>
                  <w:sz w:val="24"/>
                  <w:szCs w:val="24"/>
                </w:rPr>
                <w:delText>；</w:delText>
              </w:r>
              <w:bookmarkStart w:id="1066" w:name="_Toc137123493"/>
              <w:bookmarkStart w:id="1067" w:name="_Toc137217290"/>
              <w:bookmarkEnd w:id="1066"/>
              <w:bookmarkEnd w:id="1067"/>
            </w:del>
          </w:p>
          <w:p w14:paraId="6DBF6DBD" w14:textId="5E30F486" w:rsidR="00AE423A" w:rsidRPr="00FE2B16" w:rsidDel="00635A11" w:rsidRDefault="00AE423A" w:rsidP="00AE423A">
            <w:pPr>
              <w:pStyle w:val="af7"/>
              <w:jc w:val="both"/>
              <w:rPr>
                <w:del w:id="1068" w:author="Microsoft Office User" w:date="2023-06-07T12:27:00Z"/>
                <w:rFonts w:ascii="Arial" w:eastAsia="宋体" w:hAnsi="Arial" w:cs="Arial"/>
                <w:sz w:val="24"/>
                <w:szCs w:val="24"/>
              </w:rPr>
            </w:pPr>
            <w:del w:id="1069" w:author="Microsoft Office User" w:date="2023-06-07T12:27:00Z">
              <w:r w:rsidRPr="00FE2B16" w:rsidDel="00635A11">
                <w:rPr>
                  <w:rFonts w:ascii="Arial" w:eastAsia="宋体" w:hAnsi="Arial" w:cs="Arial"/>
                  <w:sz w:val="24"/>
                  <w:szCs w:val="24"/>
                </w:rPr>
                <w:delText>第</w:delText>
              </w:r>
              <w:r w:rsidDel="00635A11">
                <w:rPr>
                  <w:rFonts w:ascii="Arial" w:eastAsia="宋体" w:hAnsi="Arial" w:cs="Arial"/>
                  <w:sz w:val="24"/>
                  <w:szCs w:val="24"/>
                </w:rPr>
                <w:delText>12</w:delText>
              </w:r>
              <w:r w:rsidRPr="00FE2B16" w:rsidDel="00635A11">
                <w:rPr>
                  <w:rFonts w:ascii="Arial" w:eastAsia="宋体" w:hAnsi="Arial" w:cs="Arial"/>
                  <w:sz w:val="24"/>
                  <w:szCs w:val="24"/>
                </w:rPr>
                <w:delText>字节：</w:delText>
              </w:r>
              <w:r w:rsidDel="00635A11">
                <w:rPr>
                  <w:rFonts w:ascii="Arial" w:eastAsia="宋体" w:hAnsi="Arial" w:cs="Arial" w:hint="eastAsia"/>
                  <w:sz w:val="24"/>
                  <w:szCs w:val="24"/>
                </w:rPr>
                <w:delText>结束</w:delText>
              </w:r>
              <w:r w:rsidRPr="00FE2B16" w:rsidDel="00635A11">
                <w:rPr>
                  <w:rFonts w:ascii="Arial" w:eastAsia="宋体" w:hAnsi="Arial" w:cs="Arial"/>
                  <w:sz w:val="24"/>
                </w:rPr>
                <w:delText>时间</w:delText>
              </w:r>
              <w:r w:rsidRPr="00FE2B16" w:rsidDel="00635A11">
                <w:rPr>
                  <w:rFonts w:ascii="Arial" w:eastAsia="宋体" w:hAnsi="Arial" w:cs="Arial"/>
                  <w:sz w:val="24"/>
                </w:rPr>
                <w:delText>(</w:delText>
              </w:r>
              <w:r w:rsidRPr="00FE2B16" w:rsidDel="00635A11">
                <w:rPr>
                  <w:rFonts w:ascii="Arial" w:eastAsia="宋体" w:hAnsi="Arial" w:cs="Arial"/>
                  <w:sz w:val="24"/>
                </w:rPr>
                <w:delText>年</w:delText>
              </w:r>
              <w:r w:rsidRPr="00FE2B16" w:rsidDel="00635A11">
                <w:rPr>
                  <w:rFonts w:ascii="Arial" w:eastAsia="宋体" w:hAnsi="Arial" w:cs="Arial"/>
                  <w:sz w:val="24"/>
                </w:rPr>
                <w:delText>)</w:delText>
              </w:r>
              <w:r w:rsidRPr="00FE2B16" w:rsidDel="00635A11">
                <w:rPr>
                  <w:rFonts w:ascii="Arial" w:eastAsia="宋体" w:hAnsi="Arial" w:cs="Arial"/>
                  <w:sz w:val="24"/>
                  <w:szCs w:val="24"/>
                </w:rPr>
                <w:delText>；</w:delText>
              </w:r>
              <w:bookmarkStart w:id="1070" w:name="_Toc137123494"/>
              <w:bookmarkStart w:id="1071" w:name="_Toc137217291"/>
              <w:bookmarkEnd w:id="1070"/>
              <w:bookmarkEnd w:id="1071"/>
            </w:del>
          </w:p>
          <w:p w14:paraId="63E1CB0B" w14:textId="749794F5" w:rsidR="00AE423A" w:rsidRPr="00FE2B16" w:rsidDel="00635A11" w:rsidRDefault="00AE423A" w:rsidP="00AE423A">
            <w:pPr>
              <w:pStyle w:val="af7"/>
              <w:jc w:val="both"/>
              <w:rPr>
                <w:del w:id="1072" w:author="Microsoft Office User" w:date="2023-06-07T12:27:00Z"/>
                <w:rFonts w:ascii="Arial" w:eastAsia="宋体" w:hAnsi="Arial" w:cs="Arial"/>
                <w:sz w:val="24"/>
                <w:szCs w:val="24"/>
              </w:rPr>
            </w:pPr>
            <w:del w:id="1073" w:author="Microsoft Office User" w:date="2023-06-07T12:27:00Z">
              <w:r w:rsidRPr="00FE2B16" w:rsidDel="00635A11">
                <w:rPr>
                  <w:rFonts w:ascii="Arial" w:eastAsia="宋体" w:hAnsi="Arial" w:cs="Arial"/>
                  <w:sz w:val="24"/>
                  <w:szCs w:val="24"/>
                </w:rPr>
                <w:delText>第</w:delText>
              </w:r>
              <w:r w:rsidDel="00635A11">
                <w:rPr>
                  <w:rFonts w:ascii="Arial" w:eastAsia="宋体" w:hAnsi="Arial" w:cs="Arial"/>
                  <w:sz w:val="24"/>
                  <w:szCs w:val="24"/>
                </w:rPr>
                <w:delText>13</w:delText>
              </w:r>
              <w:r w:rsidRPr="00FE2B16" w:rsidDel="00635A11">
                <w:rPr>
                  <w:rFonts w:ascii="Arial" w:eastAsia="宋体" w:hAnsi="Arial" w:cs="Arial"/>
                  <w:sz w:val="24"/>
                  <w:szCs w:val="24"/>
                </w:rPr>
                <w:delText>字节：</w:delText>
              </w:r>
              <w:r w:rsidDel="00635A11">
                <w:rPr>
                  <w:rFonts w:ascii="Arial" w:eastAsia="宋体" w:hAnsi="Arial" w:cs="Arial" w:hint="eastAsia"/>
                  <w:sz w:val="24"/>
                  <w:szCs w:val="24"/>
                </w:rPr>
                <w:delText>结束</w:delText>
              </w:r>
              <w:r w:rsidRPr="00FE2B16" w:rsidDel="00635A11">
                <w:rPr>
                  <w:rFonts w:ascii="Arial" w:eastAsia="宋体" w:hAnsi="Arial" w:cs="Arial"/>
                  <w:sz w:val="24"/>
                </w:rPr>
                <w:delText>时间</w:delText>
              </w:r>
              <w:r w:rsidRPr="00FE2B16" w:rsidDel="00635A11">
                <w:rPr>
                  <w:rFonts w:ascii="Arial" w:eastAsia="宋体" w:hAnsi="Arial" w:cs="Arial"/>
                  <w:sz w:val="24"/>
                </w:rPr>
                <w:delText>(</w:delText>
              </w:r>
              <w:r w:rsidRPr="00FE2B16" w:rsidDel="00635A11">
                <w:rPr>
                  <w:rFonts w:ascii="Arial" w:eastAsia="宋体" w:hAnsi="Arial" w:cs="Arial" w:hint="eastAsia"/>
                  <w:sz w:val="24"/>
                </w:rPr>
                <w:delText>月</w:delText>
              </w:r>
              <w:r w:rsidRPr="00FE2B16" w:rsidDel="00635A11">
                <w:rPr>
                  <w:rFonts w:ascii="Arial" w:eastAsia="宋体" w:hAnsi="Arial" w:cs="Arial"/>
                  <w:sz w:val="24"/>
                </w:rPr>
                <w:delText>)</w:delText>
              </w:r>
              <w:r w:rsidRPr="00FE2B16" w:rsidDel="00635A11">
                <w:rPr>
                  <w:rFonts w:ascii="Arial" w:eastAsia="宋体" w:hAnsi="Arial" w:cs="Arial"/>
                  <w:sz w:val="24"/>
                  <w:szCs w:val="24"/>
                </w:rPr>
                <w:delText>；</w:delText>
              </w:r>
              <w:bookmarkStart w:id="1074" w:name="_Toc137123495"/>
              <w:bookmarkStart w:id="1075" w:name="_Toc137217292"/>
              <w:bookmarkEnd w:id="1074"/>
              <w:bookmarkEnd w:id="1075"/>
            </w:del>
          </w:p>
          <w:p w14:paraId="68375337" w14:textId="0B13B30B" w:rsidR="00AE423A" w:rsidRPr="00FE2B16" w:rsidDel="00635A11" w:rsidRDefault="00AE423A" w:rsidP="00AE423A">
            <w:pPr>
              <w:pStyle w:val="af7"/>
              <w:jc w:val="both"/>
              <w:rPr>
                <w:del w:id="1076" w:author="Microsoft Office User" w:date="2023-06-07T12:27:00Z"/>
                <w:rFonts w:ascii="Arial" w:eastAsia="宋体" w:hAnsi="Arial" w:cs="Arial"/>
                <w:sz w:val="24"/>
                <w:szCs w:val="24"/>
              </w:rPr>
            </w:pPr>
            <w:del w:id="1077" w:author="Microsoft Office User" w:date="2023-06-07T12:27:00Z">
              <w:r w:rsidRPr="00FE2B16" w:rsidDel="00635A11">
                <w:rPr>
                  <w:rFonts w:ascii="Arial" w:eastAsia="宋体" w:hAnsi="Arial" w:cs="Arial"/>
                  <w:sz w:val="24"/>
                  <w:szCs w:val="24"/>
                </w:rPr>
                <w:delText>第</w:delText>
              </w:r>
              <w:r w:rsidDel="00635A11">
                <w:rPr>
                  <w:rFonts w:ascii="Arial" w:eastAsia="宋体" w:hAnsi="Arial" w:cs="Arial"/>
                  <w:sz w:val="24"/>
                  <w:szCs w:val="24"/>
                </w:rPr>
                <w:delText>14</w:delText>
              </w:r>
              <w:r w:rsidRPr="00FE2B16" w:rsidDel="00635A11">
                <w:rPr>
                  <w:rFonts w:ascii="Arial" w:eastAsia="宋体" w:hAnsi="Arial" w:cs="Arial"/>
                  <w:sz w:val="24"/>
                  <w:szCs w:val="24"/>
                </w:rPr>
                <w:delText>字节：</w:delText>
              </w:r>
              <w:r w:rsidDel="00635A11">
                <w:rPr>
                  <w:rFonts w:ascii="Arial" w:eastAsia="宋体" w:hAnsi="Arial" w:cs="Arial" w:hint="eastAsia"/>
                  <w:sz w:val="24"/>
                  <w:szCs w:val="24"/>
                </w:rPr>
                <w:delText>结束</w:delText>
              </w:r>
              <w:r w:rsidRPr="00FE2B16" w:rsidDel="00635A11">
                <w:rPr>
                  <w:rFonts w:ascii="Arial" w:eastAsia="宋体" w:hAnsi="Arial" w:cs="Arial"/>
                  <w:sz w:val="24"/>
                </w:rPr>
                <w:delText>时间</w:delText>
              </w:r>
              <w:r w:rsidRPr="00FE2B16" w:rsidDel="00635A11">
                <w:rPr>
                  <w:rFonts w:ascii="Arial" w:eastAsia="宋体" w:hAnsi="Arial" w:cs="Arial"/>
                  <w:sz w:val="24"/>
                </w:rPr>
                <w:delText>(</w:delText>
              </w:r>
              <w:r w:rsidDel="00635A11">
                <w:rPr>
                  <w:rFonts w:ascii="Arial" w:eastAsia="宋体" w:hAnsi="Arial" w:cs="Arial" w:hint="eastAsia"/>
                  <w:sz w:val="24"/>
                </w:rPr>
                <w:delText>日</w:delText>
              </w:r>
              <w:r w:rsidRPr="00FE2B16" w:rsidDel="00635A11">
                <w:rPr>
                  <w:rFonts w:ascii="Arial" w:eastAsia="宋体" w:hAnsi="Arial" w:cs="Arial"/>
                  <w:sz w:val="24"/>
                </w:rPr>
                <w:delText>)</w:delText>
              </w:r>
              <w:r w:rsidRPr="00FE2B16" w:rsidDel="00635A11">
                <w:rPr>
                  <w:rFonts w:ascii="Arial" w:eastAsia="宋体" w:hAnsi="Arial" w:cs="Arial"/>
                  <w:sz w:val="24"/>
                  <w:szCs w:val="24"/>
                </w:rPr>
                <w:delText>；</w:delText>
              </w:r>
              <w:bookmarkStart w:id="1078" w:name="_Toc137123496"/>
              <w:bookmarkStart w:id="1079" w:name="_Toc137217293"/>
              <w:bookmarkEnd w:id="1078"/>
              <w:bookmarkEnd w:id="1079"/>
            </w:del>
          </w:p>
          <w:p w14:paraId="2D80463D" w14:textId="2414006D" w:rsidR="00AE423A" w:rsidRPr="00FE2B16" w:rsidDel="00635A11" w:rsidRDefault="00AE423A" w:rsidP="00AE423A">
            <w:pPr>
              <w:pStyle w:val="af7"/>
              <w:jc w:val="both"/>
              <w:rPr>
                <w:del w:id="1080" w:author="Microsoft Office User" w:date="2023-06-07T12:27:00Z"/>
                <w:rFonts w:ascii="Arial" w:eastAsia="宋体" w:hAnsi="Arial" w:cs="Arial"/>
                <w:sz w:val="24"/>
                <w:szCs w:val="24"/>
              </w:rPr>
            </w:pPr>
            <w:del w:id="1081" w:author="Microsoft Office User" w:date="2023-06-07T12:27:00Z">
              <w:r w:rsidRPr="00FE2B16" w:rsidDel="00635A11">
                <w:rPr>
                  <w:rFonts w:ascii="Arial" w:eastAsia="宋体" w:hAnsi="Arial" w:cs="Arial"/>
                  <w:sz w:val="24"/>
                  <w:szCs w:val="24"/>
                </w:rPr>
                <w:delText>第</w:delText>
              </w:r>
              <w:r w:rsidDel="00635A11">
                <w:rPr>
                  <w:rFonts w:ascii="Arial" w:eastAsia="宋体" w:hAnsi="Arial" w:cs="Arial"/>
                  <w:sz w:val="24"/>
                  <w:szCs w:val="24"/>
                </w:rPr>
                <w:delText>15</w:delText>
              </w:r>
              <w:r w:rsidRPr="00FE2B16" w:rsidDel="00635A11">
                <w:rPr>
                  <w:rFonts w:ascii="Arial" w:eastAsia="宋体" w:hAnsi="Arial" w:cs="Arial"/>
                  <w:sz w:val="24"/>
                  <w:szCs w:val="24"/>
                </w:rPr>
                <w:delText>字节：</w:delText>
              </w:r>
              <w:r w:rsidDel="00635A11">
                <w:rPr>
                  <w:rFonts w:ascii="Arial" w:eastAsia="宋体" w:hAnsi="Arial" w:cs="Arial" w:hint="eastAsia"/>
                  <w:sz w:val="24"/>
                  <w:szCs w:val="24"/>
                </w:rPr>
                <w:delText>结束</w:delText>
              </w:r>
              <w:r w:rsidRPr="00FE2B16" w:rsidDel="00635A11">
                <w:rPr>
                  <w:rFonts w:ascii="Arial" w:eastAsia="宋体" w:hAnsi="Arial" w:cs="Arial"/>
                  <w:sz w:val="24"/>
                </w:rPr>
                <w:delText>时间</w:delText>
              </w:r>
              <w:r w:rsidRPr="00FE2B16" w:rsidDel="00635A11">
                <w:rPr>
                  <w:rFonts w:ascii="Arial" w:eastAsia="宋体" w:hAnsi="Arial" w:cs="Arial"/>
                  <w:sz w:val="24"/>
                </w:rPr>
                <w:delText>(</w:delText>
              </w:r>
              <w:r w:rsidDel="00635A11">
                <w:rPr>
                  <w:rFonts w:ascii="Arial" w:eastAsia="宋体" w:hAnsi="Arial" w:cs="Arial" w:hint="eastAsia"/>
                  <w:sz w:val="24"/>
                </w:rPr>
                <w:delText>时</w:delText>
              </w:r>
              <w:r w:rsidRPr="00FE2B16" w:rsidDel="00635A11">
                <w:rPr>
                  <w:rFonts w:ascii="Arial" w:eastAsia="宋体" w:hAnsi="Arial" w:cs="Arial"/>
                  <w:sz w:val="24"/>
                </w:rPr>
                <w:delText>)</w:delText>
              </w:r>
              <w:r w:rsidRPr="00FE2B16" w:rsidDel="00635A11">
                <w:rPr>
                  <w:rFonts w:ascii="Arial" w:eastAsia="宋体" w:hAnsi="Arial" w:cs="Arial"/>
                  <w:sz w:val="24"/>
                  <w:szCs w:val="24"/>
                </w:rPr>
                <w:delText>；</w:delText>
              </w:r>
              <w:bookmarkStart w:id="1082" w:name="_Toc137123497"/>
              <w:bookmarkStart w:id="1083" w:name="_Toc137217294"/>
              <w:bookmarkEnd w:id="1082"/>
              <w:bookmarkEnd w:id="1083"/>
            </w:del>
          </w:p>
          <w:p w14:paraId="2D136329" w14:textId="249C9767" w:rsidR="00AE423A" w:rsidRPr="00FE2B16" w:rsidDel="00635A11" w:rsidRDefault="00AE423A" w:rsidP="00AE423A">
            <w:pPr>
              <w:pStyle w:val="af7"/>
              <w:jc w:val="both"/>
              <w:rPr>
                <w:del w:id="1084" w:author="Microsoft Office User" w:date="2023-06-07T12:27:00Z"/>
                <w:rFonts w:ascii="Arial" w:eastAsia="宋体" w:hAnsi="Arial" w:cs="Arial"/>
                <w:sz w:val="24"/>
                <w:szCs w:val="24"/>
              </w:rPr>
            </w:pPr>
            <w:del w:id="1085" w:author="Microsoft Office User" w:date="2023-06-07T12:27:00Z">
              <w:r w:rsidRPr="00FE2B16" w:rsidDel="00635A11">
                <w:rPr>
                  <w:rFonts w:ascii="Arial" w:eastAsia="宋体" w:hAnsi="Arial" w:cs="Arial"/>
                  <w:sz w:val="24"/>
                  <w:szCs w:val="24"/>
                </w:rPr>
                <w:delText>第</w:delText>
              </w:r>
              <w:r w:rsidDel="00635A11">
                <w:rPr>
                  <w:rFonts w:ascii="Arial" w:eastAsia="宋体" w:hAnsi="Arial" w:cs="Arial"/>
                  <w:sz w:val="24"/>
                  <w:szCs w:val="24"/>
                </w:rPr>
                <w:delText>16</w:delText>
              </w:r>
              <w:r w:rsidRPr="00FE2B16" w:rsidDel="00635A11">
                <w:rPr>
                  <w:rFonts w:ascii="Arial" w:eastAsia="宋体" w:hAnsi="Arial" w:cs="Arial"/>
                  <w:sz w:val="24"/>
                  <w:szCs w:val="24"/>
                </w:rPr>
                <w:delText>字节：</w:delText>
              </w:r>
              <w:r w:rsidDel="00635A11">
                <w:rPr>
                  <w:rFonts w:ascii="Arial" w:eastAsia="宋体" w:hAnsi="Arial" w:cs="Arial" w:hint="eastAsia"/>
                  <w:sz w:val="24"/>
                  <w:szCs w:val="24"/>
                </w:rPr>
                <w:delText>结束</w:delText>
              </w:r>
              <w:r w:rsidRPr="00FE2B16" w:rsidDel="00635A11">
                <w:rPr>
                  <w:rFonts w:ascii="Arial" w:eastAsia="宋体" w:hAnsi="Arial" w:cs="Arial"/>
                  <w:sz w:val="24"/>
                </w:rPr>
                <w:delText>时间</w:delText>
              </w:r>
              <w:r w:rsidRPr="00FE2B16" w:rsidDel="00635A11">
                <w:rPr>
                  <w:rFonts w:ascii="Arial" w:eastAsia="宋体" w:hAnsi="Arial" w:cs="Arial"/>
                  <w:sz w:val="24"/>
                </w:rPr>
                <w:delText>(</w:delText>
              </w:r>
              <w:r w:rsidDel="00635A11">
                <w:rPr>
                  <w:rFonts w:ascii="Arial" w:eastAsia="宋体" w:hAnsi="Arial" w:cs="Arial" w:hint="eastAsia"/>
                  <w:sz w:val="24"/>
                </w:rPr>
                <w:delText>分</w:delText>
              </w:r>
              <w:r w:rsidRPr="00FE2B16" w:rsidDel="00635A11">
                <w:rPr>
                  <w:rFonts w:ascii="Arial" w:eastAsia="宋体" w:hAnsi="Arial" w:cs="Arial"/>
                  <w:sz w:val="24"/>
                </w:rPr>
                <w:delText>)</w:delText>
              </w:r>
              <w:r w:rsidRPr="00FE2B16" w:rsidDel="00635A11">
                <w:rPr>
                  <w:rFonts w:ascii="Arial" w:eastAsia="宋体" w:hAnsi="Arial" w:cs="Arial"/>
                  <w:sz w:val="24"/>
                  <w:szCs w:val="24"/>
                </w:rPr>
                <w:delText>；</w:delText>
              </w:r>
              <w:bookmarkStart w:id="1086" w:name="_Toc137123498"/>
              <w:bookmarkStart w:id="1087" w:name="_Toc137217295"/>
              <w:bookmarkEnd w:id="1086"/>
              <w:bookmarkEnd w:id="1087"/>
            </w:del>
          </w:p>
          <w:p w14:paraId="5BCFDCEE" w14:textId="2D13CFD7" w:rsidR="00AE423A" w:rsidRPr="00FE2B16" w:rsidDel="00635A11" w:rsidRDefault="00AE423A" w:rsidP="00AE423A">
            <w:pPr>
              <w:pStyle w:val="af7"/>
              <w:jc w:val="both"/>
              <w:rPr>
                <w:del w:id="1088" w:author="Microsoft Office User" w:date="2023-06-07T12:27:00Z"/>
                <w:rFonts w:ascii="Arial" w:eastAsia="宋体" w:hAnsi="Arial" w:cs="Arial"/>
                <w:sz w:val="24"/>
                <w:szCs w:val="24"/>
              </w:rPr>
            </w:pPr>
            <w:del w:id="1089" w:author="Microsoft Office User" w:date="2023-06-07T12:27:00Z">
              <w:r w:rsidRPr="00FE2B16" w:rsidDel="00635A11">
                <w:rPr>
                  <w:rFonts w:ascii="Arial" w:eastAsia="宋体" w:hAnsi="Arial" w:cs="Arial"/>
                  <w:sz w:val="24"/>
                  <w:szCs w:val="24"/>
                </w:rPr>
                <w:delText>第</w:delText>
              </w:r>
              <w:r w:rsidDel="00635A11">
                <w:rPr>
                  <w:rFonts w:ascii="Arial" w:eastAsia="宋体" w:hAnsi="Arial" w:cs="Arial"/>
                  <w:sz w:val="24"/>
                  <w:szCs w:val="24"/>
                </w:rPr>
                <w:delText>17</w:delText>
              </w:r>
              <w:r w:rsidRPr="00FE2B16" w:rsidDel="00635A11">
                <w:rPr>
                  <w:rFonts w:ascii="Arial" w:eastAsia="宋体" w:hAnsi="Arial" w:cs="Arial"/>
                  <w:sz w:val="24"/>
                  <w:szCs w:val="24"/>
                </w:rPr>
                <w:delText>字节：</w:delText>
              </w:r>
              <w:r w:rsidDel="00635A11">
                <w:rPr>
                  <w:rFonts w:ascii="Arial" w:eastAsia="宋体" w:hAnsi="Arial" w:cs="Arial" w:hint="eastAsia"/>
                  <w:sz w:val="24"/>
                  <w:szCs w:val="24"/>
                </w:rPr>
                <w:delText>结束</w:delText>
              </w:r>
              <w:r w:rsidRPr="00FE2B16" w:rsidDel="00635A11">
                <w:rPr>
                  <w:rFonts w:ascii="Arial" w:eastAsia="宋体" w:hAnsi="Arial" w:cs="Arial"/>
                  <w:sz w:val="24"/>
                </w:rPr>
                <w:delText>时间</w:delText>
              </w:r>
              <w:r w:rsidRPr="00FE2B16" w:rsidDel="00635A11">
                <w:rPr>
                  <w:rFonts w:ascii="Arial" w:eastAsia="宋体" w:hAnsi="Arial" w:cs="Arial"/>
                  <w:sz w:val="24"/>
                </w:rPr>
                <w:delText>(</w:delText>
              </w:r>
              <w:r w:rsidDel="00635A11">
                <w:rPr>
                  <w:rFonts w:ascii="Arial" w:eastAsia="宋体" w:hAnsi="Arial" w:cs="Arial" w:hint="eastAsia"/>
                  <w:sz w:val="24"/>
                </w:rPr>
                <w:delText>秒</w:delText>
              </w:r>
              <w:r w:rsidRPr="00FE2B16" w:rsidDel="00635A11">
                <w:rPr>
                  <w:rFonts w:ascii="Arial" w:eastAsia="宋体" w:hAnsi="Arial" w:cs="Arial"/>
                  <w:sz w:val="24"/>
                </w:rPr>
                <w:delText>)</w:delText>
              </w:r>
              <w:r w:rsidRPr="00FE2B16" w:rsidDel="00635A11">
                <w:rPr>
                  <w:rFonts w:ascii="Arial" w:eastAsia="宋体" w:hAnsi="Arial" w:cs="Arial"/>
                  <w:sz w:val="24"/>
                  <w:szCs w:val="24"/>
                </w:rPr>
                <w:delText>；</w:delText>
              </w:r>
              <w:bookmarkStart w:id="1090" w:name="_Toc137123499"/>
              <w:bookmarkStart w:id="1091" w:name="_Toc137217296"/>
              <w:bookmarkEnd w:id="1090"/>
              <w:bookmarkEnd w:id="1091"/>
            </w:del>
          </w:p>
          <w:p w14:paraId="505B89C6" w14:textId="4345AE44" w:rsidR="00AE423A" w:rsidRPr="00FE2B16" w:rsidDel="00635A11" w:rsidRDefault="00AE423A" w:rsidP="00AE423A">
            <w:pPr>
              <w:pStyle w:val="af7"/>
              <w:jc w:val="both"/>
              <w:rPr>
                <w:del w:id="1092" w:author="Microsoft Office User" w:date="2023-06-07T12:27:00Z"/>
                <w:rFonts w:ascii="Arial" w:eastAsia="宋体" w:hAnsi="Arial" w:cs="Arial"/>
                <w:sz w:val="24"/>
                <w:szCs w:val="24"/>
              </w:rPr>
            </w:pPr>
            <w:del w:id="1093" w:author="Microsoft Office User" w:date="2023-06-07T12:27:00Z">
              <w:r w:rsidRPr="00FE2B16" w:rsidDel="00635A11">
                <w:rPr>
                  <w:rFonts w:ascii="Arial" w:eastAsia="宋体" w:hAnsi="Arial" w:cs="Arial"/>
                  <w:sz w:val="24"/>
                  <w:szCs w:val="24"/>
                </w:rPr>
                <w:delText>第</w:delText>
              </w:r>
              <w:r w:rsidRPr="00FE2B16" w:rsidDel="00635A11">
                <w:rPr>
                  <w:rFonts w:ascii="Arial" w:eastAsia="宋体" w:hAnsi="Arial" w:cs="Arial"/>
                  <w:sz w:val="24"/>
                  <w:szCs w:val="24"/>
                </w:rPr>
                <w:delText>1</w:delText>
              </w:r>
              <w:r w:rsidDel="00635A11">
                <w:rPr>
                  <w:rFonts w:ascii="Arial" w:eastAsia="宋体" w:hAnsi="Arial" w:cs="Arial"/>
                  <w:sz w:val="24"/>
                  <w:szCs w:val="24"/>
                </w:rPr>
                <w:delText>8</w:delText>
              </w:r>
              <w:r w:rsidRPr="00FE2B16" w:rsidDel="00635A11">
                <w:rPr>
                  <w:rFonts w:ascii="Arial" w:eastAsia="宋体" w:hAnsi="Arial" w:cs="Arial"/>
                  <w:sz w:val="24"/>
                  <w:szCs w:val="24"/>
                </w:rPr>
                <w:delText>-</w:delText>
              </w:r>
              <w:r w:rsidDel="00635A11">
                <w:rPr>
                  <w:rFonts w:ascii="Arial" w:eastAsia="宋体" w:hAnsi="Arial" w:cs="Arial"/>
                  <w:sz w:val="24"/>
                  <w:szCs w:val="24"/>
                </w:rPr>
                <w:delText>19</w:delText>
              </w:r>
              <w:r w:rsidRPr="00FE2B16" w:rsidDel="00635A11">
                <w:rPr>
                  <w:rFonts w:ascii="Arial" w:eastAsia="宋体" w:hAnsi="Arial" w:cs="Arial"/>
                  <w:sz w:val="24"/>
                  <w:szCs w:val="24"/>
                </w:rPr>
                <w:delText>字节：</w:delText>
              </w:r>
              <w:r w:rsidRPr="00FE2B16" w:rsidDel="00635A11">
                <w:rPr>
                  <w:rFonts w:ascii="Arial" w:eastAsia="宋体" w:hAnsi="Arial" w:cs="Arial"/>
                  <w:sz w:val="24"/>
                </w:rPr>
                <w:delText>中心频率</w:delText>
              </w:r>
              <w:r w:rsidRPr="00FE2B16" w:rsidDel="00635A11">
                <w:rPr>
                  <w:rFonts w:ascii="Arial" w:eastAsia="宋体" w:hAnsi="Arial" w:cs="Arial"/>
                  <w:sz w:val="24"/>
                  <w:szCs w:val="24"/>
                </w:rPr>
                <w:delText>；</w:delText>
              </w:r>
              <w:bookmarkStart w:id="1094" w:name="_Toc137123500"/>
              <w:bookmarkStart w:id="1095" w:name="_Toc137217297"/>
              <w:bookmarkEnd w:id="1094"/>
              <w:bookmarkEnd w:id="1095"/>
            </w:del>
          </w:p>
          <w:p w14:paraId="0DC6C443" w14:textId="71374493" w:rsidR="00AE423A" w:rsidRPr="004A01EE" w:rsidDel="00635A11" w:rsidRDefault="00AE423A" w:rsidP="00AE423A">
            <w:pPr>
              <w:rPr>
                <w:del w:id="1096" w:author="Microsoft Office User" w:date="2023-06-07T12:27:00Z"/>
                <w:rFonts w:ascii="Arial" w:hAnsi="Arial" w:cs="Arial"/>
                <w:szCs w:val="24"/>
              </w:rPr>
            </w:pPr>
            <w:del w:id="1097" w:author="Microsoft Office User" w:date="2023-06-07T12:27:00Z">
              <w:r w:rsidRPr="00FE2B16" w:rsidDel="00635A11">
                <w:rPr>
                  <w:rFonts w:ascii="Arial" w:hAnsi="Arial" w:cs="Arial"/>
                  <w:szCs w:val="24"/>
                </w:rPr>
                <w:delText>第</w:delText>
              </w:r>
              <w:r w:rsidDel="00635A11">
                <w:rPr>
                  <w:rFonts w:ascii="Arial" w:hAnsi="Arial" w:cs="Arial"/>
                  <w:szCs w:val="24"/>
                </w:rPr>
                <w:delText>20</w:delText>
              </w:r>
              <w:r w:rsidRPr="00FE2B16" w:rsidDel="00635A11">
                <w:rPr>
                  <w:rFonts w:ascii="Arial" w:hAnsi="Arial" w:cs="Arial"/>
                  <w:szCs w:val="24"/>
                </w:rPr>
                <w:delText>-</w:delText>
              </w:r>
              <w:r w:rsidDel="00635A11">
                <w:rPr>
                  <w:rFonts w:ascii="Arial" w:hAnsi="Arial" w:cs="Arial"/>
                  <w:szCs w:val="24"/>
                </w:rPr>
                <w:delText>21</w:delText>
              </w:r>
              <w:r w:rsidRPr="00FE2B16" w:rsidDel="00635A11">
                <w:rPr>
                  <w:rFonts w:ascii="Arial" w:hAnsi="Arial" w:cs="Arial"/>
                  <w:szCs w:val="24"/>
                </w:rPr>
                <w:delText>字节：</w:delText>
              </w:r>
              <w:r w:rsidRPr="00FE2B16" w:rsidDel="00635A11">
                <w:rPr>
                  <w:rFonts w:ascii="Arial" w:hAnsi="Arial" w:cs="Arial"/>
                </w:rPr>
                <w:delText>带宽</w:delText>
              </w:r>
              <w:r w:rsidRPr="00FE2B16" w:rsidDel="00635A11">
                <w:rPr>
                  <w:rFonts w:ascii="Arial" w:hAnsi="Arial" w:cs="Arial"/>
                  <w:szCs w:val="24"/>
                </w:rPr>
                <w:delText>；</w:delText>
              </w:r>
              <w:bookmarkStart w:id="1098" w:name="_Toc137123501"/>
              <w:bookmarkStart w:id="1099" w:name="_Toc137217298"/>
              <w:bookmarkEnd w:id="1098"/>
              <w:bookmarkEnd w:id="1099"/>
            </w:del>
          </w:p>
        </w:tc>
        <w:bookmarkStart w:id="1100" w:name="_Toc137123502"/>
        <w:bookmarkStart w:id="1101" w:name="_Toc137217299"/>
        <w:bookmarkEnd w:id="1100"/>
        <w:bookmarkEnd w:id="1101"/>
      </w:tr>
    </w:tbl>
    <w:p w14:paraId="489C645B" w14:textId="77777777" w:rsidR="0005320F" w:rsidRPr="00433952" w:rsidRDefault="0005320F" w:rsidP="00DD0FFD">
      <w:pPr>
        <w:pStyle w:val="20"/>
        <w:numPr>
          <w:ilvl w:val="1"/>
          <w:numId w:val="3"/>
        </w:numPr>
        <w:spacing w:before="120" w:after="0" w:line="360" w:lineRule="auto"/>
        <w:rPr>
          <w:ins w:id="1102" w:author="Microsoft Office User" w:date="2023-06-07T11:20:00Z"/>
          <w:rFonts w:ascii="Arial" w:eastAsia="黑体" w:hAnsi="Arial" w:cs="Arial"/>
          <w:color w:val="000000" w:themeColor="text1"/>
          <w:sz w:val="24"/>
        </w:rPr>
      </w:pPr>
      <w:bookmarkStart w:id="1103" w:name="_Toc131162253"/>
      <w:bookmarkStart w:id="1104" w:name="_Toc137217300"/>
      <w:bookmarkEnd w:id="493"/>
      <w:ins w:id="1105" w:author="Microsoft Office User" w:date="2023-06-07T11:20:00Z">
        <w:r w:rsidRPr="00433952">
          <w:rPr>
            <w:rFonts w:ascii="Arial" w:eastAsia="黑体" w:hAnsi="Arial" w:cs="Arial" w:hint="eastAsia"/>
            <w:color w:val="000000" w:themeColor="text1"/>
            <w:sz w:val="24"/>
          </w:rPr>
          <w:t>显控软件与甲板单元水通机板的网络通信</w:t>
        </w:r>
        <w:bookmarkEnd w:id="1104"/>
      </w:ins>
    </w:p>
    <w:p w14:paraId="2C8254C3" w14:textId="79691305" w:rsidR="0005320F" w:rsidRDefault="0005320F" w:rsidP="00871ED3">
      <w:pPr>
        <w:spacing w:line="360" w:lineRule="auto"/>
        <w:ind w:firstLine="420"/>
        <w:rPr>
          <w:ins w:id="1106" w:author="Microsoft Office User" w:date="2023-06-07T11:20:00Z"/>
          <w:rFonts w:ascii="Arial" w:hAnsi="Arial" w:cs="Arial"/>
          <w:color w:val="000000" w:themeColor="text1"/>
          <w:szCs w:val="21"/>
        </w:rPr>
        <w:pPrChange w:id="1107" w:author="Microsoft Office User" w:date="2023-06-09T15:09:00Z">
          <w:pPr>
            <w:adjustRightInd w:val="0"/>
            <w:snapToGrid w:val="0"/>
            <w:spacing w:line="360" w:lineRule="auto"/>
            <w:ind w:firstLine="420"/>
          </w:pPr>
        </w:pPrChange>
      </w:pPr>
      <w:ins w:id="1108" w:author="Microsoft Office User" w:date="2023-06-07T11:20:00Z">
        <w:r w:rsidRPr="00A52A69">
          <w:rPr>
            <w:rFonts w:ascii="Arial" w:hAnsi="Arial" w:cs="Arial" w:hint="eastAsia"/>
            <w:color w:val="000000" w:themeColor="text1"/>
            <w:szCs w:val="21"/>
          </w:rPr>
          <w:t>显控软件与甲板单元</w:t>
        </w:r>
        <w:r>
          <w:rPr>
            <w:rFonts w:ascii="Arial" w:hAnsi="Arial" w:cs="Arial" w:hint="eastAsia"/>
            <w:color w:val="000000" w:themeColor="text1"/>
            <w:szCs w:val="21"/>
          </w:rPr>
          <w:t>水通机板</w:t>
        </w:r>
        <w:r w:rsidRPr="00A52A69">
          <w:rPr>
            <w:rFonts w:ascii="Arial" w:hAnsi="Arial" w:cs="Arial"/>
            <w:color w:val="000000" w:themeColor="text1"/>
            <w:szCs w:val="21"/>
          </w:rPr>
          <w:t>之间采用</w:t>
        </w:r>
      </w:ins>
      <w:ins w:id="1109" w:author="Microsoft Office User" w:date="2023-06-09T15:09:00Z">
        <w:r w:rsidR="00871ED3">
          <w:rPr>
            <w:rFonts w:ascii="Arial" w:hAnsi="Arial" w:cs="Arial" w:hint="eastAsia"/>
            <w:color w:val="000000" w:themeColor="text1"/>
            <w:szCs w:val="21"/>
          </w:rPr>
          <w:t>串口</w:t>
        </w:r>
      </w:ins>
      <w:ins w:id="1110" w:author="Microsoft Office User" w:date="2023-06-07T11:20:00Z">
        <w:r w:rsidRPr="00A52A69">
          <w:rPr>
            <w:rFonts w:ascii="Arial" w:hAnsi="Arial" w:cs="Arial"/>
            <w:color w:val="000000" w:themeColor="text1"/>
            <w:szCs w:val="21"/>
          </w:rPr>
          <w:t>进行命令和状态信息传送</w:t>
        </w:r>
      </w:ins>
      <w:ins w:id="1111" w:author="Microsoft Office User" w:date="2023-06-09T15:09:00Z">
        <w:r w:rsidR="00871ED3">
          <w:rPr>
            <w:rFonts w:ascii="Arial" w:hAnsi="Arial" w:cs="Arial" w:hint="eastAsia"/>
            <w:color w:val="000000" w:themeColor="text1"/>
            <w:szCs w:val="21"/>
          </w:rPr>
          <w:t>，</w:t>
        </w:r>
      </w:ins>
      <w:ins w:id="1112" w:author="Microsoft Office User" w:date="2023-06-07T11:20:00Z">
        <w:r>
          <w:rPr>
            <w:rFonts w:ascii="Arial" w:hAnsi="Arial" w:cs="Arial" w:hint="eastAsia"/>
            <w:color w:val="000000" w:themeColor="text1"/>
            <w:szCs w:val="21"/>
          </w:rPr>
          <w:t>通过</w:t>
        </w:r>
        <w:r w:rsidRPr="00A52A69">
          <w:rPr>
            <w:rFonts w:ascii="Arial" w:hAnsi="Arial" w:cs="Arial" w:hint="eastAsia"/>
            <w:color w:val="000000" w:themeColor="text1"/>
            <w:szCs w:val="21"/>
          </w:rPr>
          <w:t>串口</w:t>
        </w:r>
        <w:r w:rsidRPr="00C14764">
          <w:rPr>
            <w:rFonts w:ascii="Arial" w:hAnsi="Arial" w:cs="Arial"/>
            <w:szCs w:val="24"/>
          </w:rPr>
          <w:t>（</w:t>
        </w:r>
        <w:r w:rsidRPr="00C14764">
          <w:rPr>
            <w:rFonts w:ascii="Arial" w:hAnsi="Arial" w:cs="Arial" w:hint="eastAsia"/>
            <w:szCs w:val="24"/>
          </w:rPr>
          <w:t>RS232</w:t>
        </w:r>
        <w:r w:rsidRPr="00C14764">
          <w:rPr>
            <w:rFonts w:ascii="Arial" w:hAnsi="Arial" w:cs="Arial" w:hint="eastAsia"/>
            <w:szCs w:val="24"/>
          </w:rPr>
          <w:t>，</w:t>
        </w:r>
        <w:r w:rsidRPr="00C14764">
          <w:rPr>
            <w:rFonts w:ascii="Arial" w:cs="Arial" w:hint="eastAsia"/>
            <w:szCs w:val="24"/>
          </w:rPr>
          <w:t>波特率</w:t>
        </w:r>
        <w:r>
          <w:rPr>
            <w:rFonts w:ascii="Arial" w:cs="Arial"/>
            <w:szCs w:val="24"/>
          </w:rPr>
          <w:t>1152</w:t>
        </w:r>
        <w:r w:rsidRPr="00C14764">
          <w:rPr>
            <w:rFonts w:ascii="Arial" w:cs="Arial"/>
            <w:szCs w:val="24"/>
          </w:rPr>
          <w:t>00</w:t>
        </w:r>
        <w:r w:rsidRPr="00C14764">
          <w:rPr>
            <w:rFonts w:ascii="Arial" w:cs="Arial" w:hint="eastAsia"/>
            <w:szCs w:val="24"/>
          </w:rPr>
          <w:t>，数据位</w:t>
        </w:r>
        <w:r w:rsidRPr="00C14764">
          <w:rPr>
            <w:rFonts w:ascii="Arial" w:cs="Arial" w:hint="eastAsia"/>
            <w:szCs w:val="24"/>
          </w:rPr>
          <w:t>8</w:t>
        </w:r>
        <w:r w:rsidRPr="00C14764">
          <w:rPr>
            <w:rFonts w:ascii="Arial" w:cs="Arial" w:hint="eastAsia"/>
            <w:szCs w:val="24"/>
          </w:rPr>
          <w:t>，停止位</w:t>
        </w:r>
        <w:r w:rsidRPr="00C14764">
          <w:rPr>
            <w:rFonts w:ascii="Arial" w:cs="Arial" w:hint="eastAsia"/>
            <w:szCs w:val="24"/>
          </w:rPr>
          <w:t>1</w:t>
        </w:r>
        <w:r w:rsidRPr="00C14764">
          <w:rPr>
            <w:rFonts w:ascii="Arial" w:cs="Arial" w:hint="eastAsia"/>
            <w:szCs w:val="24"/>
          </w:rPr>
          <w:t>，无奇偶校验）</w:t>
        </w:r>
        <w:r w:rsidRPr="00A52A69">
          <w:rPr>
            <w:rFonts w:ascii="Arial" w:hAnsi="Arial" w:cs="Arial"/>
            <w:color w:val="000000" w:themeColor="text1"/>
            <w:szCs w:val="21"/>
          </w:rPr>
          <w:t>进行命令和状态信息传送</w:t>
        </w:r>
        <w:r w:rsidRPr="00A52A69">
          <w:rPr>
            <w:rFonts w:ascii="Arial" w:hAnsi="Arial" w:cs="Arial" w:hint="eastAsia"/>
            <w:color w:val="000000" w:themeColor="text1"/>
            <w:szCs w:val="21"/>
          </w:rPr>
          <w:t>。</w:t>
        </w:r>
      </w:ins>
    </w:p>
    <w:p w14:paraId="1EFA95EF" w14:textId="77777777" w:rsidR="0005320F" w:rsidRPr="00A52A69" w:rsidRDefault="0005320F" w:rsidP="00DD0FFD">
      <w:pPr>
        <w:pStyle w:val="30"/>
        <w:numPr>
          <w:ilvl w:val="2"/>
          <w:numId w:val="3"/>
        </w:numPr>
        <w:spacing w:beforeLines="50" w:before="156" w:after="0" w:line="360" w:lineRule="auto"/>
        <w:rPr>
          <w:ins w:id="1113" w:author="Microsoft Office User" w:date="2023-06-07T11:20:00Z"/>
          <w:rFonts w:ascii="Arial" w:eastAsia="黑体" w:hAnsi="Arial" w:cs="Arial"/>
          <w:color w:val="000000" w:themeColor="text1"/>
          <w:sz w:val="24"/>
          <w:szCs w:val="24"/>
        </w:rPr>
      </w:pPr>
      <w:bookmarkStart w:id="1114" w:name="_Toc137217301"/>
      <w:ins w:id="1115" w:author="Microsoft Office User" w:date="2023-06-07T11:20:00Z">
        <w:r w:rsidRPr="00A52A69">
          <w:rPr>
            <w:rFonts w:ascii="Arial" w:eastAsia="黑体" w:hAnsi="Arial" w:cs="Arial" w:hint="eastAsia"/>
            <w:color w:val="000000" w:themeColor="text1"/>
            <w:sz w:val="24"/>
            <w:szCs w:val="24"/>
          </w:rPr>
          <w:t>方向说明</w:t>
        </w:r>
        <w:bookmarkEnd w:id="1114"/>
      </w:ins>
    </w:p>
    <w:p w14:paraId="0E56A42E" w14:textId="77777777" w:rsidR="0005320F" w:rsidRPr="00A52A69" w:rsidRDefault="0005320F" w:rsidP="00DD0FFD">
      <w:pPr>
        <w:spacing w:line="360" w:lineRule="auto"/>
        <w:ind w:firstLineChars="200" w:firstLine="480"/>
        <w:rPr>
          <w:ins w:id="1116" w:author="Microsoft Office User" w:date="2023-06-07T11:20:00Z"/>
          <w:rFonts w:ascii="Arial" w:hAnsi="Arial" w:cs="Arial"/>
          <w:color w:val="000000" w:themeColor="text1"/>
          <w:szCs w:val="21"/>
        </w:rPr>
      </w:pPr>
      <w:ins w:id="1117" w:author="Microsoft Office User" w:date="2023-06-07T11:20:00Z">
        <w:r w:rsidRPr="00A52A69">
          <w:rPr>
            <w:rFonts w:ascii="Arial" w:hAnsi="Arial" w:cs="Arial"/>
            <w:color w:val="000000" w:themeColor="text1"/>
            <w:szCs w:val="21"/>
          </w:rPr>
          <w:t>下行：</w:t>
        </w:r>
        <w:r w:rsidRPr="00A52A69">
          <w:rPr>
            <w:rFonts w:ascii="Arial" w:hAnsi="Arial" w:cs="Arial" w:hint="eastAsia"/>
            <w:color w:val="000000" w:themeColor="text1"/>
            <w:szCs w:val="21"/>
          </w:rPr>
          <w:t>显控软件</w:t>
        </w:r>
        <w:r w:rsidRPr="00A52A69">
          <w:rPr>
            <w:rFonts w:ascii="Arial" w:hAnsi="Arial" w:cs="Arial"/>
            <w:color w:val="000000" w:themeColor="text1"/>
            <w:szCs w:val="21"/>
          </w:rPr>
          <w:t>-&gt;</w:t>
        </w:r>
        <w:r w:rsidRPr="00A52A69">
          <w:rPr>
            <w:rFonts w:ascii="Arial" w:hAnsi="Arial" w:cs="Arial" w:hint="eastAsia"/>
            <w:color w:val="000000" w:themeColor="text1"/>
            <w:szCs w:val="21"/>
          </w:rPr>
          <w:t>甲板单元</w:t>
        </w:r>
        <w:r>
          <w:rPr>
            <w:rFonts w:ascii="Arial" w:hAnsi="Arial" w:cs="Arial" w:hint="eastAsia"/>
            <w:color w:val="000000" w:themeColor="text1"/>
            <w:szCs w:val="21"/>
          </w:rPr>
          <w:t>水通机板</w:t>
        </w:r>
      </w:ins>
    </w:p>
    <w:p w14:paraId="2CE52E96" w14:textId="77777777" w:rsidR="0005320F" w:rsidRPr="00A52A69" w:rsidRDefault="0005320F" w:rsidP="00DD0FFD">
      <w:pPr>
        <w:spacing w:line="360" w:lineRule="auto"/>
        <w:ind w:firstLineChars="200" w:firstLine="480"/>
        <w:rPr>
          <w:ins w:id="1118" w:author="Microsoft Office User" w:date="2023-06-07T11:20:00Z"/>
          <w:rFonts w:ascii="Arial" w:hAnsi="Arial" w:cs="Arial"/>
          <w:color w:val="000000" w:themeColor="text1"/>
          <w:szCs w:val="21"/>
        </w:rPr>
      </w:pPr>
      <w:ins w:id="1119" w:author="Microsoft Office User" w:date="2023-06-07T11:20:00Z">
        <w:r w:rsidRPr="00A52A69">
          <w:rPr>
            <w:rFonts w:ascii="Arial" w:hAnsi="Arial" w:cs="Arial"/>
            <w:color w:val="000000" w:themeColor="text1"/>
            <w:szCs w:val="21"/>
          </w:rPr>
          <w:t>上行：</w:t>
        </w:r>
        <w:r w:rsidRPr="00A52A69">
          <w:rPr>
            <w:rFonts w:ascii="Arial" w:hAnsi="Arial" w:cs="Arial" w:hint="eastAsia"/>
            <w:color w:val="000000" w:themeColor="text1"/>
            <w:szCs w:val="21"/>
          </w:rPr>
          <w:t>甲板单元</w:t>
        </w:r>
        <w:r>
          <w:rPr>
            <w:rFonts w:ascii="Arial" w:hAnsi="Arial" w:cs="Arial" w:hint="eastAsia"/>
            <w:color w:val="000000" w:themeColor="text1"/>
            <w:szCs w:val="21"/>
          </w:rPr>
          <w:t>水通机板</w:t>
        </w:r>
        <w:r w:rsidRPr="00A52A69">
          <w:rPr>
            <w:rFonts w:ascii="Arial" w:hAnsi="Arial" w:cs="Arial"/>
            <w:color w:val="000000" w:themeColor="text1"/>
            <w:szCs w:val="21"/>
          </w:rPr>
          <w:t>-&gt;</w:t>
        </w:r>
        <w:r w:rsidRPr="00A52A69">
          <w:rPr>
            <w:rFonts w:ascii="Arial" w:hAnsi="Arial" w:cs="Arial" w:hint="eastAsia"/>
            <w:color w:val="000000" w:themeColor="text1"/>
            <w:szCs w:val="21"/>
          </w:rPr>
          <w:t>显控软件</w:t>
        </w:r>
      </w:ins>
    </w:p>
    <w:p w14:paraId="6F38FAF8" w14:textId="48B4FBA1" w:rsidR="0005320F" w:rsidRDefault="0005320F" w:rsidP="00DD0FFD">
      <w:pPr>
        <w:pStyle w:val="30"/>
        <w:numPr>
          <w:ilvl w:val="2"/>
          <w:numId w:val="3"/>
        </w:numPr>
        <w:spacing w:beforeLines="50" w:before="156" w:after="0" w:line="360" w:lineRule="auto"/>
        <w:rPr>
          <w:ins w:id="1120" w:author="Microsoft Office User" w:date="2023-06-09T15:10:00Z"/>
          <w:rFonts w:ascii="Arial" w:eastAsia="黑体" w:hAnsi="Arial" w:cs="Arial"/>
          <w:color w:val="000000" w:themeColor="text1"/>
          <w:sz w:val="24"/>
          <w:szCs w:val="24"/>
        </w:rPr>
      </w:pPr>
      <w:bookmarkStart w:id="1121" w:name="_Toc137217302"/>
      <w:ins w:id="1122" w:author="Microsoft Office User" w:date="2023-06-07T11:20:00Z">
        <w:r w:rsidRPr="00A52A69">
          <w:rPr>
            <w:rFonts w:ascii="Arial" w:eastAsia="黑体" w:hAnsi="Arial" w:cs="Arial"/>
            <w:color w:val="000000" w:themeColor="text1"/>
            <w:sz w:val="24"/>
            <w:szCs w:val="24"/>
          </w:rPr>
          <w:t>通信协议格式</w:t>
        </w:r>
      </w:ins>
      <w:bookmarkEnd w:id="112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96"/>
        <w:gridCol w:w="1292"/>
        <w:gridCol w:w="1292"/>
        <w:gridCol w:w="1293"/>
        <w:gridCol w:w="1292"/>
        <w:gridCol w:w="1293"/>
      </w:tblGrid>
      <w:tr w:rsidR="00871ED3" w:rsidRPr="00BB02AD" w14:paraId="2F5D090C" w14:textId="77777777" w:rsidTr="0004734D">
        <w:trPr>
          <w:trHeight w:val="359"/>
          <w:jc w:val="center"/>
          <w:ins w:id="1123" w:author="Microsoft Office User" w:date="2023-06-09T15:10:00Z"/>
        </w:trPr>
        <w:tc>
          <w:tcPr>
            <w:tcW w:w="1996" w:type="dxa"/>
            <w:shd w:val="clear" w:color="auto" w:fill="D9D9D9"/>
            <w:vAlign w:val="center"/>
          </w:tcPr>
          <w:p w14:paraId="4097A658" w14:textId="77777777" w:rsidR="00871ED3" w:rsidRPr="00BB02AD" w:rsidRDefault="00871ED3" w:rsidP="0004734D">
            <w:pPr>
              <w:jc w:val="center"/>
              <w:rPr>
                <w:ins w:id="1124" w:author="Microsoft Office User" w:date="2023-06-09T15:10:00Z"/>
                <w:rFonts w:ascii="Arial" w:hAnsi="Arial" w:cs="Arial"/>
                <w:b/>
                <w:color w:val="000000" w:themeColor="text1"/>
                <w:szCs w:val="21"/>
              </w:rPr>
            </w:pPr>
            <w:ins w:id="1125" w:author="Microsoft Office User" w:date="2023-06-09T15:10:00Z">
              <w:r w:rsidRPr="00BB02AD">
                <w:rPr>
                  <w:rFonts w:ascii="Arial" w:hAnsi="Arial" w:cs="Arial"/>
                  <w:b/>
                  <w:color w:val="000000" w:themeColor="text1"/>
                  <w:szCs w:val="21"/>
                </w:rPr>
                <w:t>帧头</w:t>
              </w:r>
            </w:ins>
          </w:p>
        </w:tc>
        <w:tc>
          <w:tcPr>
            <w:tcW w:w="1292" w:type="dxa"/>
            <w:shd w:val="clear" w:color="auto" w:fill="D9D9D9"/>
            <w:vAlign w:val="center"/>
          </w:tcPr>
          <w:p w14:paraId="14D56380" w14:textId="77777777" w:rsidR="00871ED3" w:rsidRPr="00BB02AD" w:rsidRDefault="00871ED3" w:rsidP="0004734D">
            <w:pPr>
              <w:jc w:val="center"/>
              <w:rPr>
                <w:ins w:id="1126" w:author="Microsoft Office User" w:date="2023-06-09T15:10:00Z"/>
                <w:rFonts w:ascii="Arial" w:hAnsi="Arial" w:cs="Arial"/>
                <w:b/>
                <w:color w:val="000000" w:themeColor="text1"/>
                <w:szCs w:val="21"/>
              </w:rPr>
            </w:pPr>
            <w:ins w:id="1127" w:author="Microsoft Office User" w:date="2023-06-09T15:10:00Z">
              <w:r w:rsidRPr="00BB02AD">
                <w:rPr>
                  <w:rFonts w:ascii="Arial" w:hAnsi="Arial" w:cs="Arial"/>
                  <w:b/>
                  <w:color w:val="000000" w:themeColor="text1"/>
                  <w:szCs w:val="21"/>
                </w:rPr>
                <w:t>长度</w:t>
              </w:r>
            </w:ins>
          </w:p>
        </w:tc>
        <w:tc>
          <w:tcPr>
            <w:tcW w:w="1292" w:type="dxa"/>
            <w:shd w:val="clear" w:color="auto" w:fill="D9D9D9"/>
            <w:vAlign w:val="center"/>
          </w:tcPr>
          <w:p w14:paraId="5956DDB2" w14:textId="77777777" w:rsidR="00871ED3" w:rsidRPr="00BB02AD" w:rsidRDefault="00871ED3" w:rsidP="0004734D">
            <w:pPr>
              <w:jc w:val="center"/>
              <w:rPr>
                <w:ins w:id="1128" w:author="Microsoft Office User" w:date="2023-06-09T15:10:00Z"/>
                <w:rFonts w:ascii="Arial" w:hAnsi="Arial" w:cs="Arial"/>
                <w:b/>
                <w:color w:val="000000" w:themeColor="text1"/>
                <w:szCs w:val="21"/>
              </w:rPr>
            </w:pPr>
            <w:ins w:id="1129" w:author="Microsoft Office User" w:date="2023-06-09T15:10:00Z">
              <w:r w:rsidRPr="00BB02AD">
                <w:rPr>
                  <w:rFonts w:ascii="Arial" w:hAnsi="Arial" w:cs="Arial"/>
                  <w:b/>
                  <w:color w:val="000000" w:themeColor="text1"/>
                  <w:szCs w:val="21"/>
                </w:rPr>
                <w:t>保留</w:t>
              </w:r>
            </w:ins>
          </w:p>
        </w:tc>
        <w:tc>
          <w:tcPr>
            <w:tcW w:w="1293" w:type="dxa"/>
            <w:shd w:val="clear" w:color="auto" w:fill="D9D9D9"/>
            <w:vAlign w:val="center"/>
          </w:tcPr>
          <w:p w14:paraId="7483D857" w14:textId="77777777" w:rsidR="00871ED3" w:rsidRPr="00BB02AD" w:rsidRDefault="00871ED3" w:rsidP="0004734D">
            <w:pPr>
              <w:jc w:val="center"/>
              <w:rPr>
                <w:ins w:id="1130" w:author="Microsoft Office User" w:date="2023-06-09T15:10:00Z"/>
                <w:rFonts w:ascii="Arial" w:hAnsi="Arial" w:cs="Arial"/>
                <w:b/>
                <w:color w:val="000000" w:themeColor="text1"/>
                <w:szCs w:val="21"/>
              </w:rPr>
            </w:pPr>
            <w:ins w:id="1131" w:author="Microsoft Office User" w:date="2023-06-09T15:10:00Z">
              <w:r w:rsidRPr="00BB02AD">
                <w:rPr>
                  <w:rFonts w:ascii="Arial" w:hAnsi="Arial" w:cs="Arial"/>
                  <w:b/>
                  <w:color w:val="000000" w:themeColor="text1"/>
                  <w:szCs w:val="21"/>
                </w:rPr>
                <w:t>类型</w:t>
              </w:r>
            </w:ins>
          </w:p>
        </w:tc>
        <w:tc>
          <w:tcPr>
            <w:tcW w:w="1292" w:type="dxa"/>
            <w:shd w:val="clear" w:color="auto" w:fill="D9D9D9"/>
            <w:vAlign w:val="center"/>
          </w:tcPr>
          <w:p w14:paraId="010F8A47" w14:textId="77777777" w:rsidR="00871ED3" w:rsidRPr="00BB02AD" w:rsidRDefault="00871ED3" w:rsidP="0004734D">
            <w:pPr>
              <w:jc w:val="center"/>
              <w:rPr>
                <w:ins w:id="1132" w:author="Microsoft Office User" w:date="2023-06-09T15:10:00Z"/>
                <w:rFonts w:ascii="Arial" w:hAnsi="Arial" w:cs="Arial"/>
                <w:b/>
                <w:color w:val="000000" w:themeColor="text1"/>
                <w:szCs w:val="21"/>
              </w:rPr>
            </w:pPr>
            <w:ins w:id="1133" w:author="Microsoft Office User" w:date="2023-06-09T15:10:00Z">
              <w:r w:rsidRPr="00BB02AD">
                <w:rPr>
                  <w:rFonts w:ascii="Arial" w:hAnsi="Arial" w:cs="Arial"/>
                  <w:b/>
                  <w:color w:val="000000" w:themeColor="text1"/>
                  <w:szCs w:val="21"/>
                </w:rPr>
                <w:t>数据内容</w:t>
              </w:r>
            </w:ins>
          </w:p>
        </w:tc>
        <w:tc>
          <w:tcPr>
            <w:tcW w:w="1293" w:type="dxa"/>
            <w:shd w:val="clear" w:color="auto" w:fill="D9D9D9"/>
            <w:vAlign w:val="center"/>
          </w:tcPr>
          <w:p w14:paraId="4C388542" w14:textId="77777777" w:rsidR="00871ED3" w:rsidRPr="00BB02AD" w:rsidRDefault="00871ED3" w:rsidP="0004734D">
            <w:pPr>
              <w:jc w:val="center"/>
              <w:rPr>
                <w:ins w:id="1134" w:author="Microsoft Office User" w:date="2023-06-09T15:10:00Z"/>
                <w:rFonts w:ascii="Arial" w:hAnsi="Arial" w:cs="Arial"/>
                <w:b/>
                <w:color w:val="000000" w:themeColor="text1"/>
                <w:szCs w:val="21"/>
              </w:rPr>
            </w:pPr>
            <w:ins w:id="1135" w:author="Microsoft Office User" w:date="2023-06-09T15:10:00Z">
              <w:r w:rsidRPr="00BB02AD">
                <w:rPr>
                  <w:rFonts w:ascii="Arial" w:hAnsi="Arial" w:cs="Arial"/>
                  <w:b/>
                  <w:color w:val="000000" w:themeColor="text1"/>
                  <w:szCs w:val="21"/>
                </w:rPr>
                <w:t>校验和</w:t>
              </w:r>
            </w:ins>
          </w:p>
        </w:tc>
      </w:tr>
      <w:tr w:rsidR="00871ED3" w:rsidRPr="00BB02AD" w14:paraId="5154B81A" w14:textId="77777777" w:rsidTr="0004734D">
        <w:trPr>
          <w:trHeight w:val="448"/>
          <w:jc w:val="center"/>
          <w:ins w:id="1136" w:author="Microsoft Office User" w:date="2023-06-09T15:10:00Z"/>
        </w:trPr>
        <w:tc>
          <w:tcPr>
            <w:tcW w:w="1996" w:type="dxa"/>
            <w:vAlign w:val="center"/>
          </w:tcPr>
          <w:p w14:paraId="1F30EF06" w14:textId="77777777" w:rsidR="00871ED3" w:rsidRPr="00BB02AD" w:rsidRDefault="00871ED3" w:rsidP="0004734D">
            <w:pPr>
              <w:jc w:val="center"/>
              <w:rPr>
                <w:ins w:id="1137" w:author="Microsoft Office User" w:date="2023-06-09T15:10:00Z"/>
                <w:rFonts w:ascii="Arial" w:hAnsi="Arial" w:cs="Arial"/>
                <w:color w:val="000000" w:themeColor="text1"/>
                <w:szCs w:val="21"/>
              </w:rPr>
            </w:pPr>
            <w:ins w:id="1138" w:author="Microsoft Office User" w:date="2023-06-09T15:10:00Z">
              <w:r w:rsidRPr="00BB02AD">
                <w:rPr>
                  <w:rFonts w:ascii="Arial" w:hAnsi="Arial" w:cs="Arial"/>
                  <w:color w:val="000000" w:themeColor="text1"/>
                  <w:szCs w:val="21"/>
                </w:rPr>
                <w:t>1byte</w:t>
              </w:r>
              <w:r w:rsidRPr="00BB02AD">
                <w:rPr>
                  <w:rFonts w:ascii="Arial" w:hAnsi="Arial" w:cs="Arial"/>
                  <w:color w:val="000000" w:themeColor="text1"/>
                  <w:szCs w:val="21"/>
                </w:rPr>
                <w:t>（</w:t>
              </w:r>
              <w:r w:rsidRPr="00BB02AD">
                <w:rPr>
                  <w:rFonts w:ascii="Arial" w:hAnsi="Arial" w:cs="Arial"/>
                  <w:color w:val="000000" w:themeColor="text1"/>
                  <w:szCs w:val="21"/>
                </w:rPr>
                <w:t>0xAA</w:t>
              </w:r>
              <w:r w:rsidRPr="00BB02AD">
                <w:rPr>
                  <w:rFonts w:ascii="Arial" w:hAnsi="Arial" w:cs="Arial"/>
                  <w:color w:val="000000" w:themeColor="text1"/>
                  <w:szCs w:val="21"/>
                </w:rPr>
                <w:t>）</w:t>
              </w:r>
            </w:ins>
          </w:p>
        </w:tc>
        <w:tc>
          <w:tcPr>
            <w:tcW w:w="1292" w:type="dxa"/>
            <w:vAlign w:val="center"/>
          </w:tcPr>
          <w:p w14:paraId="334E6E9B" w14:textId="77777777" w:rsidR="00871ED3" w:rsidRPr="00BB02AD" w:rsidRDefault="00871ED3" w:rsidP="0004734D">
            <w:pPr>
              <w:jc w:val="center"/>
              <w:rPr>
                <w:ins w:id="1139" w:author="Microsoft Office User" w:date="2023-06-09T15:10:00Z"/>
                <w:rFonts w:ascii="Arial" w:hAnsi="Arial" w:cs="Arial"/>
                <w:color w:val="000000" w:themeColor="text1"/>
                <w:szCs w:val="21"/>
              </w:rPr>
            </w:pPr>
            <w:ins w:id="1140" w:author="Microsoft Office User" w:date="2023-06-09T15:10:00Z">
              <w:r w:rsidRPr="00BB02AD">
                <w:rPr>
                  <w:rFonts w:ascii="Arial" w:hAnsi="Arial" w:cs="Arial"/>
                  <w:color w:val="000000" w:themeColor="text1"/>
                  <w:szCs w:val="21"/>
                </w:rPr>
                <w:t>2bytes</w:t>
              </w:r>
            </w:ins>
          </w:p>
        </w:tc>
        <w:tc>
          <w:tcPr>
            <w:tcW w:w="1292" w:type="dxa"/>
            <w:vAlign w:val="center"/>
          </w:tcPr>
          <w:p w14:paraId="62F5F757" w14:textId="77777777" w:rsidR="00871ED3" w:rsidRPr="00BB02AD" w:rsidRDefault="00871ED3" w:rsidP="0004734D">
            <w:pPr>
              <w:jc w:val="center"/>
              <w:rPr>
                <w:ins w:id="1141" w:author="Microsoft Office User" w:date="2023-06-09T15:10:00Z"/>
                <w:rFonts w:ascii="Arial" w:hAnsi="Arial" w:cs="Arial"/>
                <w:color w:val="000000" w:themeColor="text1"/>
                <w:szCs w:val="21"/>
              </w:rPr>
            </w:pPr>
            <w:ins w:id="1142" w:author="Microsoft Office User" w:date="2023-06-09T15:10:00Z">
              <w:r w:rsidRPr="00BB02AD">
                <w:rPr>
                  <w:rFonts w:ascii="Arial" w:hAnsi="Arial" w:cs="Arial"/>
                  <w:color w:val="000000" w:themeColor="text1"/>
                  <w:szCs w:val="21"/>
                </w:rPr>
                <w:t>2bytes</w:t>
              </w:r>
            </w:ins>
          </w:p>
        </w:tc>
        <w:tc>
          <w:tcPr>
            <w:tcW w:w="1293" w:type="dxa"/>
            <w:vAlign w:val="center"/>
          </w:tcPr>
          <w:p w14:paraId="111EA5F1" w14:textId="77777777" w:rsidR="00871ED3" w:rsidRPr="00BB02AD" w:rsidRDefault="00871ED3" w:rsidP="0004734D">
            <w:pPr>
              <w:jc w:val="center"/>
              <w:rPr>
                <w:ins w:id="1143" w:author="Microsoft Office User" w:date="2023-06-09T15:10:00Z"/>
                <w:rFonts w:ascii="Arial" w:hAnsi="Arial" w:cs="Arial"/>
                <w:color w:val="000000" w:themeColor="text1"/>
                <w:szCs w:val="21"/>
              </w:rPr>
            </w:pPr>
            <w:ins w:id="1144" w:author="Microsoft Office User" w:date="2023-06-09T15:10:00Z">
              <w:r w:rsidRPr="00BB02AD">
                <w:rPr>
                  <w:rFonts w:ascii="Arial" w:hAnsi="Arial" w:cs="Arial"/>
                  <w:color w:val="000000" w:themeColor="text1"/>
                  <w:szCs w:val="21"/>
                </w:rPr>
                <w:t>1byte</w:t>
              </w:r>
            </w:ins>
          </w:p>
        </w:tc>
        <w:tc>
          <w:tcPr>
            <w:tcW w:w="1292" w:type="dxa"/>
            <w:vAlign w:val="center"/>
          </w:tcPr>
          <w:p w14:paraId="5FD0C027" w14:textId="77777777" w:rsidR="00871ED3" w:rsidRPr="00BB02AD" w:rsidRDefault="00871ED3" w:rsidP="0004734D">
            <w:pPr>
              <w:jc w:val="center"/>
              <w:rPr>
                <w:ins w:id="1145" w:author="Microsoft Office User" w:date="2023-06-09T15:10:00Z"/>
                <w:rFonts w:ascii="Arial" w:hAnsi="Arial" w:cs="Arial"/>
                <w:color w:val="000000" w:themeColor="text1"/>
                <w:szCs w:val="21"/>
              </w:rPr>
            </w:pPr>
            <w:ins w:id="1146" w:author="Microsoft Office User" w:date="2023-06-09T15:10:00Z">
              <w:r w:rsidRPr="00BB02AD">
                <w:rPr>
                  <w:rFonts w:ascii="Arial" w:hAnsi="Arial" w:cs="Arial"/>
                  <w:color w:val="000000" w:themeColor="text1"/>
                  <w:szCs w:val="21"/>
                </w:rPr>
                <w:t>Nbytes</w:t>
              </w:r>
            </w:ins>
          </w:p>
        </w:tc>
        <w:tc>
          <w:tcPr>
            <w:tcW w:w="1293" w:type="dxa"/>
            <w:vAlign w:val="center"/>
          </w:tcPr>
          <w:p w14:paraId="66687B72" w14:textId="77777777" w:rsidR="00871ED3" w:rsidRPr="00BB02AD" w:rsidRDefault="00871ED3" w:rsidP="0004734D">
            <w:pPr>
              <w:jc w:val="center"/>
              <w:rPr>
                <w:ins w:id="1147" w:author="Microsoft Office User" w:date="2023-06-09T15:10:00Z"/>
                <w:rFonts w:ascii="Arial" w:hAnsi="Arial" w:cs="Arial"/>
                <w:color w:val="000000" w:themeColor="text1"/>
                <w:szCs w:val="21"/>
              </w:rPr>
            </w:pPr>
            <w:ins w:id="1148" w:author="Microsoft Office User" w:date="2023-06-09T15:10:00Z">
              <w:r w:rsidRPr="00BB02AD">
                <w:rPr>
                  <w:rFonts w:ascii="Arial" w:hAnsi="Arial" w:cs="Arial"/>
                  <w:color w:val="000000" w:themeColor="text1"/>
                  <w:szCs w:val="21"/>
                </w:rPr>
                <w:t>2bytes</w:t>
              </w:r>
            </w:ins>
          </w:p>
        </w:tc>
      </w:tr>
    </w:tbl>
    <w:p w14:paraId="3A27A8AB" w14:textId="77777777" w:rsidR="00871ED3" w:rsidRPr="00A52A69" w:rsidRDefault="00871ED3" w:rsidP="00871ED3">
      <w:pPr>
        <w:spacing w:line="360" w:lineRule="auto"/>
        <w:ind w:firstLineChars="100" w:firstLine="240"/>
        <w:rPr>
          <w:ins w:id="1149" w:author="Microsoft Office User" w:date="2023-06-09T15:10:00Z"/>
          <w:rFonts w:ascii="Arial" w:hAnsi="Arial" w:cs="Arial"/>
          <w:color w:val="000000" w:themeColor="text1"/>
          <w:szCs w:val="21"/>
        </w:rPr>
      </w:pPr>
      <w:ins w:id="1150" w:author="Microsoft Office User" w:date="2023-06-09T15:10:00Z">
        <w:r w:rsidRPr="00A52A69">
          <w:rPr>
            <w:rFonts w:ascii="Arial" w:hAnsi="Arial" w:cs="Arial"/>
            <w:color w:val="000000" w:themeColor="text1"/>
            <w:szCs w:val="21"/>
          </w:rPr>
          <w:t>其中：</w:t>
        </w:r>
      </w:ins>
    </w:p>
    <w:p w14:paraId="1E7E7F31" w14:textId="77777777" w:rsidR="00871ED3" w:rsidRPr="00343443" w:rsidRDefault="00871ED3" w:rsidP="00871ED3">
      <w:pPr>
        <w:numPr>
          <w:ilvl w:val="0"/>
          <w:numId w:val="5"/>
        </w:numPr>
        <w:spacing w:line="360" w:lineRule="auto"/>
        <w:rPr>
          <w:ins w:id="1151" w:author="Microsoft Office User" w:date="2023-06-09T15:10:00Z"/>
          <w:rFonts w:ascii="Arial" w:hAnsi="Arial" w:cs="Arial"/>
          <w:color w:val="000000" w:themeColor="text1"/>
          <w:szCs w:val="21"/>
        </w:rPr>
      </w:pPr>
      <w:ins w:id="1152" w:author="Microsoft Office User" w:date="2023-06-09T15:10:00Z">
        <w:r w:rsidRPr="00343443">
          <w:rPr>
            <w:rFonts w:ascii="Arial" w:hAnsi="Arial" w:cs="Arial"/>
            <w:color w:val="000000" w:themeColor="text1"/>
            <w:szCs w:val="21"/>
          </w:rPr>
          <w:t>保留的</w:t>
        </w:r>
        <w:r>
          <w:rPr>
            <w:rFonts w:ascii="Arial" w:hAnsi="Arial" w:cs="Arial"/>
            <w:color w:val="000000" w:themeColor="text1"/>
            <w:szCs w:val="21"/>
          </w:rPr>
          <w:t>2</w:t>
        </w:r>
        <w:r w:rsidRPr="00343443">
          <w:rPr>
            <w:rFonts w:ascii="Arial" w:hAnsi="Arial" w:cs="Arial"/>
            <w:color w:val="000000" w:themeColor="text1"/>
            <w:szCs w:val="21"/>
          </w:rPr>
          <w:t>个字节为扩展用，默认值为</w:t>
        </w:r>
        <w:r w:rsidRPr="00343443">
          <w:rPr>
            <w:rFonts w:ascii="Arial" w:hAnsi="Arial" w:cs="Arial"/>
            <w:color w:val="000000" w:themeColor="text1"/>
            <w:szCs w:val="21"/>
          </w:rPr>
          <w:t>0</w:t>
        </w:r>
        <w:r w:rsidRPr="00343443">
          <w:rPr>
            <w:rFonts w:ascii="Arial" w:hAnsi="Arial" w:cs="Arial"/>
            <w:color w:val="000000" w:themeColor="text1"/>
            <w:szCs w:val="21"/>
          </w:rPr>
          <w:t>；</w:t>
        </w:r>
      </w:ins>
    </w:p>
    <w:p w14:paraId="75E230D2" w14:textId="77777777" w:rsidR="00871ED3" w:rsidRPr="00343443" w:rsidRDefault="00871ED3" w:rsidP="00871ED3">
      <w:pPr>
        <w:numPr>
          <w:ilvl w:val="0"/>
          <w:numId w:val="5"/>
        </w:numPr>
        <w:spacing w:line="360" w:lineRule="auto"/>
        <w:rPr>
          <w:ins w:id="1153" w:author="Microsoft Office User" w:date="2023-06-09T15:10:00Z"/>
          <w:rFonts w:ascii="Arial" w:hAnsi="Arial" w:cs="Arial"/>
          <w:color w:val="000000" w:themeColor="text1"/>
          <w:szCs w:val="21"/>
        </w:rPr>
      </w:pPr>
      <w:ins w:id="1154" w:author="Microsoft Office User" w:date="2023-06-09T15:10:00Z">
        <w:r w:rsidRPr="00343443">
          <w:rPr>
            <w:rFonts w:ascii="Arial" w:hAnsi="Arial" w:cs="Arial"/>
            <w:color w:val="000000" w:themeColor="text1"/>
            <w:szCs w:val="21"/>
          </w:rPr>
          <w:t>数据长度为保留</w:t>
        </w:r>
        <w:r w:rsidRPr="00343443">
          <w:rPr>
            <w:rFonts w:ascii="Arial" w:hAnsi="Arial" w:cs="Arial" w:hint="eastAsia"/>
            <w:color w:val="000000" w:themeColor="text1"/>
            <w:szCs w:val="21"/>
          </w:rPr>
          <w:t>、</w:t>
        </w:r>
        <w:r w:rsidRPr="00343443">
          <w:rPr>
            <w:rFonts w:ascii="Arial" w:hAnsi="Arial" w:cs="Arial"/>
            <w:color w:val="000000" w:themeColor="text1"/>
            <w:szCs w:val="21"/>
          </w:rPr>
          <w:t>类型、数据内容和校验和的总字节数；</w:t>
        </w:r>
      </w:ins>
    </w:p>
    <w:p w14:paraId="0177E712" w14:textId="77777777" w:rsidR="00871ED3" w:rsidRPr="00343443" w:rsidRDefault="00871ED3" w:rsidP="00871ED3">
      <w:pPr>
        <w:numPr>
          <w:ilvl w:val="0"/>
          <w:numId w:val="5"/>
        </w:numPr>
        <w:spacing w:line="360" w:lineRule="auto"/>
        <w:rPr>
          <w:ins w:id="1155" w:author="Microsoft Office User" w:date="2023-06-09T15:10:00Z"/>
          <w:rFonts w:ascii="Arial" w:hAnsi="Arial" w:cs="Arial"/>
          <w:color w:val="000000" w:themeColor="text1"/>
          <w:szCs w:val="21"/>
        </w:rPr>
      </w:pPr>
      <w:ins w:id="1156" w:author="Microsoft Office User" w:date="2023-06-09T15:10:00Z">
        <w:r w:rsidRPr="00343443">
          <w:rPr>
            <w:rFonts w:ascii="Arial" w:hAnsi="Arial" w:cs="Arial"/>
            <w:color w:val="000000" w:themeColor="text1"/>
            <w:szCs w:val="21"/>
          </w:rPr>
          <w:t>CRC</w:t>
        </w:r>
        <w:r w:rsidRPr="00343443">
          <w:rPr>
            <w:rFonts w:ascii="Arial" w:hAnsi="Arial" w:cs="Arial"/>
            <w:color w:val="000000" w:themeColor="text1"/>
            <w:szCs w:val="21"/>
          </w:rPr>
          <w:t>校验和由保留、类型和数据内容共同参与计算；</w:t>
        </w:r>
      </w:ins>
    </w:p>
    <w:p w14:paraId="62262EB8" w14:textId="62CB14F3" w:rsidR="00871ED3" w:rsidRPr="00871ED3" w:rsidRDefault="00871ED3" w:rsidP="00871ED3">
      <w:pPr>
        <w:numPr>
          <w:ilvl w:val="0"/>
          <w:numId w:val="5"/>
        </w:numPr>
        <w:spacing w:line="360" w:lineRule="auto"/>
        <w:rPr>
          <w:ins w:id="1157" w:author="Microsoft Office User" w:date="2023-06-07T11:20:00Z"/>
          <w:rFonts w:ascii="Arial" w:hAnsi="Arial" w:cs="Arial" w:hint="eastAsia"/>
          <w:color w:val="000000" w:themeColor="text1"/>
          <w:szCs w:val="21"/>
          <w:rPrChange w:id="1158" w:author="Microsoft Office User" w:date="2023-06-09T15:10:00Z">
            <w:rPr>
              <w:ins w:id="1159" w:author="Microsoft Office User" w:date="2023-06-07T11:20:00Z"/>
              <w:rFonts w:ascii="Arial" w:eastAsia="黑体" w:hAnsi="Arial" w:cs="Arial"/>
              <w:color w:val="000000" w:themeColor="text1"/>
              <w:sz w:val="24"/>
              <w:szCs w:val="24"/>
            </w:rPr>
          </w:rPrChange>
        </w:rPr>
        <w:pPrChange w:id="1160" w:author="Microsoft Office User" w:date="2023-06-09T15:10:00Z">
          <w:pPr>
            <w:pStyle w:val="30"/>
            <w:numPr>
              <w:ilvl w:val="2"/>
              <w:numId w:val="3"/>
            </w:numPr>
            <w:spacing w:beforeLines="50" w:before="156" w:after="0" w:line="360" w:lineRule="auto"/>
            <w:ind w:left="709" w:hanging="709"/>
          </w:pPr>
        </w:pPrChange>
      </w:pPr>
      <w:ins w:id="1161" w:author="Microsoft Office User" w:date="2023-06-09T15:10:00Z">
        <w:r w:rsidRPr="00343443">
          <w:rPr>
            <w:rFonts w:ascii="Arial" w:hAnsi="Arial" w:cs="Arial"/>
            <w:color w:val="000000" w:themeColor="text1"/>
            <w:szCs w:val="21"/>
          </w:rPr>
          <w:t>数据内容占用</w:t>
        </w:r>
        <w:r w:rsidRPr="00343443">
          <w:rPr>
            <w:rFonts w:ascii="Arial" w:hAnsi="Arial" w:cs="Arial"/>
            <w:color w:val="000000" w:themeColor="text1"/>
            <w:szCs w:val="21"/>
          </w:rPr>
          <w:t>2</w:t>
        </w:r>
        <w:r w:rsidRPr="00343443">
          <w:rPr>
            <w:rFonts w:ascii="Arial" w:hAnsi="Arial" w:cs="Arial"/>
            <w:color w:val="000000" w:themeColor="text1"/>
            <w:szCs w:val="21"/>
          </w:rPr>
          <w:t>个字节时，先发低位，再发高位；</w:t>
        </w:r>
      </w:ins>
    </w:p>
    <w:p w14:paraId="371755F0" w14:textId="77777777" w:rsidR="0005320F" w:rsidRPr="002A2CA7" w:rsidRDefault="0005320F" w:rsidP="00DD0FFD">
      <w:pPr>
        <w:pStyle w:val="30"/>
        <w:numPr>
          <w:ilvl w:val="2"/>
          <w:numId w:val="3"/>
        </w:numPr>
        <w:spacing w:beforeLines="50" w:before="156" w:after="0" w:line="360" w:lineRule="auto"/>
        <w:rPr>
          <w:ins w:id="1162" w:author="Microsoft Office User" w:date="2023-06-07T11:20:00Z"/>
          <w:rFonts w:ascii="Arial" w:eastAsia="黑体" w:hAnsi="Arial" w:cs="Arial"/>
          <w:color w:val="000000" w:themeColor="text1"/>
          <w:sz w:val="24"/>
          <w:szCs w:val="24"/>
        </w:rPr>
      </w:pPr>
      <w:bookmarkStart w:id="1163" w:name="_Toc137217303"/>
      <w:ins w:id="1164" w:author="Microsoft Office User" w:date="2023-06-07T11:20:00Z">
        <w:r w:rsidRPr="002A2CA7">
          <w:rPr>
            <w:rFonts w:ascii="Arial" w:eastAsia="黑体" w:hAnsi="Arial" w:cs="Arial"/>
            <w:color w:val="000000" w:themeColor="text1"/>
            <w:sz w:val="24"/>
            <w:szCs w:val="24"/>
          </w:rPr>
          <w:t>通信协议内容</w:t>
        </w:r>
        <w:bookmarkEnd w:id="1163"/>
      </w:ins>
    </w:p>
    <w:p w14:paraId="1548B45A" w14:textId="36B6DD24" w:rsidR="0005320F" w:rsidRDefault="0005320F" w:rsidP="00DD0FFD">
      <w:pPr>
        <w:pStyle w:val="ae"/>
        <w:keepNext/>
        <w:spacing w:beforeLines="100" w:before="312"/>
        <w:jc w:val="center"/>
        <w:rPr>
          <w:ins w:id="1165" w:author="Microsoft Office User" w:date="2023-06-07T11:20:00Z"/>
          <w:rFonts w:ascii="Arial" w:hAnsi="Arial" w:cs="Arial"/>
          <w:color w:val="000000" w:themeColor="text1"/>
          <w:sz w:val="24"/>
        </w:rPr>
      </w:pPr>
      <w:ins w:id="1166" w:author="Microsoft Office User" w:date="2023-06-07T11:20:00Z">
        <w:r w:rsidRPr="00BB02AD">
          <w:rPr>
            <w:rFonts w:ascii="Arial" w:hAnsi="Arial" w:cs="Arial"/>
            <w:color w:val="000000" w:themeColor="text1"/>
            <w:sz w:val="24"/>
          </w:rPr>
          <w:t>表</w:t>
        </w:r>
        <w:r w:rsidRPr="00BB02AD">
          <w:rPr>
            <w:rFonts w:ascii="Arial" w:hAnsi="Arial" w:cs="Arial"/>
            <w:color w:val="000000" w:themeColor="text1"/>
            <w:sz w:val="24"/>
          </w:rPr>
          <w:fldChar w:fldCharType="begin"/>
        </w:r>
        <w:r w:rsidRPr="00BB02AD">
          <w:rPr>
            <w:rFonts w:ascii="Arial" w:hAnsi="Arial" w:cs="Arial"/>
            <w:color w:val="000000" w:themeColor="text1"/>
            <w:sz w:val="24"/>
          </w:rPr>
          <w:instrText xml:space="preserve"> STYLEREF 1 \s </w:instrText>
        </w:r>
        <w:r w:rsidRPr="00BB02AD">
          <w:rPr>
            <w:rFonts w:ascii="Arial" w:hAnsi="Arial" w:cs="Arial"/>
            <w:color w:val="000000" w:themeColor="text1"/>
            <w:sz w:val="24"/>
          </w:rPr>
          <w:fldChar w:fldCharType="separate"/>
        </w:r>
      </w:ins>
      <w:r w:rsidR="00C2385F">
        <w:rPr>
          <w:rFonts w:ascii="Arial" w:hAnsi="Arial" w:cs="Arial"/>
          <w:noProof/>
          <w:color w:val="000000" w:themeColor="text1"/>
          <w:sz w:val="24"/>
        </w:rPr>
        <w:t>2</w:t>
      </w:r>
      <w:ins w:id="1167" w:author="Microsoft Office User" w:date="2023-06-07T11:20:00Z">
        <w:r w:rsidRPr="00BB02AD">
          <w:rPr>
            <w:rFonts w:ascii="Arial" w:hAnsi="Arial" w:cs="Arial"/>
            <w:color w:val="000000" w:themeColor="text1"/>
            <w:sz w:val="24"/>
          </w:rPr>
          <w:fldChar w:fldCharType="end"/>
        </w:r>
        <w:r w:rsidRPr="00BB02AD">
          <w:rPr>
            <w:rFonts w:ascii="Arial" w:hAnsi="Arial" w:cs="Arial"/>
            <w:color w:val="000000" w:themeColor="text1"/>
            <w:sz w:val="24"/>
          </w:rPr>
          <w:t>.</w:t>
        </w:r>
        <w:r w:rsidRPr="00BB02AD">
          <w:rPr>
            <w:rFonts w:ascii="Arial" w:hAnsi="Arial" w:cs="Arial"/>
            <w:color w:val="000000" w:themeColor="text1"/>
            <w:sz w:val="24"/>
          </w:rPr>
          <w:fldChar w:fldCharType="begin"/>
        </w:r>
        <w:r w:rsidRPr="00BB02AD">
          <w:rPr>
            <w:rFonts w:ascii="Arial" w:hAnsi="Arial" w:cs="Arial"/>
            <w:color w:val="000000" w:themeColor="text1"/>
            <w:sz w:val="24"/>
          </w:rPr>
          <w:instrText xml:space="preserve"> SEQ </w:instrText>
        </w:r>
        <w:r w:rsidRPr="00BB02AD">
          <w:rPr>
            <w:rFonts w:ascii="Arial" w:hAnsi="Arial" w:cs="Arial"/>
            <w:color w:val="000000" w:themeColor="text1"/>
            <w:sz w:val="24"/>
          </w:rPr>
          <w:instrText>表</w:instrText>
        </w:r>
        <w:r w:rsidRPr="00BB02AD">
          <w:rPr>
            <w:rFonts w:ascii="Arial" w:hAnsi="Arial" w:cs="Arial"/>
            <w:color w:val="000000" w:themeColor="text1"/>
            <w:sz w:val="24"/>
          </w:rPr>
          <w:instrText xml:space="preserve"> \* ARABIC \s 1 </w:instrText>
        </w:r>
        <w:r w:rsidRPr="00BB02AD">
          <w:rPr>
            <w:rFonts w:ascii="Arial" w:hAnsi="Arial" w:cs="Arial"/>
            <w:color w:val="000000" w:themeColor="text1"/>
            <w:sz w:val="24"/>
          </w:rPr>
          <w:fldChar w:fldCharType="separate"/>
        </w:r>
      </w:ins>
      <w:ins w:id="1168" w:author="Microsoft Office User" w:date="2023-06-09T15:26:00Z">
        <w:r w:rsidR="00C2385F">
          <w:rPr>
            <w:rFonts w:ascii="Arial" w:hAnsi="Arial" w:cs="Arial"/>
            <w:noProof/>
            <w:color w:val="000000" w:themeColor="text1"/>
            <w:sz w:val="24"/>
          </w:rPr>
          <w:t>3</w:t>
        </w:r>
      </w:ins>
      <w:ins w:id="1169" w:author="Microsoft Office User" w:date="2023-06-07T11:20:00Z">
        <w:r w:rsidRPr="00BB02AD">
          <w:rPr>
            <w:rFonts w:ascii="Arial" w:hAnsi="Arial" w:cs="Arial"/>
            <w:color w:val="000000" w:themeColor="text1"/>
            <w:sz w:val="24"/>
          </w:rPr>
          <w:fldChar w:fldCharType="end"/>
        </w:r>
        <w:r w:rsidRPr="00BB02AD">
          <w:rPr>
            <w:rFonts w:ascii="Arial" w:hAnsi="Arial" w:cs="Arial" w:hint="eastAsia"/>
            <w:color w:val="000000" w:themeColor="text1"/>
            <w:sz w:val="24"/>
          </w:rPr>
          <w:t xml:space="preserve">　</w:t>
        </w:r>
        <w:r>
          <w:rPr>
            <w:rFonts w:ascii="Arial" w:hAnsi="Arial" w:cs="Arial" w:hint="eastAsia"/>
            <w:color w:val="000000" w:themeColor="text1"/>
            <w:sz w:val="24"/>
          </w:rPr>
          <w:t>显控软件和甲板单元水通机板</w:t>
        </w:r>
        <w:r w:rsidRPr="00BB02AD">
          <w:rPr>
            <w:rFonts w:ascii="Arial" w:hAnsi="Arial" w:cs="Arial"/>
            <w:color w:val="000000" w:themeColor="text1"/>
            <w:sz w:val="24"/>
          </w:rPr>
          <w:t>通信协议内容</w:t>
        </w:r>
      </w:ins>
    </w:p>
    <w:tbl>
      <w:tblPr>
        <w:tblStyle w:val="a4"/>
        <w:tblW w:w="5000" w:type="pct"/>
        <w:tblLook w:val="04A0" w:firstRow="1" w:lastRow="0" w:firstColumn="1" w:lastColumn="0" w:noHBand="0" w:noVBand="1"/>
        <w:tblPrChange w:id="1170" w:author="Microsoft Office User" w:date="2023-06-09T15:11:00Z">
          <w:tblPr>
            <w:tblStyle w:val="a4"/>
            <w:tblW w:w="0" w:type="auto"/>
            <w:tblInd w:w="108" w:type="dxa"/>
            <w:tblLook w:val="04A0" w:firstRow="1" w:lastRow="0" w:firstColumn="1" w:lastColumn="0" w:noHBand="0" w:noVBand="1"/>
          </w:tblPr>
        </w:tblPrChange>
      </w:tblPr>
      <w:tblGrid>
        <w:gridCol w:w="880"/>
        <w:gridCol w:w="2512"/>
        <w:gridCol w:w="5441"/>
        <w:tblGridChange w:id="1171">
          <w:tblGrid>
            <w:gridCol w:w="108"/>
            <w:gridCol w:w="596"/>
            <w:gridCol w:w="176"/>
            <w:gridCol w:w="1525"/>
            <w:gridCol w:w="987"/>
            <w:gridCol w:w="2698"/>
            <w:gridCol w:w="2743"/>
          </w:tblGrid>
        </w:tblGridChange>
      </w:tblGrid>
      <w:tr w:rsidR="00871ED3" w:rsidRPr="00550946" w14:paraId="16187E76" w14:textId="77777777" w:rsidTr="00871ED3">
        <w:trPr>
          <w:trHeight w:val="624"/>
          <w:ins w:id="1172" w:author="Microsoft Office User" w:date="2023-06-07T11:20:00Z"/>
          <w:trPrChange w:id="1173" w:author="Microsoft Office User" w:date="2023-06-09T15:11:00Z">
            <w:trPr>
              <w:gridBefore w:val="1"/>
              <w:gridAfter w:val="0"/>
              <w:trHeight w:val="624"/>
            </w:trPr>
          </w:trPrChange>
        </w:trPr>
        <w:tc>
          <w:tcPr>
            <w:tcW w:w="498" w:type="pct"/>
            <w:shd w:val="pct15" w:color="auto" w:fill="auto"/>
            <w:vAlign w:val="center"/>
            <w:tcPrChange w:id="1174" w:author="Microsoft Office User" w:date="2023-06-09T15:11:00Z">
              <w:tcPr>
                <w:tcW w:w="596" w:type="dxa"/>
                <w:shd w:val="pct15" w:color="auto" w:fill="auto"/>
                <w:vAlign w:val="center"/>
              </w:tcPr>
            </w:tcPrChange>
          </w:tcPr>
          <w:p w14:paraId="213BA435" w14:textId="77777777" w:rsidR="00871ED3" w:rsidRPr="00550946" w:rsidRDefault="00871ED3" w:rsidP="0004734D">
            <w:pPr>
              <w:jc w:val="center"/>
              <w:rPr>
                <w:ins w:id="1175" w:author="Microsoft Office User" w:date="2023-06-07T11:20:00Z"/>
                <w:rFonts w:ascii="Arial" w:hAnsi="Arial" w:cs="Arial"/>
                <w:b/>
                <w:color w:val="000000" w:themeColor="text1"/>
                <w:szCs w:val="21"/>
              </w:rPr>
            </w:pPr>
            <w:ins w:id="1176" w:author="Microsoft Office User" w:date="2023-06-07T11:20:00Z">
              <w:r w:rsidRPr="00550946">
                <w:rPr>
                  <w:rFonts w:ascii="Arial" w:hAnsi="Arial" w:cs="Arial"/>
                  <w:b/>
                  <w:color w:val="000000" w:themeColor="text1"/>
                  <w:szCs w:val="21"/>
                </w:rPr>
                <w:t>编号</w:t>
              </w:r>
            </w:ins>
          </w:p>
        </w:tc>
        <w:tc>
          <w:tcPr>
            <w:tcW w:w="1422" w:type="pct"/>
            <w:shd w:val="pct15" w:color="auto" w:fill="auto"/>
            <w:vAlign w:val="center"/>
            <w:tcPrChange w:id="1177" w:author="Microsoft Office User" w:date="2023-06-09T15:11:00Z">
              <w:tcPr>
                <w:tcW w:w="1701" w:type="dxa"/>
                <w:gridSpan w:val="2"/>
                <w:shd w:val="pct15" w:color="auto" w:fill="auto"/>
                <w:vAlign w:val="center"/>
              </w:tcPr>
            </w:tcPrChange>
          </w:tcPr>
          <w:p w14:paraId="081751FC" w14:textId="77777777" w:rsidR="00871ED3" w:rsidRPr="00550946" w:rsidRDefault="00871ED3" w:rsidP="0004734D">
            <w:pPr>
              <w:jc w:val="center"/>
              <w:rPr>
                <w:ins w:id="1178" w:author="Microsoft Office User" w:date="2023-06-07T11:20:00Z"/>
                <w:rFonts w:ascii="Arial" w:hAnsi="Arial" w:cs="Arial"/>
                <w:b/>
                <w:color w:val="000000" w:themeColor="text1"/>
                <w:szCs w:val="21"/>
              </w:rPr>
            </w:pPr>
            <w:ins w:id="1179" w:author="Microsoft Office User" w:date="2023-06-07T11:20:00Z">
              <w:r w:rsidRPr="00550946">
                <w:rPr>
                  <w:rFonts w:ascii="Arial" w:hAnsi="Arial" w:cs="Arial"/>
                  <w:b/>
                  <w:color w:val="000000" w:themeColor="text1"/>
                  <w:szCs w:val="21"/>
                </w:rPr>
                <w:t>命令类型</w:t>
              </w:r>
            </w:ins>
          </w:p>
        </w:tc>
        <w:tc>
          <w:tcPr>
            <w:tcW w:w="3080" w:type="pct"/>
            <w:shd w:val="pct15" w:color="auto" w:fill="auto"/>
            <w:vAlign w:val="center"/>
            <w:tcPrChange w:id="1180" w:author="Microsoft Office User" w:date="2023-06-09T15:11:00Z">
              <w:tcPr>
                <w:tcW w:w="3685" w:type="dxa"/>
                <w:gridSpan w:val="2"/>
                <w:shd w:val="pct15" w:color="auto" w:fill="auto"/>
                <w:vAlign w:val="center"/>
              </w:tcPr>
            </w:tcPrChange>
          </w:tcPr>
          <w:p w14:paraId="44AF59E5" w14:textId="77777777" w:rsidR="00871ED3" w:rsidRPr="00550946" w:rsidRDefault="00871ED3" w:rsidP="0004734D">
            <w:pPr>
              <w:jc w:val="center"/>
              <w:rPr>
                <w:ins w:id="1181" w:author="Microsoft Office User" w:date="2023-06-07T11:20:00Z"/>
                <w:rFonts w:ascii="Arial" w:hAnsi="Arial" w:cs="Arial"/>
                <w:b/>
                <w:color w:val="000000" w:themeColor="text1"/>
                <w:szCs w:val="21"/>
              </w:rPr>
            </w:pPr>
            <w:ins w:id="1182" w:author="Microsoft Office User" w:date="2023-06-07T11:20:00Z">
              <w:r w:rsidRPr="00550946">
                <w:rPr>
                  <w:rFonts w:ascii="Arial" w:hAnsi="Arial" w:cs="Arial"/>
                  <w:b/>
                  <w:color w:val="000000" w:themeColor="text1"/>
                  <w:szCs w:val="21"/>
                </w:rPr>
                <w:t>数据体内容</w:t>
              </w:r>
            </w:ins>
          </w:p>
        </w:tc>
      </w:tr>
      <w:tr w:rsidR="00871ED3" w:rsidRPr="00550946" w14:paraId="7AA32FB3" w14:textId="77777777" w:rsidTr="00871ED3">
        <w:trPr>
          <w:trHeight w:val="1073"/>
          <w:ins w:id="1183" w:author="Microsoft Office User" w:date="2023-06-07T11:20:00Z"/>
          <w:trPrChange w:id="1184" w:author="Microsoft Office User" w:date="2023-06-09T15:11:00Z">
            <w:trPr>
              <w:gridBefore w:val="1"/>
              <w:gridAfter w:val="0"/>
              <w:trHeight w:val="1073"/>
            </w:trPr>
          </w:trPrChange>
        </w:trPr>
        <w:tc>
          <w:tcPr>
            <w:tcW w:w="498" w:type="pct"/>
            <w:vMerge w:val="restart"/>
            <w:vAlign w:val="center"/>
            <w:tcPrChange w:id="1185" w:author="Microsoft Office User" w:date="2023-06-09T15:11:00Z">
              <w:tcPr>
                <w:tcW w:w="596" w:type="dxa"/>
                <w:vMerge w:val="restart"/>
                <w:vAlign w:val="center"/>
              </w:tcPr>
            </w:tcPrChange>
          </w:tcPr>
          <w:p w14:paraId="0A036780" w14:textId="00FD401A" w:rsidR="00871ED3" w:rsidRPr="00480B08" w:rsidRDefault="00C2385F" w:rsidP="0004734D">
            <w:pPr>
              <w:jc w:val="center"/>
              <w:rPr>
                <w:ins w:id="1186" w:author="Microsoft Office User" w:date="2023-06-07T11:20:00Z"/>
                <w:rFonts w:ascii="Arial" w:hAnsi="Arial" w:cs="Arial"/>
                <w:szCs w:val="21"/>
              </w:rPr>
            </w:pPr>
            <w:ins w:id="1187" w:author="Microsoft Office User" w:date="2023-06-09T15:17:00Z">
              <w:r>
                <w:rPr>
                  <w:rFonts w:ascii="Arial" w:hAnsi="Arial" w:cs="Arial" w:hint="eastAsia"/>
                  <w:szCs w:val="21"/>
                </w:rPr>
                <w:t>1</w:t>
              </w:r>
            </w:ins>
          </w:p>
        </w:tc>
        <w:tc>
          <w:tcPr>
            <w:tcW w:w="1422" w:type="pct"/>
            <w:vMerge w:val="restart"/>
            <w:vAlign w:val="center"/>
            <w:tcPrChange w:id="1188" w:author="Microsoft Office User" w:date="2023-06-09T15:11:00Z">
              <w:tcPr>
                <w:tcW w:w="1701" w:type="dxa"/>
                <w:gridSpan w:val="2"/>
                <w:vMerge w:val="restart"/>
                <w:vAlign w:val="center"/>
              </w:tcPr>
            </w:tcPrChange>
          </w:tcPr>
          <w:p w14:paraId="3FA6627B" w14:textId="047ACABA" w:rsidR="00871ED3" w:rsidRPr="00480B08" w:rsidRDefault="00871ED3" w:rsidP="0004734D">
            <w:pPr>
              <w:jc w:val="center"/>
              <w:rPr>
                <w:ins w:id="1189" w:author="Microsoft Office User" w:date="2023-06-07T11:20:00Z"/>
                <w:rFonts w:ascii="Arial" w:hAnsi="Arial" w:cs="Arial"/>
                <w:szCs w:val="21"/>
              </w:rPr>
            </w:pPr>
            <w:ins w:id="1190" w:author="Microsoft Office User" w:date="2023-06-09T15:07:00Z">
              <w:r>
                <w:rPr>
                  <w:rFonts w:ascii="Arial" w:hAnsi="Arial" w:cs="Arial" w:hint="eastAsia"/>
                  <w:szCs w:val="21"/>
                </w:rPr>
                <w:t>结果回传</w:t>
              </w:r>
            </w:ins>
          </w:p>
        </w:tc>
        <w:tc>
          <w:tcPr>
            <w:tcW w:w="3080" w:type="pct"/>
            <w:tcPrChange w:id="1191" w:author="Microsoft Office User" w:date="2023-06-09T15:11:00Z">
              <w:tcPr>
                <w:tcW w:w="3685" w:type="dxa"/>
                <w:gridSpan w:val="2"/>
              </w:tcPr>
            </w:tcPrChange>
          </w:tcPr>
          <w:p w14:paraId="73814A4B" w14:textId="77777777" w:rsidR="00871ED3" w:rsidRDefault="00871ED3" w:rsidP="00871ED3">
            <w:pPr>
              <w:rPr>
                <w:ins w:id="1192" w:author="Microsoft Office User" w:date="2023-06-09T15:11:00Z"/>
                <w:rFonts w:ascii="Arial" w:hAnsi="Arial" w:cs="Arial"/>
                <w:color w:val="FF0000"/>
                <w:szCs w:val="21"/>
              </w:rPr>
            </w:pPr>
            <w:ins w:id="1193" w:author="Microsoft Office User" w:date="2023-06-09T15:10:00Z">
              <w:r>
                <w:rPr>
                  <w:rFonts w:ascii="Arial" w:hAnsi="Arial" w:cs="Arial" w:hint="eastAsia"/>
                  <w:color w:val="FF0000"/>
                  <w:szCs w:val="21"/>
                </w:rPr>
                <w:t>下行</w:t>
              </w:r>
            </w:ins>
            <w:ins w:id="1194" w:author="Microsoft Office User" w:date="2023-06-09T15:11:00Z">
              <w:r>
                <w:rPr>
                  <w:rFonts w:ascii="Arial" w:hAnsi="Arial" w:cs="Arial" w:hint="eastAsia"/>
                  <w:color w:val="FF0000"/>
                  <w:szCs w:val="21"/>
                </w:rPr>
                <w:t>：</w:t>
              </w:r>
            </w:ins>
          </w:p>
          <w:p w14:paraId="21FAB9C8" w14:textId="3A088273" w:rsidR="00871ED3" w:rsidRPr="00164A34" w:rsidRDefault="00871ED3" w:rsidP="00871ED3">
            <w:pPr>
              <w:rPr>
                <w:ins w:id="1195" w:author="Microsoft Office User" w:date="2023-06-09T15:07:00Z"/>
                <w:rFonts w:ascii="Arial" w:hAnsi="Arial" w:cs="Arial"/>
                <w:color w:val="FF0000"/>
                <w:szCs w:val="21"/>
              </w:rPr>
            </w:pPr>
            <w:ins w:id="1196" w:author="Microsoft Office User" w:date="2023-06-09T15:07:00Z">
              <w:r w:rsidRPr="00164A34">
                <w:rPr>
                  <w:rFonts w:ascii="Arial" w:hAnsi="Arial" w:cs="Arial" w:hint="eastAsia"/>
                  <w:color w:val="FF0000"/>
                  <w:szCs w:val="21"/>
                </w:rPr>
                <w:t>传输类型</w:t>
              </w:r>
              <w:r w:rsidRPr="00C707C3">
                <w:rPr>
                  <w:rFonts w:ascii="Arial" w:hAnsi="Arial" w:cs="Arial"/>
                  <w:color w:val="FF0000"/>
                  <w:szCs w:val="21"/>
                </w:rPr>
                <w:t>(1byte</w:t>
              </w:r>
              <w:r w:rsidRPr="00C707C3">
                <w:rPr>
                  <w:rFonts w:ascii="Arial" w:hAnsi="Arial" w:cs="Arial" w:hint="eastAsia"/>
                  <w:color w:val="FF0000"/>
                  <w:szCs w:val="21"/>
                </w:rPr>
                <w:t>，</w:t>
              </w:r>
              <w:r w:rsidRPr="00C707C3">
                <w:rPr>
                  <w:rFonts w:ascii="Arial" w:hAnsi="Arial" w:cs="Arial"/>
                  <w:color w:val="FF0000"/>
                  <w:szCs w:val="21"/>
                </w:rPr>
                <w:t>char)</w:t>
              </w:r>
              <w:r w:rsidRPr="00C707C3">
                <w:rPr>
                  <w:rFonts w:ascii="Arial" w:hAnsi="Arial" w:cs="Arial" w:hint="eastAsia"/>
                  <w:color w:val="FF0000"/>
                  <w:szCs w:val="21"/>
                </w:rPr>
                <w:t>；</w:t>
              </w:r>
            </w:ins>
          </w:p>
          <w:p w14:paraId="2AB5E4A8" w14:textId="77777777" w:rsidR="00871ED3" w:rsidRPr="00164A34" w:rsidRDefault="00871ED3" w:rsidP="00871ED3">
            <w:pPr>
              <w:ind w:firstLineChars="200" w:firstLine="480"/>
              <w:rPr>
                <w:ins w:id="1197" w:author="Microsoft Office User" w:date="2023-06-09T15:07:00Z"/>
                <w:rFonts w:ascii="Arial" w:hAnsi="Arial" w:cs="Arial"/>
                <w:color w:val="FF0000"/>
                <w:szCs w:val="21"/>
              </w:rPr>
            </w:pPr>
            <w:ins w:id="1198" w:author="Microsoft Office User" w:date="2023-06-09T15:07:00Z">
              <w:r w:rsidRPr="00164A34">
                <w:rPr>
                  <w:rFonts w:ascii="Arial" w:hAnsi="Arial" w:cs="Arial" w:hint="eastAsia"/>
                  <w:color w:val="FF0000"/>
                  <w:szCs w:val="21"/>
                </w:rPr>
                <w:t>0</w:t>
              </w:r>
              <w:r w:rsidRPr="00164A34">
                <w:rPr>
                  <w:rFonts w:ascii="Arial" w:hAnsi="Arial" w:cs="Arial" w:hint="eastAsia"/>
                  <w:color w:val="FF0000"/>
                  <w:szCs w:val="21"/>
                </w:rPr>
                <w:t>：设定开始时间</w:t>
              </w:r>
            </w:ins>
          </w:p>
          <w:p w14:paraId="1F11C0F3" w14:textId="77777777" w:rsidR="00871ED3" w:rsidRPr="00164A34" w:rsidRDefault="00871ED3" w:rsidP="00871ED3">
            <w:pPr>
              <w:ind w:firstLineChars="200" w:firstLine="480"/>
              <w:rPr>
                <w:ins w:id="1199" w:author="Microsoft Office User" w:date="2023-06-09T15:07:00Z"/>
                <w:rFonts w:ascii="Arial" w:hAnsi="Arial" w:cs="Arial"/>
                <w:color w:val="FF0000"/>
                <w:szCs w:val="21"/>
              </w:rPr>
            </w:pPr>
            <w:ins w:id="1200" w:author="Microsoft Office User" w:date="2023-06-09T15:07:00Z">
              <w:r w:rsidRPr="00164A34">
                <w:rPr>
                  <w:rFonts w:ascii="Arial" w:hAnsi="Arial" w:cs="Arial" w:hint="eastAsia"/>
                  <w:color w:val="FF0000"/>
                  <w:szCs w:val="21"/>
                </w:rPr>
                <w:t>1</w:t>
              </w:r>
              <w:r w:rsidRPr="00164A34">
                <w:rPr>
                  <w:rFonts w:ascii="Arial" w:hAnsi="Arial" w:cs="Arial" w:hint="eastAsia"/>
                  <w:color w:val="FF0000"/>
                  <w:szCs w:val="21"/>
                </w:rPr>
                <w:t>：继续上一次发送的结果</w:t>
              </w:r>
            </w:ins>
          </w:p>
          <w:p w14:paraId="0723DB6F" w14:textId="77777777" w:rsidR="00871ED3" w:rsidRPr="00164A34" w:rsidRDefault="00871ED3" w:rsidP="00871ED3">
            <w:pPr>
              <w:rPr>
                <w:ins w:id="1201" w:author="Microsoft Office User" w:date="2023-06-09T15:07:00Z"/>
                <w:rFonts w:ascii="Arial" w:hAnsi="Arial" w:cs="Arial"/>
                <w:color w:val="FF0000"/>
                <w:szCs w:val="21"/>
              </w:rPr>
            </w:pPr>
            <w:ins w:id="1202" w:author="Microsoft Office User" w:date="2023-06-09T15:07:00Z">
              <w:r w:rsidRPr="00164A34">
                <w:rPr>
                  <w:rFonts w:ascii="Arial" w:hAnsi="Arial" w:cs="Arial"/>
                  <w:color w:val="FF0000"/>
                  <w:szCs w:val="21"/>
                </w:rPr>
                <w:t>开始时间</w:t>
              </w:r>
              <w:r w:rsidRPr="00164A34">
                <w:rPr>
                  <w:rFonts w:ascii="Arial" w:hAnsi="Arial" w:cs="Arial"/>
                  <w:color w:val="FF0000"/>
                  <w:szCs w:val="21"/>
                </w:rPr>
                <w:t>(</w:t>
              </w:r>
              <w:r w:rsidRPr="00C707C3">
                <w:rPr>
                  <w:rFonts w:ascii="Arial" w:hAnsi="Arial" w:cs="Arial"/>
                  <w:color w:val="FF0000"/>
                  <w:szCs w:val="21"/>
                </w:rPr>
                <w:t>1byte</w:t>
              </w:r>
              <w:r w:rsidRPr="00C707C3">
                <w:rPr>
                  <w:rFonts w:ascii="Arial" w:hAnsi="Arial" w:cs="Arial" w:hint="eastAsia"/>
                  <w:color w:val="FF0000"/>
                  <w:szCs w:val="21"/>
                </w:rPr>
                <w:t>，</w:t>
              </w:r>
              <w:r w:rsidRPr="00C707C3">
                <w:rPr>
                  <w:rFonts w:ascii="Arial" w:hAnsi="Arial" w:cs="Arial"/>
                  <w:color w:val="FF0000"/>
                  <w:szCs w:val="21"/>
                </w:rPr>
                <w:t>char</w:t>
              </w:r>
              <w:r>
                <w:rPr>
                  <w:rFonts w:ascii="Arial" w:hAnsi="Arial" w:cs="Arial" w:hint="eastAsia"/>
                  <w:color w:val="FF0000"/>
                  <w:szCs w:val="21"/>
                </w:rPr>
                <w:t>，</w:t>
              </w:r>
              <w:r w:rsidRPr="00164A34">
                <w:rPr>
                  <w:rFonts w:ascii="Arial" w:hAnsi="Arial" w:cs="Arial"/>
                  <w:color w:val="FF0000"/>
                  <w:szCs w:val="21"/>
                </w:rPr>
                <w:t>年</w:t>
              </w:r>
              <w:r w:rsidRPr="00164A34">
                <w:rPr>
                  <w:rFonts w:ascii="Arial" w:hAnsi="Arial" w:cs="Arial"/>
                  <w:color w:val="FF0000"/>
                  <w:szCs w:val="21"/>
                </w:rPr>
                <w:t>)</w:t>
              </w:r>
              <w:r w:rsidRPr="00164A34">
                <w:rPr>
                  <w:rFonts w:ascii="Arial" w:hAnsi="Arial" w:cs="Arial"/>
                  <w:color w:val="FF0000"/>
                  <w:szCs w:val="21"/>
                </w:rPr>
                <w:t>；</w:t>
              </w:r>
            </w:ins>
          </w:p>
          <w:p w14:paraId="05A5EACC" w14:textId="77777777" w:rsidR="00871ED3" w:rsidRPr="00164A34" w:rsidRDefault="00871ED3" w:rsidP="00871ED3">
            <w:pPr>
              <w:rPr>
                <w:ins w:id="1203" w:author="Microsoft Office User" w:date="2023-06-09T15:07:00Z"/>
                <w:rFonts w:ascii="Arial" w:hAnsi="Arial" w:cs="Arial"/>
                <w:color w:val="FF0000"/>
                <w:szCs w:val="21"/>
              </w:rPr>
            </w:pPr>
            <w:ins w:id="1204" w:author="Microsoft Office User" w:date="2023-06-09T15:07:00Z">
              <w:r w:rsidRPr="00164A34">
                <w:rPr>
                  <w:rFonts w:ascii="Arial" w:hAnsi="Arial" w:cs="Arial"/>
                  <w:color w:val="FF0000"/>
                  <w:szCs w:val="21"/>
                </w:rPr>
                <w:t>开始时间</w:t>
              </w:r>
              <w:r w:rsidRPr="00164A34">
                <w:rPr>
                  <w:rFonts w:ascii="Arial" w:hAnsi="Arial" w:cs="Arial"/>
                  <w:color w:val="FF0000"/>
                  <w:szCs w:val="21"/>
                </w:rPr>
                <w:t>(</w:t>
              </w:r>
              <w:r w:rsidRPr="00C707C3">
                <w:rPr>
                  <w:rFonts w:ascii="Arial" w:hAnsi="Arial" w:cs="Arial"/>
                  <w:color w:val="FF0000"/>
                  <w:szCs w:val="21"/>
                </w:rPr>
                <w:t>1byte</w:t>
              </w:r>
              <w:r w:rsidRPr="00C707C3">
                <w:rPr>
                  <w:rFonts w:ascii="Arial" w:hAnsi="Arial" w:cs="Arial" w:hint="eastAsia"/>
                  <w:color w:val="FF0000"/>
                  <w:szCs w:val="21"/>
                </w:rPr>
                <w:t>，</w:t>
              </w:r>
              <w:r w:rsidRPr="00C707C3">
                <w:rPr>
                  <w:rFonts w:ascii="Arial" w:hAnsi="Arial" w:cs="Arial"/>
                  <w:color w:val="FF0000"/>
                  <w:szCs w:val="21"/>
                </w:rPr>
                <w:t>char</w:t>
              </w:r>
              <w:r>
                <w:rPr>
                  <w:rFonts w:ascii="Arial" w:hAnsi="Arial" w:cs="Arial" w:hint="eastAsia"/>
                  <w:color w:val="FF0000"/>
                  <w:szCs w:val="21"/>
                </w:rPr>
                <w:t>，</w:t>
              </w:r>
              <w:r w:rsidRPr="00164A34">
                <w:rPr>
                  <w:rFonts w:ascii="Arial" w:hAnsi="Arial" w:cs="Arial" w:hint="eastAsia"/>
                  <w:color w:val="FF0000"/>
                  <w:szCs w:val="21"/>
                </w:rPr>
                <w:t>月</w:t>
              </w:r>
              <w:r w:rsidRPr="00164A34">
                <w:rPr>
                  <w:rFonts w:ascii="Arial" w:hAnsi="Arial" w:cs="Arial"/>
                  <w:color w:val="FF0000"/>
                  <w:szCs w:val="21"/>
                </w:rPr>
                <w:t>)</w:t>
              </w:r>
              <w:r w:rsidRPr="00164A34">
                <w:rPr>
                  <w:rFonts w:ascii="Arial" w:hAnsi="Arial" w:cs="Arial"/>
                  <w:color w:val="FF0000"/>
                  <w:szCs w:val="21"/>
                </w:rPr>
                <w:t>；</w:t>
              </w:r>
            </w:ins>
          </w:p>
          <w:p w14:paraId="492D53CC" w14:textId="77777777" w:rsidR="00871ED3" w:rsidRPr="00164A34" w:rsidRDefault="00871ED3" w:rsidP="00871ED3">
            <w:pPr>
              <w:rPr>
                <w:ins w:id="1205" w:author="Microsoft Office User" w:date="2023-06-09T15:07:00Z"/>
                <w:rFonts w:ascii="Arial" w:hAnsi="Arial" w:cs="Arial"/>
                <w:color w:val="FF0000"/>
                <w:szCs w:val="21"/>
              </w:rPr>
            </w:pPr>
            <w:ins w:id="1206" w:author="Microsoft Office User" w:date="2023-06-09T15:07:00Z">
              <w:r w:rsidRPr="00164A34">
                <w:rPr>
                  <w:rFonts w:ascii="Arial" w:hAnsi="Arial" w:cs="Arial"/>
                  <w:color w:val="FF0000"/>
                  <w:szCs w:val="21"/>
                </w:rPr>
                <w:t>开始时间</w:t>
              </w:r>
              <w:r w:rsidRPr="00164A34">
                <w:rPr>
                  <w:rFonts w:ascii="Arial" w:hAnsi="Arial" w:cs="Arial"/>
                  <w:color w:val="FF0000"/>
                  <w:szCs w:val="21"/>
                </w:rPr>
                <w:t>(</w:t>
              </w:r>
              <w:r w:rsidRPr="00C707C3">
                <w:rPr>
                  <w:rFonts w:ascii="Arial" w:hAnsi="Arial" w:cs="Arial"/>
                  <w:color w:val="FF0000"/>
                  <w:szCs w:val="21"/>
                </w:rPr>
                <w:t>1byte</w:t>
              </w:r>
              <w:r w:rsidRPr="00C707C3">
                <w:rPr>
                  <w:rFonts w:ascii="Arial" w:hAnsi="Arial" w:cs="Arial" w:hint="eastAsia"/>
                  <w:color w:val="FF0000"/>
                  <w:szCs w:val="21"/>
                </w:rPr>
                <w:t>，</w:t>
              </w:r>
              <w:r w:rsidRPr="00C707C3">
                <w:rPr>
                  <w:rFonts w:ascii="Arial" w:hAnsi="Arial" w:cs="Arial"/>
                  <w:color w:val="FF0000"/>
                  <w:szCs w:val="21"/>
                </w:rPr>
                <w:t>char</w:t>
              </w:r>
              <w:r>
                <w:rPr>
                  <w:rFonts w:ascii="Arial" w:hAnsi="Arial" w:cs="Arial" w:hint="eastAsia"/>
                  <w:color w:val="FF0000"/>
                  <w:szCs w:val="21"/>
                </w:rPr>
                <w:t>，</w:t>
              </w:r>
              <w:r w:rsidRPr="00164A34">
                <w:rPr>
                  <w:rFonts w:ascii="Arial" w:hAnsi="Arial" w:cs="Arial" w:hint="eastAsia"/>
                  <w:color w:val="FF0000"/>
                  <w:szCs w:val="21"/>
                </w:rPr>
                <w:t>日</w:t>
              </w:r>
              <w:r w:rsidRPr="00164A34">
                <w:rPr>
                  <w:rFonts w:ascii="Arial" w:hAnsi="Arial" w:cs="Arial"/>
                  <w:color w:val="FF0000"/>
                  <w:szCs w:val="21"/>
                </w:rPr>
                <w:t>)</w:t>
              </w:r>
              <w:r w:rsidRPr="00164A34">
                <w:rPr>
                  <w:rFonts w:ascii="Arial" w:hAnsi="Arial" w:cs="Arial"/>
                  <w:color w:val="FF0000"/>
                  <w:szCs w:val="21"/>
                </w:rPr>
                <w:t>；</w:t>
              </w:r>
            </w:ins>
          </w:p>
          <w:p w14:paraId="6AF4A215" w14:textId="77777777" w:rsidR="00871ED3" w:rsidRPr="00164A34" w:rsidRDefault="00871ED3" w:rsidP="00871ED3">
            <w:pPr>
              <w:rPr>
                <w:ins w:id="1207" w:author="Microsoft Office User" w:date="2023-06-09T15:07:00Z"/>
                <w:rFonts w:ascii="Arial" w:hAnsi="Arial" w:cs="Arial"/>
                <w:color w:val="FF0000"/>
                <w:szCs w:val="21"/>
              </w:rPr>
            </w:pPr>
            <w:ins w:id="1208" w:author="Microsoft Office User" w:date="2023-06-09T15:07:00Z">
              <w:r w:rsidRPr="00164A34">
                <w:rPr>
                  <w:rFonts w:ascii="Arial" w:hAnsi="Arial" w:cs="Arial"/>
                  <w:color w:val="FF0000"/>
                  <w:szCs w:val="21"/>
                </w:rPr>
                <w:t>开始时间</w:t>
              </w:r>
              <w:r w:rsidRPr="00164A34">
                <w:rPr>
                  <w:rFonts w:ascii="Arial" w:hAnsi="Arial" w:cs="Arial"/>
                  <w:color w:val="FF0000"/>
                  <w:szCs w:val="21"/>
                </w:rPr>
                <w:t>(</w:t>
              </w:r>
              <w:r w:rsidRPr="00C707C3">
                <w:rPr>
                  <w:rFonts w:ascii="Arial" w:hAnsi="Arial" w:cs="Arial"/>
                  <w:color w:val="FF0000"/>
                  <w:szCs w:val="21"/>
                </w:rPr>
                <w:t>1byte</w:t>
              </w:r>
              <w:r w:rsidRPr="00C707C3">
                <w:rPr>
                  <w:rFonts w:ascii="Arial" w:hAnsi="Arial" w:cs="Arial" w:hint="eastAsia"/>
                  <w:color w:val="FF0000"/>
                  <w:szCs w:val="21"/>
                </w:rPr>
                <w:t>，</w:t>
              </w:r>
              <w:r w:rsidRPr="00C707C3">
                <w:rPr>
                  <w:rFonts w:ascii="Arial" w:hAnsi="Arial" w:cs="Arial"/>
                  <w:color w:val="FF0000"/>
                  <w:szCs w:val="21"/>
                </w:rPr>
                <w:t>char</w:t>
              </w:r>
              <w:r>
                <w:rPr>
                  <w:rFonts w:ascii="Arial" w:hAnsi="Arial" w:cs="Arial" w:hint="eastAsia"/>
                  <w:color w:val="FF0000"/>
                  <w:szCs w:val="21"/>
                </w:rPr>
                <w:t>，</w:t>
              </w:r>
              <w:r w:rsidRPr="00164A34">
                <w:rPr>
                  <w:rFonts w:ascii="Arial" w:hAnsi="Arial" w:cs="Arial" w:hint="eastAsia"/>
                  <w:color w:val="FF0000"/>
                  <w:szCs w:val="21"/>
                </w:rPr>
                <w:t>时</w:t>
              </w:r>
              <w:r w:rsidRPr="00164A34">
                <w:rPr>
                  <w:rFonts w:ascii="Arial" w:hAnsi="Arial" w:cs="Arial"/>
                  <w:color w:val="FF0000"/>
                  <w:szCs w:val="21"/>
                </w:rPr>
                <w:t>)</w:t>
              </w:r>
              <w:r w:rsidRPr="00164A34">
                <w:rPr>
                  <w:rFonts w:ascii="Arial" w:hAnsi="Arial" w:cs="Arial"/>
                  <w:color w:val="FF0000"/>
                  <w:szCs w:val="21"/>
                </w:rPr>
                <w:t>；</w:t>
              </w:r>
            </w:ins>
          </w:p>
          <w:p w14:paraId="45FAEBD3" w14:textId="77777777" w:rsidR="00871ED3" w:rsidRPr="00164A34" w:rsidRDefault="00871ED3" w:rsidP="00871ED3">
            <w:pPr>
              <w:rPr>
                <w:ins w:id="1209" w:author="Microsoft Office User" w:date="2023-06-09T15:07:00Z"/>
                <w:rFonts w:ascii="Arial" w:hAnsi="Arial" w:cs="Arial"/>
                <w:color w:val="FF0000"/>
                <w:szCs w:val="21"/>
              </w:rPr>
            </w:pPr>
            <w:ins w:id="1210" w:author="Microsoft Office User" w:date="2023-06-09T15:07:00Z">
              <w:r w:rsidRPr="00164A34">
                <w:rPr>
                  <w:rFonts w:ascii="Arial" w:hAnsi="Arial" w:cs="Arial"/>
                  <w:color w:val="FF0000"/>
                  <w:szCs w:val="21"/>
                </w:rPr>
                <w:t>开始时间</w:t>
              </w:r>
              <w:r w:rsidRPr="00164A34">
                <w:rPr>
                  <w:rFonts w:ascii="Arial" w:hAnsi="Arial" w:cs="Arial"/>
                  <w:color w:val="FF0000"/>
                  <w:szCs w:val="21"/>
                </w:rPr>
                <w:t>(</w:t>
              </w:r>
              <w:r w:rsidRPr="00C707C3">
                <w:rPr>
                  <w:rFonts w:ascii="Arial" w:hAnsi="Arial" w:cs="Arial"/>
                  <w:color w:val="FF0000"/>
                  <w:szCs w:val="21"/>
                </w:rPr>
                <w:t>1byte</w:t>
              </w:r>
              <w:r w:rsidRPr="00C707C3">
                <w:rPr>
                  <w:rFonts w:ascii="Arial" w:hAnsi="Arial" w:cs="Arial" w:hint="eastAsia"/>
                  <w:color w:val="FF0000"/>
                  <w:szCs w:val="21"/>
                </w:rPr>
                <w:t>，</w:t>
              </w:r>
              <w:r w:rsidRPr="00C707C3">
                <w:rPr>
                  <w:rFonts w:ascii="Arial" w:hAnsi="Arial" w:cs="Arial"/>
                  <w:color w:val="FF0000"/>
                  <w:szCs w:val="21"/>
                </w:rPr>
                <w:t>char</w:t>
              </w:r>
              <w:r>
                <w:rPr>
                  <w:rFonts w:ascii="Arial" w:hAnsi="Arial" w:cs="Arial" w:hint="eastAsia"/>
                  <w:color w:val="FF0000"/>
                  <w:szCs w:val="21"/>
                </w:rPr>
                <w:t>，</w:t>
              </w:r>
              <w:r w:rsidRPr="00164A34">
                <w:rPr>
                  <w:rFonts w:ascii="Arial" w:hAnsi="Arial" w:cs="Arial" w:hint="eastAsia"/>
                  <w:color w:val="FF0000"/>
                  <w:szCs w:val="21"/>
                </w:rPr>
                <w:t>分</w:t>
              </w:r>
              <w:r w:rsidRPr="00164A34">
                <w:rPr>
                  <w:rFonts w:ascii="Arial" w:hAnsi="Arial" w:cs="Arial"/>
                  <w:color w:val="FF0000"/>
                  <w:szCs w:val="21"/>
                </w:rPr>
                <w:t>)</w:t>
              </w:r>
              <w:r w:rsidRPr="00164A34">
                <w:rPr>
                  <w:rFonts w:ascii="Arial" w:hAnsi="Arial" w:cs="Arial"/>
                  <w:color w:val="FF0000"/>
                  <w:szCs w:val="21"/>
                </w:rPr>
                <w:t>；</w:t>
              </w:r>
            </w:ins>
          </w:p>
          <w:p w14:paraId="5D2BF6AD" w14:textId="4635E295" w:rsidR="00871ED3" w:rsidRPr="00480B08" w:rsidRDefault="00871ED3" w:rsidP="00871ED3">
            <w:pPr>
              <w:rPr>
                <w:ins w:id="1211" w:author="Microsoft Office User" w:date="2023-06-07T11:20:00Z"/>
                <w:rFonts w:ascii="Arial" w:hAnsi="Arial" w:cs="Arial"/>
                <w:szCs w:val="24"/>
              </w:rPr>
            </w:pPr>
            <w:ins w:id="1212" w:author="Microsoft Office User" w:date="2023-06-09T15:07:00Z">
              <w:r w:rsidRPr="00164A34">
                <w:rPr>
                  <w:rFonts w:ascii="Arial" w:hAnsi="Arial" w:cs="Arial"/>
                  <w:color w:val="FF0000"/>
                  <w:szCs w:val="21"/>
                </w:rPr>
                <w:t>开始时间</w:t>
              </w:r>
              <w:r w:rsidRPr="00164A34">
                <w:rPr>
                  <w:rFonts w:ascii="Arial" w:hAnsi="Arial" w:cs="Arial"/>
                  <w:color w:val="FF0000"/>
                  <w:szCs w:val="21"/>
                </w:rPr>
                <w:t>(</w:t>
              </w:r>
              <w:r w:rsidRPr="00C707C3">
                <w:rPr>
                  <w:rFonts w:ascii="Arial" w:hAnsi="Arial" w:cs="Arial"/>
                  <w:color w:val="FF0000"/>
                  <w:szCs w:val="21"/>
                </w:rPr>
                <w:t>1byte</w:t>
              </w:r>
              <w:r w:rsidRPr="00C707C3">
                <w:rPr>
                  <w:rFonts w:ascii="Arial" w:hAnsi="Arial" w:cs="Arial" w:hint="eastAsia"/>
                  <w:color w:val="FF0000"/>
                  <w:szCs w:val="21"/>
                </w:rPr>
                <w:t>，</w:t>
              </w:r>
              <w:r w:rsidRPr="00C707C3">
                <w:rPr>
                  <w:rFonts w:ascii="Arial" w:hAnsi="Arial" w:cs="Arial"/>
                  <w:color w:val="FF0000"/>
                  <w:szCs w:val="21"/>
                </w:rPr>
                <w:t>char</w:t>
              </w:r>
              <w:r>
                <w:rPr>
                  <w:rFonts w:ascii="Arial" w:hAnsi="Arial" w:cs="Arial" w:hint="eastAsia"/>
                  <w:color w:val="FF0000"/>
                  <w:szCs w:val="21"/>
                </w:rPr>
                <w:t>，</w:t>
              </w:r>
              <w:r w:rsidRPr="00164A34">
                <w:rPr>
                  <w:rFonts w:ascii="Arial" w:hAnsi="Arial" w:cs="Arial" w:hint="eastAsia"/>
                  <w:color w:val="FF0000"/>
                  <w:szCs w:val="21"/>
                </w:rPr>
                <w:t>秒</w:t>
              </w:r>
              <w:r w:rsidRPr="00164A34">
                <w:rPr>
                  <w:rFonts w:ascii="Arial" w:hAnsi="Arial" w:cs="Arial"/>
                  <w:color w:val="FF0000"/>
                  <w:szCs w:val="21"/>
                </w:rPr>
                <w:t>)</w:t>
              </w:r>
              <w:r w:rsidRPr="00164A34">
                <w:rPr>
                  <w:rFonts w:ascii="Arial" w:hAnsi="Arial" w:cs="Arial"/>
                  <w:color w:val="FF0000"/>
                  <w:szCs w:val="21"/>
                </w:rPr>
                <w:t>；</w:t>
              </w:r>
            </w:ins>
          </w:p>
        </w:tc>
      </w:tr>
      <w:tr w:rsidR="00871ED3" w:rsidRPr="00550946" w14:paraId="33B3349E" w14:textId="77777777" w:rsidTr="00871ED3">
        <w:trPr>
          <w:trHeight w:val="1072"/>
          <w:ins w:id="1213" w:author="Microsoft Office User" w:date="2023-06-07T11:20:00Z"/>
          <w:trPrChange w:id="1214" w:author="Microsoft Office User" w:date="2023-06-09T15:11:00Z">
            <w:trPr>
              <w:gridBefore w:val="1"/>
              <w:gridAfter w:val="0"/>
              <w:trHeight w:val="1072"/>
            </w:trPr>
          </w:trPrChange>
        </w:trPr>
        <w:tc>
          <w:tcPr>
            <w:tcW w:w="498" w:type="pct"/>
            <w:vMerge/>
            <w:vAlign w:val="center"/>
            <w:tcPrChange w:id="1215" w:author="Microsoft Office User" w:date="2023-06-09T15:11:00Z">
              <w:tcPr>
                <w:tcW w:w="596" w:type="dxa"/>
                <w:vMerge/>
                <w:vAlign w:val="center"/>
              </w:tcPr>
            </w:tcPrChange>
          </w:tcPr>
          <w:p w14:paraId="71689F86" w14:textId="77777777" w:rsidR="00871ED3" w:rsidRPr="00480B08" w:rsidRDefault="00871ED3" w:rsidP="00871ED3">
            <w:pPr>
              <w:jc w:val="center"/>
              <w:rPr>
                <w:ins w:id="1216" w:author="Microsoft Office User" w:date="2023-06-07T11:20:00Z"/>
                <w:rFonts w:ascii="Arial" w:hAnsi="Arial" w:cs="Arial"/>
                <w:szCs w:val="21"/>
              </w:rPr>
            </w:pPr>
          </w:p>
        </w:tc>
        <w:tc>
          <w:tcPr>
            <w:tcW w:w="1422" w:type="pct"/>
            <w:vMerge/>
            <w:vAlign w:val="center"/>
            <w:tcPrChange w:id="1217" w:author="Microsoft Office User" w:date="2023-06-09T15:11:00Z">
              <w:tcPr>
                <w:tcW w:w="1701" w:type="dxa"/>
                <w:gridSpan w:val="2"/>
                <w:vMerge/>
                <w:vAlign w:val="center"/>
              </w:tcPr>
            </w:tcPrChange>
          </w:tcPr>
          <w:p w14:paraId="55BCBC4F" w14:textId="77777777" w:rsidR="00871ED3" w:rsidRDefault="00871ED3" w:rsidP="00871ED3">
            <w:pPr>
              <w:jc w:val="center"/>
              <w:rPr>
                <w:ins w:id="1218" w:author="Microsoft Office User" w:date="2023-06-09T15:07:00Z"/>
                <w:rFonts w:ascii="Arial" w:hAnsi="Arial" w:cs="Arial" w:hint="eastAsia"/>
                <w:szCs w:val="21"/>
              </w:rPr>
            </w:pPr>
          </w:p>
        </w:tc>
        <w:tc>
          <w:tcPr>
            <w:tcW w:w="3080" w:type="pct"/>
            <w:tcPrChange w:id="1219" w:author="Microsoft Office User" w:date="2023-06-09T15:11:00Z">
              <w:tcPr>
                <w:tcW w:w="3685" w:type="dxa"/>
                <w:gridSpan w:val="2"/>
              </w:tcPr>
            </w:tcPrChange>
          </w:tcPr>
          <w:p w14:paraId="470792EB" w14:textId="77777777" w:rsidR="00871ED3" w:rsidRDefault="00871ED3" w:rsidP="00871ED3">
            <w:pPr>
              <w:rPr>
                <w:ins w:id="1220" w:author="Microsoft Office User" w:date="2023-06-09T15:11:00Z"/>
                <w:rFonts w:ascii="Arial" w:hAnsi="Arial" w:cs="Arial"/>
                <w:color w:val="FF0000"/>
                <w:szCs w:val="21"/>
              </w:rPr>
            </w:pPr>
            <w:ins w:id="1221" w:author="Microsoft Office User" w:date="2023-06-09T15:11:00Z">
              <w:r>
                <w:rPr>
                  <w:rFonts w:ascii="Arial" w:hAnsi="Arial" w:cs="Arial" w:hint="eastAsia"/>
                  <w:color w:val="FF0000"/>
                  <w:szCs w:val="21"/>
                </w:rPr>
                <w:t>上行：</w:t>
              </w:r>
            </w:ins>
          </w:p>
          <w:p w14:paraId="089C0D80" w14:textId="77777777" w:rsidR="00871ED3" w:rsidRPr="00164A34" w:rsidRDefault="00871ED3" w:rsidP="00871ED3">
            <w:pPr>
              <w:rPr>
                <w:ins w:id="1222" w:author="Microsoft Office User" w:date="2023-06-09T15:11:00Z"/>
                <w:rFonts w:ascii="Arial" w:hAnsi="Arial" w:cs="Arial"/>
                <w:color w:val="FF0000"/>
                <w:szCs w:val="21"/>
              </w:rPr>
            </w:pPr>
            <w:ins w:id="1223" w:author="Microsoft Office User" w:date="2023-06-09T15:11:00Z">
              <w:r>
                <w:rPr>
                  <w:rFonts w:ascii="Arial" w:hAnsi="Arial" w:cs="Arial" w:hint="eastAsia"/>
                  <w:color w:val="FF0000"/>
                  <w:szCs w:val="21"/>
                </w:rPr>
                <w:t>传输状态</w:t>
              </w:r>
              <w:r w:rsidRPr="00C707C3">
                <w:rPr>
                  <w:rFonts w:ascii="Arial" w:hAnsi="Arial" w:cs="Arial"/>
                  <w:color w:val="FF0000"/>
                  <w:szCs w:val="21"/>
                </w:rPr>
                <w:t>(1byte</w:t>
              </w:r>
              <w:r w:rsidRPr="00C707C3">
                <w:rPr>
                  <w:rFonts w:ascii="Arial" w:hAnsi="Arial" w:cs="Arial" w:hint="eastAsia"/>
                  <w:color w:val="FF0000"/>
                  <w:szCs w:val="21"/>
                </w:rPr>
                <w:t>，</w:t>
              </w:r>
              <w:r w:rsidRPr="00C707C3">
                <w:rPr>
                  <w:rFonts w:ascii="Arial" w:hAnsi="Arial" w:cs="Arial"/>
                  <w:color w:val="FF0000"/>
                  <w:szCs w:val="21"/>
                </w:rPr>
                <w:t>char)</w:t>
              </w:r>
              <w:r w:rsidRPr="00C707C3">
                <w:rPr>
                  <w:rFonts w:ascii="Arial" w:hAnsi="Arial" w:cs="Arial" w:hint="eastAsia"/>
                  <w:color w:val="FF0000"/>
                  <w:szCs w:val="21"/>
                </w:rPr>
                <w:t>；</w:t>
              </w:r>
            </w:ins>
          </w:p>
          <w:p w14:paraId="65BEAFF4" w14:textId="77777777" w:rsidR="00871ED3" w:rsidRPr="00164A34" w:rsidRDefault="00871ED3" w:rsidP="00871ED3">
            <w:pPr>
              <w:ind w:firstLineChars="200" w:firstLine="480"/>
              <w:rPr>
                <w:ins w:id="1224" w:author="Microsoft Office User" w:date="2023-06-09T15:11:00Z"/>
                <w:rFonts w:ascii="Arial" w:hAnsi="Arial" w:cs="Arial"/>
                <w:color w:val="FF0000"/>
                <w:szCs w:val="21"/>
              </w:rPr>
            </w:pPr>
            <w:ins w:id="1225" w:author="Microsoft Office User" w:date="2023-06-09T15:11:00Z">
              <w:r w:rsidRPr="00164A34">
                <w:rPr>
                  <w:rFonts w:ascii="Arial" w:hAnsi="Arial" w:cs="Arial" w:hint="eastAsia"/>
                  <w:color w:val="FF0000"/>
                  <w:szCs w:val="21"/>
                </w:rPr>
                <w:t>0</w:t>
              </w:r>
              <w:r w:rsidRPr="00164A34">
                <w:rPr>
                  <w:rFonts w:ascii="Arial" w:hAnsi="Arial" w:cs="Arial" w:hint="eastAsia"/>
                  <w:color w:val="FF0000"/>
                  <w:szCs w:val="21"/>
                </w:rPr>
                <w:t>：</w:t>
              </w:r>
              <w:r>
                <w:rPr>
                  <w:rFonts w:ascii="Arial" w:hAnsi="Arial" w:cs="Arial" w:hint="eastAsia"/>
                  <w:color w:val="FF0000"/>
                  <w:szCs w:val="21"/>
                </w:rPr>
                <w:t>传输结束</w:t>
              </w:r>
            </w:ins>
          </w:p>
          <w:p w14:paraId="5F711648" w14:textId="77777777" w:rsidR="00871ED3" w:rsidRPr="00F461E7" w:rsidRDefault="00871ED3" w:rsidP="00871ED3">
            <w:pPr>
              <w:ind w:firstLineChars="200" w:firstLine="480"/>
              <w:rPr>
                <w:ins w:id="1226" w:author="Microsoft Office User" w:date="2023-06-09T15:11:00Z"/>
                <w:rFonts w:ascii="Arial" w:hAnsi="Arial" w:cs="Arial"/>
                <w:color w:val="FF0000"/>
                <w:szCs w:val="21"/>
              </w:rPr>
            </w:pPr>
            <w:ins w:id="1227" w:author="Microsoft Office User" w:date="2023-06-09T15:11:00Z">
              <w:r w:rsidRPr="00164A34">
                <w:rPr>
                  <w:rFonts w:ascii="Arial" w:hAnsi="Arial" w:cs="Arial" w:hint="eastAsia"/>
                  <w:color w:val="FF0000"/>
                  <w:szCs w:val="21"/>
                </w:rPr>
                <w:t>1</w:t>
              </w:r>
              <w:r w:rsidRPr="00164A34">
                <w:rPr>
                  <w:rFonts w:ascii="Arial" w:hAnsi="Arial" w:cs="Arial" w:hint="eastAsia"/>
                  <w:color w:val="FF0000"/>
                  <w:szCs w:val="21"/>
                </w:rPr>
                <w:t>：</w:t>
              </w:r>
              <w:r>
                <w:rPr>
                  <w:rFonts w:ascii="Arial" w:hAnsi="Arial" w:cs="Arial" w:hint="eastAsia"/>
                  <w:color w:val="FF0000"/>
                  <w:szCs w:val="21"/>
                </w:rPr>
                <w:t>继续传输</w:t>
              </w:r>
            </w:ins>
          </w:p>
          <w:p w14:paraId="10709E8D" w14:textId="77777777" w:rsidR="00871ED3" w:rsidRPr="005662B7" w:rsidRDefault="00871ED3" w:rsidP="00871ED3">
            <w:pPr>
              <w:rPr>
                <w:ins w:id="1228" w:author="Microsoft Office User" w:date="2023-06-09T15:11:00Z"/>
                <w:rFonts w:ascii="Arial" w:hAnsi="Arial" w:cs="Arial"/>
                <w:color w:val="FF0000"/>
                <w:szCs w:val="21"/>
              </w:rPr>
            </w:pPr>
            <w:ins w:id="1229" w:author="Microsoft Office User" w:date="2023-06-09T15:11:00Z">
              <w:r w:rsidRPr="005662B7">
                <w:rPr>
                  <w:rFonts w:ascii="Arial" w:hAnsi="Arial" w:cs="Arial"/>
                  <w:color w:val="FF0000"/>
                  <w:szCs w:val="21"/>
                </w:rPr>
                <w:t>序号</w:t>
              </w:r>
              <w:r w:rsidRPr="00C707C3">
                <w:rPr>
                  <w:rFonts w:ascii="Arial" w:hAnsi="Arial" w:cs="Arial"/>
                  <w:color w:val="FF0000"/>
                  <w:szCs w:val="21"/>
                </w:rPr>
                <w:t>(</w:t>
              </w:r>
              <w:r>
                <w:rPr>
                  <w:rFonts w:ascii="Arial" w:hAnsi="Arial" w:cs="Arial"/>
                  <w:color w:val="FF0000"/>
                  <w:szCs w:val="21"/>
                </w:rPr>
                <w:t>2</w:t>
              </w:r>
              <w:r w:rsidRPr="00C707C3">
                <w:rPr>
                  <w:rFonts w:ascii="Arial" w:hAnsi="Arial" w:cs="Arial"/>
                  <w:color w:val="FF0000"/>
                  <w:szCs w:val="21"/>
                </w:rPr>
                <w:t>byte</w:t>
              </w:r>
              <w:r>
                <w:rPr>
                  <w:rFonts w:ascii="Arial" w:hAnsi="Arial" w:cs="Arial"/>
                  <w:color w:val="FF0000"/>
                  <w:szCs w:val="21"/>
                </w:rPr>
                <w:t>s</w:t>
              </w:r>
              <w:r w:rsidRPr="00C707C3">
                <w:rPr>
                  <w:rFonts w:ascii="Arial" w:hAnsi="Arial" w:cs="Arial" w:hint="eastAsia"/>
                  <w:color w:val="FF0000"/>
                  <w:szCs w:val="21"/>
                </w:rPr>
                <w:t>，</w:t>
              </w:r>
              <w:r>
                <w:rPr>
                  <w:rFonts w:ascii="Arial" w:hAnsi="Arial" w:cs="Arial" w:hint="eastAsia"/>
                  <w:color w:val="FF0000"/>
                  <w:szCs w:val="21"/>
                </w:rPr>
                <w:t>short</w:t>
              </w:r>
              <w:r w:rsidRPr="00C707C3">
                <w:rPr>
                  <w:rFonts w:ascii="Arial" w:hAnsi="Arial" w:cs="Arial"/>
                  <w:color w:val="FF0000"/>
                  <w:szCs w:val="21"/>
                </w:rPr>
                <w:t>)</w:t>
              </w:r>
              <w:r w:rsidRPr="00C707C3">
                <w:rPr>
                  <w:rFonts w:ascii="Arial" w:hAnsi="Arial" w:cs="Arial" w:hint="eastAsia"/>
                  <w:color w:val="FF0000"/>
                  <w:szCs w:val="21"/>
                </w:rPr>
                <w:t>；</w:t>
              </w:r>
            </w:ins>
          </w:p>
          <w:p w14:paraId="4B7F4B42" w14:textId="77777777" w:rsidR="00871ED3" w:rsidRPr="005662B7" w:rsidRDefault="00871ED3" w:rsidP="00871ED3">
            <w:pPr>
              <w:rPr>
                <w:ins w:id="1230" w:author="Microsoft Office User" w:date="2023-06-09T15:11:00Z"/>
                <w:rFonts w:ascii="Arial" w:hAnsi="Arial" w:cs="Arial"/>
                <w:color w:val="FF0000"/>
                <w:szCs w:val="21"/>
              </w:rPr>
            </w:pPr>
            <w:ins w:id="1231" w:author="Microsoft Office User" w:date="2023-06-09T15:11:00Z">
              <w:r w:rsidRPr="005662B7">
                <w:rPr>
                  <w:rFonts w:ascii="Arial" w:hAnsi="Arial" w:cs="Arial"/>
                  <w:color w:val="FF0000"/>
                  <w:szCs w:val="21"/>
                </w:rPr>
                <w:t>信号类型</w:t>
              </w:r>
              <w:r w:rsidRPr="00C707C3">
                <w:rPr>
                  <w:rFonts w:ascii="Arial" w:hAnsi="Arial" w:cs="Arial"/>
                  <w:color w:val="FF0000"/>
                  <w:szCs w:val="21"/>
                </w:rPr>
                <w:t>(1byte</w:t>
              </w:r>
              <w:r w:rsidRPr="00C707C3">
                <w:rPr>
                  <w:rFonts w:ascii="Arial" w:hAnsi="Arial" w:cs="Arial" w:hint="eastAsia"/>
                  <w:color w:val="FF0000"/>
                  <w:szCs w:val="21"/>
                </w:rPr>
                <w:t>，</w:t>
              </w:r>
              <w:r w:rsidRPr="00C707C3">
                <w:rPr>
                  <w:rFonts w:ascii="Arial" w:hAnsi="Arial" w:cs="Arial"/>
                  <w:color w:val="FF0000"/>
                  <w:szCs w:val="21"/>
                </w:rPr>
                <w:t>char)</w:t>
              </w:r>
              <w:r w:rsidRPr="005662B7">
                <w:rPr>
                  <w:rFonts w:ascii="Arial" w:hAnsi="Arial" w:cs="Arial"/>
                  <w:color w:val="FF0000"/>
                  <w:szCs w:val="21"/>
                </w:rPr>
                <w:t>；</w:t>
              </w:r>
            </w:ins>
          </w:p>
          <w:p w14:paraId="6D76FA1E" w14:textId="77777777" w:rsidR="00871ED3" w:rsidRPr="00164A34" w:rsidRDefault="00871ED3" w:rsidP="00871ED3">
            <w:pPr>
              <w:rPr>
                <w:ins w:id="1232" w:author="Microsoft Office User" w:date="2023-06-09T15:11:00Z"/>
                <w:rFonts w:ascii="Arial" w:hAnsi="Arial" w:cs="Arial"/>
                <w:color w:val="FF0000"/>
                <w:szCs w:val="21"/>
              </w:rPr>
            </w:pPr>
            <w:ins w:id="1233" w:author="Microsoft Office User" w:date="2023-06-09T15:11:00Z">
              <w:r w:rsidRPr="00164A34">
                <w:rPr>
                  <w:rFonts w:ascii="Arial" w:hAnsi="Arial" w:cs="Arial"/>
                  <w:color w:val="FF0000"/>
                  <w:szCs w:val="21"/>
                </w:rPr>
                <w:t>开始时间</w:t>
              </w:r>
              <w:r w:rsidRPr="00164A34">
                <w:rPr>
                  <w:rFonts w:ascii="Arial" w:hAnsi="Arial" w:cs="Arial"/>
                  <w:color w:val="FF0000"/>
                  <w:szCs w:val="21"/>
                </w:rPr>
                <w:t>(</w:t>
              </w:r>
              <w:r w:rsidRPr="00C707C3">
                <w:rPr>
                  <w:rFonts w:ascii="Arial" w:hAnsi="Arial" w:cs="Arial"/>
                  <w:color w:val="FF0000"/>
                  <w:szCs w:val="21"/>
                </w:rPr>
                <w:t>1byte</w:t>
              </w:r>
              <w:r w:rsidRPr="00C707C3">
                <w:rPr>
                  <w:rFonts w:ascii="Arial" w:hAnsi="Arial" w:cs="Arial" w:hint="eastAsia"/>
                  <w:color w:val="FF0000"/>
                  <w:szCs w:val="21"/>
                </w:rPr>
                <w:t>，</w:t>
              </w:r>
              <w:r w:rsidRPr="00C707C3">
                <w:rPr>
                  <w:rFonts w:ascii="Arial" w:hAnsi="Arial" w:cs="Arial"/>
                  <w:color w:val="FF0000"/>
                  <w:szCs w:val="21"/>
                </w:rPr>
                <w:t>char</w:t>
              </w:r>
              <w:r>
                <w:rPr>
                  <w:rFonts w:ascii="Arial" w:hAnsi="Arial" w:cs="Arial" w:hint="eastAsia"/>
                  <w:color w:val="FF0000"/>
                  <w:szCs w:val="21"/>
                </w:rPr>
                <w:t>，</w:t>
              </w:r>
              <w:r w:rsidRPr="00164A34">
                <w:rPr>
                  <w:rFonts w:ascii="Arial" w:hAnsi="Arial" w:cs="Arial"/>
                  <w:color w:val="FF0000"/>
                  <w:szCs w:val="21"/>
                </w:rPr>
                <w:t>年</w:t>
              </w:r>
              <w:r w:rsidRPr="00164A34">
                <w:rPr>
                  <w:rFonts w:ascii="Arial" w:hAnsi="Arial" w:cs="Arial"/>
                  <w:color w:val="FF0000"/>
                  <w:szCs w:val="21"/>
                </w:rPr>
                <w:t>)</w:t>
              </w:r>
              <w:r w:rsidRPr="00164A34">
                <w:rPr>
                  <w:rFonts w:ascii="Arial" w:hAnsi="Arial" w:cs="Arial"/>
                  <w:color w:val="FF0000"/>
                  <w:szCs w:val="21"/>
                </w:rPr>
                <w:t>；</w:t>
              </w:r>
            </w:ins>
          </w:p>
          <w:p w14:paraId="08663442" w14:textId="77777777" w:rsidR="00871ED3" w:rsidRPr="00164A34" w:rsidRDefault="00871ED3" w:rsidP="00871ED3">
            <w:pPr>
              <w:rPr>
                <w:ins w:id="1234" w:author="Microsoft Office User" w:date="2023-06-09T15:11:00Z"/>
                <w:rFonts w:ascii="Arial" w:hAnsi="Arial" w:cs="Arial"/>
                <w:color w:val="FF0000"/>
                <w:szCs w:val="21"/>
              </w:rPr>
            </w:pPr>
            <w:ins w:id="1235" w:author="Microsoft Office User" w:date="2023-06-09T15:11:00Z">
              <w:r w:rsidRPr="00164A34">
                <w:rPr>
                  <w:rFonts w:ascii="Arial" w:hAnsi="Arial" w:cs="Arial"/>
                  <w:color w:val="FF0000"/>
                  <w:szCs w:val="21"/>
                </w:rPr>
                <w:t>开始时间</w:t>
              </w:r>
              <w:r w:rsidRPr="00164A34">
                <w:rPr>
                  <w:rFonts w:ascii="Arial" w:hAnsi="Arial" w:cs="Arial"/>
                  <w:color w:val="FF0000"/>
                  <w:szCs w:val="21"/>
                </w:rPr>
                <w:t>(</w:t>
              </w:r>
              <w:r w:rsidRPr="00C707C3">
                <w:rPr>
                  <w:rFonts w:ascii="Arial" w:hAnsi="Arial" w:cs="Arial"/>
                  <w:color w:val="FF0000"/>
                  <w:szCs w:val="21"/>
                </w:rPr>
                <w:t>1byte</w:t>
              </w:r>
              <w:r w:rsidRPr="00C707C3">
                <w:rPr>
                  <w:rFonts w:ascii="Arial" w:hAnsi="Arial" w:cs="Arial" w:hint="eastAsia"/>
                  <w:color w:val="FF0000"/>
                  <w:szCs w:val="21"/>
                </w:rPr>
                <w:t>，</w:t>
              </w:r>
              <w:r w:rsidRPr="00C707C3">
                <w:rPr>
                  <w:rFonts w:ascii="Arial" w:hAnsi="Arial" w:cs="Arial"/>
                  <w:color w:val="FF0000"/>
                  <w:szCs w:val="21"/>
                </w:rPr>
                <w:t>char</w:t>
              </w:r>
              <w:r>
                <w:rPr>
                  <w:rFonts w:ascii="Arial" w:hAnsi="Arial" w:cs="Arial" w:hint="eastAsia"/>
                  <w:color w:val="FF0000"/>
                  <w:szCs w:val="21"/>
                </w:rPr>
                <w:t>，</w:t>
              </w:r>
              <w:r w:rsidRPr="00164A34">
                <w:rPr>
                  <w:rFonts w:ascii="Arial" w:hAnsi="Arial" w:cs="Arial" w:hint="eastAsia"/>
                  <w:color w:val="FF0000"/>
                  <w:szCs w:val="21"/>
                </w:rPr>
                <w:t>月</w:t>
              </w:r>
              <w:r w:rsidRPr="00164A34">
                <w:rPr>
                  <w:rFonts w:ascii="Arial" w:hAnsi="Arial" w:cs="Arial"/>
                  <w:color w:val="FF0000"/>
                  <w:szCs w:val="21"/>
                </w:rPr>
                <w:t>)</w:t>
              </w:r>
              <w:r w:rsidRPr="00164A34">
                <w:rPr>
                  <w:rFonts w:ascii="Arial" w:hAnsi="Arial" w:cs="Arial"/>
                  <w:color w:val="FF0000"/>
                  <w:szCs w:val="21"/>
                </w:rPr>
                <w:t>；</w:t>
              </w:r>
            </w:ins>
          </w:p>
          <w:p w14:paraId="53EF760E" w14:textId="77777777" w:rsidR="00871ED3" w:rsidRPr="00164A34" w:rsidRDefault="00871ED3" w:rsidP="00871ED3">
            <w:pPr>
              <w:rPr>
                <w:ins w:id="1236" w:author="Microsoft Office User" w:date="2023-06-09T15:11:00Z"/>
                <w:rFonts w:ascii="Arial" w:hAnsi="Arial" w:cs="Arial"/>
                <w:color w:val="FF0000"/>
                <w:szCs w:val="21"/>
              </w:rPr>
            </w:pPr>
            <w:ins w:id="1237" w:author="Microsoft Office User" w:date="2023-06-09T15:11:00Z">
              <w:r w:rsidRPr="00164A34">
                <w:rPr>
                  <w:rFonts w:ascii="Arial" w:hAnsi="Arial" w:cs="Arial"/>
                  <w:color w:val="FF0000"/>
                  <w:szCs w:val="21"/>
                </w:rPr>
                <w:t>开始时间</w:t>
              </w:r>
              <w:r w:rsidRPr="00164A34">
                <w:rPr>
                  <w:rFonts w:ascii="Arial" w:hAnsi="Arial" w:cs="Arial"/>
                  <w:color w:val="FF0000"/>
                  <w:szCs w:val="21"/>
                </w:rPr>
                <w:t>(</w:t>
              </w:r>
              <w:r w:rsidRPr="00C707C3">
                <w:rPr>
                  <w:rFonts w:ascii="Arial" w:hAnsi="Arial" w:cs="Arial"/>
                  <w:color w:val="FF0000"/>
                  <w:szCs w:val="21"/>
                </w:rPr>
                <w:t>1byte</w:t>
              </w:r>
              <w:r w:rsidRPr="00C707C3">
                <w:rPr>
                  <w:rFonts w:ascii="Arial" w:hAnsi="Arial" w:cs="Arial" w:hint="eastAsia"/>
                  <w:color w:val="FF0000"/>
                  <w:szCs w:val="21"/>
                </w:rPr>
                <w:t>，</w:t>
              </w:r>
              <w:r w:rsidRPr="00C707C3">
                <w:rPr>
                  <w:rFonts w:ascii="Arial" w:hAnsi="Arial" w:cs="Arial"/>
                  <w:color w:val="FF0000"/>
                  <w:szCs w:val="21"/>
                </w:rPr>
                <w:t>char</w:t>
              </w:r>
              <w:r>
                <w:rPr>
                  <w:rFonts w:ascii="Arial" w:hAnsi="Arial" w:cs="Arial" w:hint="eastAsia"/>
                  <w:color w:val="FF0000"/>
                  <w:szCs w:val="21"/>
                </w:rPr>
                <w:t>，</w:t>
              </w:r>
              <w:r w:rsidRPr="00164A34">
                <w:rPr>
                  <w:rFonts w:ascii="Arial" w:hAnsi="Arial" w:cs="Arial" w:hint="eastAsia"/>
                  <w:color w:val="FF0000"/>
                  <w:szCs w:val="21"/>
                </w:rPr>
                <w:t>日</w:t>
              </w:r>
              <w:r w:rsidRPr="00164A34">
                <w:rPr>
                  <w:rFonts w:ascii="Arial" w:hAnsi="Arial" w:cs="Arial"/>
                  <w:color w:val="FF0000"/>
                  <w:szCs w:val="21"/>
                </w:rPr>
                <w:t>)</w:t>
              </w:r>
              <w:r w:rsidRPr="00164A34">
                <w:rPr>
                  <w:rFonts w:ascii="Arial" w:hAnsi="Arial" w:cs="Arial"/>
                  <w:color w:val="FF0000"/>
                  <w:szCs w:val="21"/>
                </w:rPr>
                <w:t>；</w:t>
              </w:r>
            </w:ins>
          </w:p>
          <w:p w14:paraId="2490EC20" w14:textId="77777777" w:rsidR="00871ED3" w:rsidRPr="00164A34" w:rsidRDefault="00871ED3" w:rsidP="00871ED3">
            <w:pPr>
              <w:rPr>
                <w:ins w:id="1238" w:author="Microsoft Office User" w:date="2023-06-09T15:11:00Z"/>
                <w:rFonts w:ascii="Arial" w:hAnsi="Arial" w:cs="Arial"/>
                <w:color w:val="FF0000"/>
                <w:szCs w:val="21"/>
              </w:rPr>
            </w:pPr>
            <w:ins w:id="1239" w:author="Microsoft Office User" w:date="2023-06-09T15:11:00Z">
              <w:r w:rsidRPr="00164A34">
                <w:rPr>
                  <w:rFonts w:ascii="Arial" w:hAnsi="Arial" w:cs="Arial"/>
                  <w:color w:val="FF0000"/>
                  <w:szCs w:val="21"/>
                </w:rPr>
                <w:t>开始时间</w:t>
              </w:r>
              <w:r w:rsidRPr="00164A34">
                <w:rPr>
                  <w:rFonts w:ascii="Arial" w:hAnsi="Arial" w:cs="Arial"/>
                  <w:color w:val="FF0000"/>
                  <w:szCs w:val="21"/>
                </w:rPr>
                <w:t>(</w:t>
              </w:r>
              <w:r w:rsidRPr="00C707C3">
                <w:rPr>
                  <w:rFonts w:ascii="Arial" w:hAnsi="Arial" w:cs="Arial"/>
                  <w:color w:val="FF0000"/>
                  <w:szCs w:val="21"/>
                </w:rPr>
                <w:t>1byte</w:t>
              </w:r>
              <w:r w:rsidRPr="00C707C3">
                <w:rPr>
                  <w:rFonts w:ascii="Arial" w:hAnsi="Arial" w:cs="Arial" w:hint="eastAsia"/>
                  <w:color w:val="FF0000"/>
                  <w:szCs w:val="21"/>
                </w:rPr>
                <w:t>，</w:t>
              </w:r>
              <w:r w:rsidRPr="00C707C3">
                <w:rPr>
                  <w:rFonts w:ascii="Arial" w:hAnsi="Arial" w:cs="Arial"/>
                  <w:color w:val="FF0000"/>
                  <w:szCs w:val="21"/>
                </w:rPr>
                <w:t>char</w:t>
              </w:r>
              <w:r>
                <w:rPr>
                  <w:rFonts w:ascii="Arial" w:hAnsi="Arial" w:cs="Arial" w:hint="eastAsia"/>
                  <w:color w:val="FF0000"/>
                  <w:szCs w:val="21"/>
                </w:rPr>
                <w:t>，</w:t>
              </w:r>
              <w:r w:rsidRPr="00164A34">
                <w:rPr>
                  <w:rFonts w:ascii="Arial" w:hAnsi="Arial" w:cs="Arial" w:hint="eastAsia"/>
                  <w:color w:val="FF0000"/>
                  <w:szCs w:val="21"/>
                </w:rPr>
                <w:t>时</w:t>
              </w:r>
              <w:r w:rsidRPr="00164A34">
                <w:rPr>
                  <w:rFonts w:ascii="Arial" w:hAnsi="Arial" w:cs="Arial"/>
                  <w:color w:val="FF0000"/>
                  <w:szCs w:val="21"/>
                </w:rPr>
                <w:t>)</w:t>
              </w:r>
              <w:r w:rsidRPr="00164A34">
                <w:rPr>
                  <w:rFonts w:ascii="Arial" w:hAnsi="Arial" w:cs="Arial"/>
                  <w:color w:val="FF0000"/>
                  <w:szCs w:val="21"/>
                </w:rPr>
                <w:t>；</w:t>
              </w:r>
            </w:ins>
          </w:p>
          <w:p w14:paraId="66BF56D2" w14:textId="77777777" w:rsidR="00871ED3" w:rsidRPr="00164A34" w:rsidRDefault="00871ED3" w:rsidP="00871ED3">
            <w:pPr>
              <w:rPr>
                <w:ins w:id="1240" w:author="Microsoft Office User" w:date="2023-06-09T15:11:00Z"/>
                <w:rFonts w:ascii="Arial" w:hAnsi="Arial" w:cs="Arial"/>
                <w:color w:val="FF0000"/>
                <w:szCs w:val="21"/>
              </w:rPr>
            </w:pPr>
            <w:ins w:id="1241" w:author="Microsoft Office User" w:date="2023-06-09T15:11:00Z">
              <w:r w:rsidRPr="00164A34">
                <w:rPr>
                  <w:rFonts w:ascii="Arial" w:hAnsi="Arial" w:cs="Arial"/>
                  <w:color w:val="FF0000"/>
                  <w:szCs w:val="21"/>
                </w:rPr>
                <w:t>开始时间</w:t>
              </w:r>
              <w:r w:rsidRPr="00164A34">
                <w:rPr>
                  <w:rFonts w:ascii="Arial" w:hAnsi="Arial" w:cs="Arial"/>
                  <w:color w:val="FF0000"/>
                  <w:szCs w:val="21"/>
                </w:rPr>
                <w:t>(</w:t>
              </w:r>
              <w:r w:rsidRPr="00C707C3">
                <w:rPr>
                  <w:rFonts w:ascii="Arial" w:hAnsi="Arial" w:cs="Arial"/>
                  <w:color w:val="FF0000"/>
                  <w:szCs w:val="21"/>
                </w:rPr>
                <w:t>1byte</w:t>
              </w:r>
              <w:r w:rsidRPr="00C707C3">
                <w:rPr>
                  <w:rFonts w:ascii="Arial" w:hAnsi="Arial" w:cs="Arial" w:hint="eastAsia"/>
                  <w:color w:val="FF0000"/>
                  <w:szCs w:val="21"/>
                </w:rPr>
                <w:t>，</w:t>
              </w:r>
              <w:r w:rsidRPr="00C707C3">
                <w:rPr>
                  <w:rFonts w:ascii="Arial" w:hAnsi="Arial" w:cs="Arial"/>
                  <w:color w:val="FF0000"/>
                  <w:szCs w:val="21"/>
                </w:rPr>
                <w:t>char</w:t>
              </w:r>
              <w:r>
                <w:rPr>
                  <w:rFonts w:ascii="Arial" w:hAnsi="Arial" w:cs="Arial" w:hint="eastAsia"/>
                  <w:color w:val="FF0000"/>
                  <w:szCs w:val="21"/>
                </w:rPr>
                <w:t>，</w:t>
              </w:r>
              <w:r w:rsidRPr="00164A34">
                <w:rPr>
                  <w:rFonts w:ascii="Arial" w:hAnsi="Arial" w:cs="Arial" w:hint="eastAsia"/>
                  <w:color w:val="FF0000"/>
                  <w:szCs w:val="21"/>
                </w:rPr>
                <w:t>分</w:t>
              </w:r>
              <w:r w:rsidRPr="00164A34">
                <w:rPr>
                  <w:rFonts w:ascii="Arial" w:hAnsi="Arial" w:cs="Arial"/>
                  <w:color w:val="FF0000"/>
                  <w:szCs w:val="21"/>
                </w:rPr>
                <w:t>)</w:t>
              </w:r>
              <w:r w:rsidRPr="00164A34">
                <w:rPr>
                  <w:rFonts w:ascii="Arial" w:hAnsi="Arial" w:cs="Arial"/>
                  <w:color w:val="FF0000"/>
                  <w:szCs w:val="21"/>
                </w:rPr>
                <w:t>；</w:t>
              </w:r>
            </w:ins>
          </w:p>
          <w:p w14:paraId="5572B644" w14:textId="77777777" w:rsidR="00871ED3" w:rsidRDefault="00871ED3" w:rsidP="00871ED3">
            <w:pPr>
              <w:rPr>
                <w:ins w:id="1242" w:author="Microsoft Office User" w:date="2023-06-09T15:11:00Z"/>
                <w:rFonts w:ascii="Arial" w:hAnsi="Arial" w:cs="Arial"/>
                <w:color w:val="FF0000"/>
                <w:szCs w:val="21"/>
              </w:rPr>
            </w:pPr>
            <w:ins w:id="1243" w:author="Microsoft Office User" w:date="2023-06-09T15:11:00Z">
              <w:r w:rsidRPr="00164A34">
                <w:rPr>
                  <w:rFonts w:ascii="Arial" w:hAnsi="Arial" w:cs="Arial"/>
                  <w:color w:val="FF0000"/>
                  <w:szCs w:val="21"/>
                </w:rPr>
                <w:t>开始时间</w:t>
              </w:r>
              <w:r w:rsidRPr="00164A34">
                <w:rPr>
                  <w:rFonts w:ascii="Arial" w:hAnsi="Arial" w:cs="Arial"/>
                  <w:color w:val="FF0000"/>
                  <w:szCs w:val="21"/>
                </w:rPr>
                <w:t>(</w:t>
              </w:r>
              <w:r w:rsidRPr="00C707C3">
                <w:rPr>
                  <w:rFonts w:ascii="Arial" w:hAnsi="Arial" w:cs="Arial"/>
                  <w:color w:val="FF0000"/>
                  <w:szCs w:val="21"/>
                </w:rPr>
                <w:t>1byte</w:t>
              </w:r>
              <w:r w:rsidRPr="00C707C3">
                <w:rPr>
                  <w:rFonts w:ascii="Arial" w:hAnsi="Arial" w:cs="Arial" w:hint="eastAsia"/>
                  <w:color w:val="FF0000"/>
                  <w:szCs w:val="21"/>
                </w:rPr>
                <w:t>，</w:t>
              </w:r>
              <w:r w:rsidRPr="00C707C3">
                <w:rPr>
                  <w:rFonts w:ascii="Arial" w:hAnsi="Arial" w:cs="Arial"/>
                  <w:color w:val="FF0000"/>
                  <w:szCs w:val="21"/>
                </w:rPr>
                <w:t>char</w:t>
              </w:r>
              <w:r>
                <w:rPr>
                  <w:rFonts w:ascii="Arial" w:hAnsi="Arial" w:cs="Arial" w:hint="eastAsia"/>
                  <w:color w:val="FF0000"/>
                  <w:szCs w:val="21"/>
                </w:rPr>
                <w:t>，</w:t>
              </w:r>
              <w:r w:rsidRPr="00164A34">
                <w:rPr>
                  <w:rFonts w:ascii="Arial" w:hAnsi="Arial" w:cs="Arial" w:hint="eastAsia"/>
                  <w:color w:val="FF0000"/>
                  <w:szCs w:val="21"/>
                </w:rPr>
                <w:t>秒</w:t>
              </w:r>
              <w:r w:rsidRPr="00164A34">
                <w:rPr>
                  <w:rFonts w:ascii="Arial" w:hAnsi="Arial" w:cs="Arial"/>
                  <w:color w:val="FF0000"/>
                  <w:szCs w:val="21"/>
                </w:rPr>
                <w:t>)</w:t>
              </w:r>
              <w:r w:rsidRPr="00164A34">
                <w:rPr>
                  <w:rFonts w:ascii="Arial" w:hAnsi="Arial" w:cs="Arial"/>
                  <w:color w:val="FF0000"/>
                  <w:szCs w:val="21"/>
                </w:rPr>
                <w:t>；</w:t>
              </w:r>
            </w:ins>
          </w:p>
          <w:p w14:paraId="2CC731D6" w14:textId="77777777" w:rsidR="00871ED3" w:rsidRPr="00164A34" w:rsidRDefault="00871ED3" w:rsidP="00871ED3">
            <w:pPr>
              <w:rPr>
                <w:ins w:id="1244" w:author="Microsoft Office User" w:date="2023-06-09T15:11:00Z"/>
                <w:rFonts w:ascii="Arial" w:hAnsi="Arial" w:cs="Arial"/>
                <w:color w:val="FF0000"/>
                <w:szCs w:val="21"/>
              </w:rPr>
            </w:pPr>
            <w:ins w:id="1245" w:author="Microsoft Office User" w:date="2023-06-09T15:11:00Z">
              <w:r w:rsidRPr="005662B7">
                <w:rPr>
                  <w:rFonts w:ascii="Arial" w:hAnsi="Arial" w:cs="Arial" w:hint="eastAsia"/>
                  <w:color w:val="FF0000"/>
                  <w:szCs w:val="21"/>
                </w:rPr>
                <w:t>结束</w:t>
              </w:r>
              <w:r w:rsidRPr="005662B7">
                <w:rPr>
                  <w:rFonts w:ascii="Arial" w:hAnsi="Arial" w:cs="Arial"/>
                  <w:color w:val="FF0000"/>
                  <w:szCs w:val="21"/>
                </w:rPr>
                <w:t>时间</w:t>
              </w:r>
              <w:r w:rsidRPr="00164A34">
                <w:rPr>
                  <w:rFonts w:ascii="Arial" w:hAnsi="Arial" w:cs="Arial"/>
                  <w:color w:val="FF0000"/>
                  <w:szCs w:val="21"/>
                </w:rPr>
                <w:t>(</w:t>
              </w:r>
              <w:r w:rsidRPr="00C707C3">
                <w:rPr>
                  <w:rFonts w:ascii="Arial" w:hAnsi="Arial" w:cs="Arial"/>
                  <w:color w:val="FF0000"/>
                  <w:szCs w:val="21"/>
                </w:rPr>
                <w:t>1byte</w:t>
              </w:r>
              <w:r w:rsidRPr="00C707C3">
                <w:rPr>
                  <w:rFonts w:ascii="Arial" w:hAnsi="Arial" w:cs="Arial" w:hint="eastAsia"/>
                  <w:color w:val="FF0000"/>
                  <w:szCs w:val="21"/>
                </w:rPr>
                <w:t>，</w:t>
              </w:r>
              <w:r w:rsidRPr="00C707C3">
                <w:rPr>
                  <w:rFonts w:ascii="Arial" w:hAnsi="Arial" w:cs="Arial"/>
                  <w:color w:val="FF0000"/>
                  <w:szCs w:val="21"/>
                </w:rPr>
                <w:t>char</w:t>
              </w:r>
              <w:r>
                <w:rPr>
                  <w:rFonts w:ascii="Arial" w:hAnsi="Arial" w:cs="Arial" w:hint="eastAsia"/>
                  <w:color w:val="FF0000"/>
                  <w:szCs w:val="21"/>
                </w:rPr>
                <w:t>，</w:t>
              </w:r>
              <w:r w:rsidRPr="00164A34">
                <w:rPr>
                  <w:rFonts w:ascii="Arial" w:hAnsi="Arial" w:cs="Arial"/>
                  <w:color w:val="FF0000"/>
                  <w:szCs w:val="21"/>
                </w:rPr>
                <w:t>年</w:t>
              </w:r>
              <w:r w:rsidRPr="00164A34">
                <w:rPr>
                  <w:rFonts w:ascii="Arial" w:hAnsi="Arial" w:cs="Arial"/>
                  <w:color w:val="FF0000"/>
                  <w:szCs w:val="21"/>
                </w:rPr>
                <w:t>)</w:t>
              </w:r>
              <w:r w:rsidRPr="00164A34">
                <w:rPr>
                  <w:rFonts w:ascii="Arial" w:hAnsi="Arial" w:cs="Arial"/>
                  <w:color w:val="FF0000"/>
                  <w:szCs w:val="21"/>
                </w:rPr>
                <w:t>；</w:t>
              </w:r>
            </w:ins>
          </w:p>
          <w:p w14:paraId="70CF9E21" w14:textId="77777777" w:rsidR="00871ED3" w:rsidRPr="00164A34" w:rsidRDefault="00871ED3" w:rsidP="00871ED3">
            <w:pPr>
              <w:rPr>
                <w:ins w:id="1246" w:author="Microsoft Office User" w:date="2023-06-09T15:11:00Z"/>
                <w:rFonts w:ascii="Arial" w:hAnsi="Arial" w:cs="Arial"/>
                <w:color w:val="FF0000"/>
                <w:szCs w:val="21"/>
              </w:rPr>
            </w:pPr>
            <w:ins w:id="1247" w:author="Microsoft Office User" w:date="2023-06-09T15:11:00Z">
              <w:r w:rsidRPr="005662B7">
                <w:rPr>
                  <w:rFonts w:ascii="Arial" w:hAnsi="Arial" w:cs="Arial" w:hint="eastAsia"/>
                  <w:color w:val="FF0000"/>
                  <w:szCs w:val="21"/>
                </w:rPr>
                <w:t>结束</w:t>
              </w:r>
              <w:r w:rsidRPr="005662B7">
                <w:rPr>
                  <w:rFonts w:ascii="Arial" w:hAnsi="Arial" w:cs="Arial"/>
                  <w:color w:val="FF0000"/>
                  <w:szCs w:val="21"/>
                </w:rPr>
                <w:t>时间</w:t>
              </w:r>
              <w:r w:rsidRPr="00164A34">
                <w:rPr>
                  <w:rFonts w:ascii="Arial" w:hAnsi="Arial" w:cs="Arial"/>
                  <w:color w:val="FF0000"/>
                  <w:szCs w:val="21"/>
                </w:rPr>
                <w:t>(</w:t>
              </w:r>
              <w:r w:rsidRPr="00C707C3">
                <w:rPr>
                  <w:rFonts w:ascii="Arial" w:hAnsi="Arial" w:cs="Arial"/>
                  <w:color w:val="FF0000"/>
                  <w:szCs w:val="21"/>
                </w:rPr>
                <w:t>1byte</w:t>
              </w:r>
              <w:r w:rsidRPr="00C707C3">
                <w:rPr>
                  <w:rFonts w:ascii="Arial" w:hAnsi="Arial" w:cs="Arial" w:hint="eastAsia"/>
                  <w:color w:val="FF0000"/>
                  <w:szCs w:val="21"/>
                </w:rPr>
                <w:t>，</w:t>
              </w:r>
              <w:r w:rsidRPr="00C707C3">
                <w:rPr>
                  <w:rFonts w:ascii="Arial" w:hAnsi="Arial" w:cs="Arial"/>
                  <w:color w:val="FF0000"/>
                  <w:szCs w:val="21"/>
                </w:rPr>
                <w:t>char</w:t>
              </w:r>
              <w:r>
                <w:rPr>
                  <w:rFonts w:ascii="Arial" w:hAnsi="Arial" w:cs="Arial" w:hint="eastAsia"/>
                  <w:color w:val="FF0000"/>
                  <w:szCs w:val="21"/>
                </w:rPr>
                <w:t>，</w:t>
              </w:r>
              <w:r w:rsidRPr="00164A34">
                <w:rPr>
                  <w:rFonts w:ascii="Arial" w:hAnsi="Arial" w:cs="Arial" w:hint="eastAsia"/>
                  <w:color w:val="FF0000"/>
                  <w:szCs w:val="21"/>
                </w:rPr>
                <w:t>月</w:t>
              </w:r>
              <w:r w:rsidRPr="00164A34">
                <w:rPr>
                  <w:rFonts w:ascii="Arial" w:hAnsi="Arial" w:cs="Arial"/>
                  <w:color w:val="FF0000"/>
                  <w:szCs w:val="21"/>
                </w:rPr>
                <w:t>)</w:t>
              </w:r>
              <w:r w:rsidRPr="00164A34">
                <w:rPr>
                  <w:rFonts w:ascii="Arial" w:hAnsi="Arial" w:cs="Arial"/>
                  <w:color w:val="FF0000"/>
                  <w:szCs w:val="21"/>
                </w:rPr>
                <w:t>；</w:t>
              </w:r>
            </w:ins>
          </w:p>
          <w:p w14:paraId="67F24B73" w14:textId="77777777" w:rsidR="00871ED3" w:rsidRPr="00164A34" w:rsidRDefault="00871ED3" w:rsidP="00871ED3">
            <w:pPr>
              <w:rPr>
                <w:ins w:id="1248" w:author="Microsoft Office User" w:date="2023-06-09T15:11:00Z"/>
                <w:rFonts w:ascii="Arial" w:hAnsi="Arial" w:cs="Arial"/>
                <w:color w:val="FF0000"/>
                <w:szCs w:val="21"/>
              </w:rPr>
            </w:pPr>
            <w:ins w:id="1249" w:author="Microsoft Office User" w:date="2023-06-09T15:11:00Z">
              <w:r w:rsidRPr="005662B7">
                <w:rPr>
                  <w:rFonts w:ascii="Arial" w:hAnsi="Arial" w:cs="Arial" w:hint="eastAsia"/>
                  <w:color w:val="FF0000"/>
                  <w:szCs w:val="21"/>
                </w:rPr>
                <w:t>结束</w:t>
              </w:r>
              <w:r w:rsidRPr="005662B7">
                <w:rPr>
                  <w:rFonts w:ascii="Arial" w:hAnsi="Arial" w:cs="Arial"/>
                  <w:color w:val="FF0000"/>
                  <w:szCs w:val="21"/>
                </w:rPr>
                <w:t>时间</w:t>
              </w:r>
              <w:r w:rsidRPr="00164A34">
                <w:rPr>
                  <w:rFonts w:ascii="Arial" w:hAnsi="Arial" w:cs="Arial"/>
                  <w:color w:val="FF0000"/>
                  <w:szCs w:val="21"/>
                </w:rPr>
                <w:t>(</w:t>
              </w:r>
              <w:r w:rsidRPr="00C707C3">
                <w:rPr>
                  <w:rFonts w:ascii="Arial" w:hAnsi="Arial" w:cs="Arial"/>
                  <w:color w:val="FF0000"/>
                  <w:szCs w:val="21"/>
                </w:rPr>
                <w:t>1byte</w:t>
              </w:r>
              <w:r w:rsidRPr="00C707C3">
                <w:rPr>
                  <w:rFonts w:ascii="Arial" w:hAnsi="Arial" w:cs="Arial" w:hint="eastAsia"/>
                  <w:color w:val="FF0000"/>
                  <w:szCs w:val="21"/>
                </w:rPr>
                <w:t>，</w:t>
              </w:r>
              <w:r w:rsidRPr="00C707C3">
                <w:rPr>
                  <w:rFonts w:ascii="Arial" w:hAnsi="Arial" w:cs="Arial"/>
                  <w:color w:val="FF0000"/>
                  <w:szCs w:val="21"/>
                </w:rPr>
                <w:t>char</w:t>
              </w:r>
              <w:r>
                <w:rPr>
                  <w:rFonts w:ascii="Arial" w:hAnsi="Arial" w:cs="Arial" w:hint="eastAsia"/>
                  <w:color w:val="FF0000"/>
                  <w:szCs w:val="21"/>
                </w:rPr>
                <w:t>，</w:t>
              </w:r>
              <w:r w:rsidRPr="00164A34">
                <w:rPr>
                  <w:rFonts w:ascii="Arial" w:hAnsi="Arial" w:cs="Arial" w:hint="eastAsia"/>
                  <w:color w:val="FF0000"/>
                  <w:szCs w:val="21"/>
                </w:rPr>
                <w:t>日</w:t>
              </w:r>
              <w:r w:rsidRPr="00164A34">
                <w:rPr>
                  <w:rFonts w:ascii="Arial" w:hAnsi="Arial" w:cs="Arial"/>
                  <w:color w:val="FF0000"/>
                  <w:szCs w:val="21"/>
                </w:rPr>
                <w:t>)</w:t>
              </w:r>
              <w:r w:rsidRPr="00164A34">
                <w:rPr>
                  <w:rFonts w:ascii="Arial" w:hAnsi="Arial" w:cs="Arial"/>
                  <w:color w:val="FF0000"/>
                  <w:szCs w:val="21"/>
                </w:rPr>
                <w:t>；</w:t>
              </w:r>
            </w:ins>
          </w:p>
          <w:p w14:paraId="55457788" w14:textId="77777777" w:rsidR="00871ED3" w:rsidRPr="00164A34" w:rsidRDefault="00871ED3" w:rsidP="00871ED3">
            <w:pPr>
              <w:rPr>
                <w:ins w:id="1250" w:author="Microsoft Office User" w:date="2023-06-09T15:11:00Z"/>
                <w:rFonts w:ascii="Arial" w:hAnsi="Arial" w:cs="Arial"/>
                <w:color w:val="FF0000"/>
                <w:szCs w:val="21"/>
              </w:rPr>
            </w:pPr>
            <w:ins w:id="1251" w:author="Microsoft Office User" w:date="2023-06-09T15:11:00Z">
              <w:r w:rsidRPr="005662B7">
                <w:rPr>
                  <w:rFonts w:ascii="Arial" w:hAnsi="Arial" w:cs="Arial" w:hint="eastAsia"/>
                  <w:color w:val="FF0000"/>
                  <w:szCs w:val="21"/>
                </w:rPr>
                <w:t>结束</w:t>
              </w:r>
              <w:r w:rsidRPr="005662B7">
                <w:rPr>
                  <w:rFonts w:ascii="Arial" w:hAnsi="Arial" w:cs="Arial"/>
                  <w:color w:val="FF0000"/>
                  <w:szCs w:val="21"/>
                </w:rPr>
                <w:t>时间</w:t>
              </w:r>
              <w:r w:rsidRPr="00164A34">
                <w:rPr>
                  <w:rFonts w:ascii="Arial" w:hAnsi="Arial" w:cs="Arial"/>
                  <w:color w:val="FF0000"/>
                  <w:szCs w:val="21"/>
                </w:rPr>
                <w:t>(</w:t>
              </w:r>
              <w:r w:rsidRPr="00C707C3">
                <w:rPr>
                  <w:rFonts w:ascii="Arial" w:hAnsi="Arial" w:cs="Arial"/>
                  <w:color w:val="FF0000"/>
                  <w:szCs w:val="21"/>
                </w:rPr>
                <w:t>1byte</w:t>
              </w:r>
              <w:r w:rsidRPr="00C707C3">
                <w:rPr>
                  <w:rFonts w:ascii="Arial" w:hAnsi="Arial" w:cs="Arial" w:hint="eastAsia"/>
                  <w:color w:val="FF0000"/>
                  <w:szCs w:val="21"/>
                </w:rPr>
                <w:t>，</w:t>
              </w:r>
              <w:r w:rsidRPr="00C707C3">
                <w:rPr>
                  <w:rFonts w:ascii="Arial" w:hAnsi="Arial" w:cs="Arial"/>
                  <w:color w:val="FF0000"/>
                  <w:szCs w:val="21"/>
                </w:rPr>
                <w:t>char</w:t>
              </w:r>
              <w:r>
                <w:rPr>
                  <w:rFonts w:ascii="Arial" w:hAnsi="Arial" w:cs="Arial" w:hint="eastAsia"/>
                  <w:color w:val="FF0000"/>
                  <w:szCs w:val="21"/>
                </w:rPr>
                <w:t>，</w:t>
              </w:r>
              <w:r w:rsidRPr="00164A34">
                <w:rPr>
                  <w:rFonts w:ascii="Arial" w:hAnsi="Arial" w:cs="Arial" w:hint="eastAsia"/>
                  <w:color w:val="FF0000"/>
                  <w:szCs w:val="21"/>
                </w:rPr>
                <w:t>时</w:t>
              </w:r>
              <w:r w:rsidRPr="00164A34">
                <w:rPr>
                  <w:rFonts w:ascii="Arial" w:hAnsi="Arial" w:cs="Arial"/>
                  <w:color w:val="FF0000"/>
                  <w:szCs w:val="21"/>
                </w:rPr>
                <w:t>)</w:t>
              </w:r>
              <w:r w:rsidRPr="00164A34">
                <w:rPr>
                  <w:rFonts w:ascii="Arial" w:hAnsi="Arial" w:cs="Arial"/>
                  <w:color w:val="FF0000"/>
                  <w:szCs w:val="21"/>
                </w:rPr>
                <w:t>；</w:t>
              </w:r>
            </w:ins>
          </w:p>
          <w:p w14:paraId="650786CD" w14:textId="77777777" w:rsidR="00871ED3" w:rsidRPr="00164A34" w:rsidRDefault="00871ED3" w:rsidP="00871ED3">
            <w:pPr>
              <w:rPr>
                <w:ins w:id="1252" w:author="Microsoft Office User" w:date="2023-06-09T15:11:00Z"/>
                <w:rFonts w:ascii="Arial" w:hAnsi="Arial" w:cs="Arial"/>
                <w:color w:val="FF0000"/>
                <w:szCs w:val="21"/>
              </w:rPr>
            </w:pPr>
            <w:ins w:id="1253" w:author="Microsoft Office User" w:date="2023-06-09T15:11:00Z">
              <w:r w:rsidRPr="005662B7">
                <w:rPr>
                  <w:rFonts w:ascii="Arial" w:hAnsi="Arial" w:cs="Arial" w:hint="eastAsia"/>
                  <w:color w:val="FF0000"/>
                  <w:szCs w:val="21"/>
                </w:rPr>
                <w:t>结束</w:t>
              </w:r>
              <w:r w:rsidRPr="005662B7">
                <w:rPr>
                  <w:rFonts w:ascii="Arial" w:hAnsi="Arial" w:cs="Arial"/>
                  <w:color w:val="FF0000"/>
                  <w:szCs w:val="21"/>
                </w:rPr>
                <w:t>时间</w:t>
              </w:r>
              <w:r w:rsidRPr="00164A34">
                <w:rPr>
                  <w:rFonts w:ascii="Arial" w:hAnsi="Arial" w:cs="Arial"/>
                  <w:color w:val="FF0000"/>
                  <w:szCs w:val="21"/>
                </w:rPr>
                <w:t>(</w:t>
              </w:r>
              <w:r w:rsidRPr="00C707C3">
                <w:rPr>
                  <w:rFonts w:ascii="Arial" w:hAnsi="Arial" w:cs="Arial"/>
                  <w:color w:val="FF0000"/>
                  <w:szCs w:val="21"/>
                </w:rPr>
                <w:t>1byte</w:t>
              </w:r>
              <w:r w:rsidRPr="00C707C3">
                <w:rPr>
                  <w:rFonts w:ascii="Arial" w:hAnsi="Arial" w:cs="Arial" w:hint="eastAsia"/>
                  <w:color w:val="FF0000"/>
                  <w:szCs w:val="21"/>
                </w:rPr>
                <w:t>，</w:t>
              </w:r>
              <w:r w:rsidRPr="00C707C3">
                <w:rPr>
                  <w:rFonts w:ascii="Arial" w:hAnsi="Arial" w:cs="Arial"/>
                  <w:color w:val="FF0000"/>
                  <w:szCs w:val="21"/>
                </w:rPr>
                <w:t>char</w:t>
              </w:r>
              <w:r>
                <w:rPr>
                  <w:rFonts w:ascii="Arial" w:hAnsi="Arial" w:cs="Arial" w:hint="eastAsia"/>
                  <w:color w:val="FF0000"/>
                  <w:szCs w:val="21"/>
                </w:rPr>
                <w:t>，</w:t>
              </w:r>
              <w:r w:rsidRPr="00164A34">
                <w:rPr>
                  <w:rFonts w:ascii="Arial" w:hAnsi="Arial" w:cs="Arial" w:hint="eastAsia"/>
                  <w:color w:val="FF0000"/>
                  <w:szCs w:val="21"/>
                </w:rPr>
                <w:t>分</w:t>
              </w:r>
              <w:r w:rsidRPr="00164A34">
                <w:rPr>
                  <w:rFonts w:ascii="Arial" w:hAnsi="Arial" w:cs="Arial"/>
                  <w:color w:val="FF0000"/>
                  <w:szCs w:val="21"/>
                </w:rPr>
                <w:t>)</w:t>
              </w:r>
              <w:r w:rsidRPr="00164A34">
                <w:rPr>
                  <w:rFonts w:ascii="Arial" w:hAnsi="Arial" w:cs="Arial"/>
                  <w:color w:val="FF0000"/>
                  <w:szCs w:val="21"/>
                </w:rPr>
                <w:t>；</w:t>
              </w:r>
            </w:ins>
          </w:p>
          <w:p w14:paraId="6CCB63FA" w14:textId="77777777" w:rsidR="00871ED3" w:rsidRPr="005662B7" w:rsidRDefault="00871ED3" w:rsidP="00871ED3">
            <w:pPr>
              <w:rPr>
                <w:ins w:id="1254" w:author="Microsoft Office User" w:date="2023-06-09T15:11:00Z"/>
                <w:rFonts w:ascii="Arial" w:hAnsi="Arial" w:cs="Arial"/>
                <w:color w:val="FF0000"/>
                <w:szCs w:val="21"/>
              </w:rPr>
            </w:pPr>
            <w:ins w:id="1255" w:author="Microsoft Office User" w:date="2023-06-09T15:11:00Z">
              <w:r w:rsidRPr="005662B7">
                <w:rPr>
                  <w:rFonts w:ascii="Arial" w:hAnsi="Arial" w:cs="Arial" w:hint="eastAsia"/>
                  <w:color w:val="FF0000"/>
                  <w:szCs w:val="21"/>
                </w:rPr>
                <w:t>结束</w:t>
              </w:r>
              <w:r w:rsidRPr="005662B7">
                <w:rPr>
                  <w:rFonts w:ascii="Arial" w:hAnsi="Arial" w:cs="Arial"/>
                  <w:color w:val="FF0000"/>
                  <w:szCs w:val="21"/>
                </w:rPr>
                <w:t>时间</w:t>
              </w:r>
              <w:r w:rsidRPr="00164A34">
                <w:rPr>
                  <w:rFonts w:ascii="Arial" w:hAnsi="Arial" w:cs="Arial"/>
                  <w:color w:val="FF0000"/>
                  <w:szCs w:val="21"/>
                </w:rPr>
                <w:t>(</w:t>
              </w:r>
              <w:r w:rsidRPr="00C707C3">
                <w:rPr>
                  <w:rFonts w:ascii="Arial" w:hAnsi="Arial" w:cs="Arial"/>
                  <w:color w:val="FF0000"/>
                  <w:szCs w:val="21"/>
                </w:rPr>
                <w:t>1byte</w:t>
              </w:r>
              <w:r w:rsidRPr="00C707C3">
                <w:rPr>
                  <w:rFonts w:ascii="Arial" w:hAnsi="Arial" w:cs="Arial" w:hint="eastAsia"/>
                  <w:color w:val="FF0000"/>
                  <w:szCs w:val="21"/>
                </w:rPr>
                <w:t>，</w:t>
              </w:r>
              <w:r w:rsidRPr="00C707C3">
                <w:rPr>
                  <w:rFonts w:ascii="Arial" w:hAnsi="Arial" w:cs="Arial"/>
                  <w:color w:val="FF0000"/>
                  <w:szCs w:val="21"/>
                </w:rPr>
                <w:t>char</w:t>
              </w:r>
              <w:r>
                <w:rPr>
                  <w:rFonts w:ascii="Arial" w:hAnsi="Arial" w:cs="Arial" w:hint="eastAsia"/>
                  <w:color w:val="FF0000"/>
                  <w:szCs w:val="21"/>
                </w:rPr>
                <w:t>，</w:t>
              </w:r>
              <w:r w:rsidRPr="00164A34">
                <w:rPr>
                  <w:rFonts w:ascii="Arial" w:hAnsi="Arial" w:cs="Arial" w:hint="eastAsia"/>
                  <w:color w:val="FF0000"/>
                  <w:szCs w:val="21"/>
                </w:rPr>
                <w:t>秒</w:t>
              </w:r>
              <w:r w:rsidRPr="00164A34">
                <w:rPr>
                  <w:rFonts w:ascii="Arial" w:hAnsi="Arial" w:cs="Arial"/>
                  <w:color w:val="FF0000"/>
                  <w:szCs w:val="21"/>
                </w:rPr>
                <w:t>)</w:t>
              </w:r>
              <w:r w:rsidRPr="00164A34">
                <w:rPr>
                  <w:rFonts w:ascii="Arial" w:hAnsi="Arial" w:cs="Arial"/>
                  <w:color w:val="FF0000"/>
                  <w:szCs w:val="21"/>
                </w:rPr>
                <w:t>；</w:t>
              </w:r>
            </w:ins>
          </w:p>
          <w:p w14:paraId="51C7512D" w14:textId="77777777" w:rsidR="00871ED3" w:rsidRPr="005662B7" w:rsidRDefault="00871ED3" w:rsidP="00871ED3">
            <w:pPr>
              <w:rPr>
                <w:ins w:id="1256" w:author="Microsoft Office User" w:date="2023-06-09T15:11:00Z"/>
                <w:rFonts w:ascii="Arial" w:hAnsi="Arial" w:cs="Arial"/>
                <w:color w:val="FF0000"/>
                <w:szCs w:val="21"/>
              </w:rPr>
            </w:pPr>
            <w:ins w:id="1257" w:author="Microsoft Office User" w:date="2023-06-09T15:11:00Z">
              <w:r w:rsidRPr="005662B7">
                <w:rPr>
                  <w:rFonts w:ascii="Arial" w:hAnsi="Arial" w:cs="Arial"/>
                  <w:color w:val="FF0000"/>
                </w:rPr>
                <w:t>中心频率</w:t>
              </w:r>
              <w:r w:rsidRPr="005662B7">
                <w:rPr>
                  <w:rFonts w:ascii="Arial" w:hAnsi="Arial" w:cs="Arial"/>
                  <w:color w:val="FF0000"/>
                  <w:szCs w:val="21"/>
                </w:rPr>
                <w:t>(2bytes</w:t>
              </w:r>
              <w:r w:rsidRPr="005662B7">
                <w:rPr>
                  <w:rFonts w:ascii="Arial" w:hAnsi="Arial" w:cs="Arial" w:hint="eastAsia"/>
                  <w:color w:val="FF0000"/>
                  <w:szCs w:val="21"/>
                </w:rPr>
                <w:t>，</w:t>
              </w:r>
              <w:r w:rsidRPr="005662B7">
                <w:rPr>
                  <w:rFonts w:ascii="Arial" w:hAnsi="Arial" w:cs="Arial" w:hint="eastAsia"/>
                  <w:color w:val="FF0000"/>
                  <w:szCs w:val="21"/>
                </w:rPr>
                <w:t>short</w:t>
              </w:r>
              <w:r w:rsidRPr="005662B7">
                <w:rPr>
                  <w:rFonts w:ascii="Arial" w:hAnsi="Arial" w:cs="Arial"/>
                  <w:color w:val="FF0000"/>
                  <w:szCs w:val="21"/>
                </w:rPr>
                <w:t>)</w:t>
              </w:r>
              <w:r w:rsidRPr="005662B7">
                <w:rPr>
                  <w:rFonts w:ascii="Arial" w:hAnsi="Arial" w:cs="Arial" w:hint="eastAsia"/>
                  <w:color w:val="FF0000"/>
                  <w:szCs w:val="21"/>
                </w:rPr>
                <w:t>；</w:t>
              </w:r>
            </w:ins>
          </w:p>
          <w:p w14:paraId="435F2249" w14:textId="6681FFCA" w:rsidR="00871ED3" w:rsidRPr="00164A34" w:rsidRDefault="00871ED3" w:rsidP="00871ED3">
            <w:pPr>
              <w:rPr>
                <w:ins w:id="1258" w:author="Microsoft Office User" w:date="2023-06-09T15:07:00Z"/>
                <w:rFonts w:ascii="Arial" w:hAnsi="Arial" w:cs="Arial" w:hint="eastAsia"/>
                <w:color w:val="FF0000"/>
                <w:szCs w:val="21"/>
              </w:rPr>
            </w:pPr>
            <w:ins w:id="1259" w:author="Microsoft Office User" w:date="2023-06-09T15:11:00Z">
              <w:r w:rsidRPr="005662B7">
                <w:rPr>
                  <w:rFonts w:ascii="Arial" w:hAnsi="Arial" w:cs="Arial"/>
                  <w:color w:val="FF0000"/>
                </w:rPr>
                <w:t>带宽</w:t>
              </w:r>
              <w:r w:rsidRPr="005662B7">
                <w:rPr>
                  <w:rFonts w:ascii="Arial" w:hAnsi="Arial" w:cs="Arial"/>
                  <w:color w:val="FF0000"/>
                  <w:szCs w:val="21"/>
                </w:rPr>
                <w:t>(2bytes</w:t>
              </w:r>
              <w:r w:rsidRPr="005662B7">
                <w:rPr>
                  <w:rFonts w:ascii="Arial" w:hAnsi="Arial" w:cs="Arial" w:hint="eastAsia"/>
                  <w:color w:val="FF0000"/>
                  <w:szCs w:val="21"/>
                </w:rPr>
                <w:t>，</w:t>
              </w:r>
              <w:r w:rsidRPr="005662B7">
                <w:rPr>
                  <w:rFonts w:ascii="Arial" w:hAnsi="Arial" w:cs="Arial" w:hint="eastAsia"/>
                  <w:color w:val="FF0000"/>
                  <w:szCs w:val="21"/>
                </w:rPr>
                <w:t>short</w:t>
              </w:r>
              <w:r w:rsidRPr="005662B7">
                <w:rPr>
                  <w:rFonts w:ascii="Arial" w:hAnsi="Arial" w:cs="Arial"/>
                  <w:color w:val="FF0000"/>
                  <w:szCs w:val="21"/>
                </w:rPr>
                <w:t>)</w:t>
              </w:r>
              <w:r w:rsidRPr="005662B7">
                <w:rPr>
                  <w:rFonts w:ascii="Arial" w:hAnsi="Arial" w:cs="Arial" w:hint="eastAsia"/>
                  <w:color w:val="FF0000"/>
                  <w:szCs w:val="21"/>
                </w:rPr>
                <w:t>；</w:t>
              </w:r>
            </w:ins>
          </w:p>
        </w:tc>
      </w:tr>
      <w:tr w:rsidR="00871ED3" w:rsidRPr="00550946" w14:paraId="4A919CAC" w14:textId="77777777" w:rsidTr="00871ED3">
        <w:trPr>
          <w:trHeight w:val="238"/>
          <w:ins w:id="1260" w:author="Microsoft Office User" w:date="2023-06-09T15:05:00Z"/>
        </w:trPr>
        <w:tc>
          <w:tcPr>
            <w:tcW w:w="498" w:type="pct"/>
            <w:vMerge w:val="restart"/>
            <w:vAlign w:val="center"/>
          </w:tcPr>
          <w:p w14:paraId="2E019A25" w14:textId="0E90DADF" w:rsidR="00871ED3" w:rsidRDefault="00C2385F" w:rsidP="00871ED3">
            <w:pPr>
              <w:jc w:val="center"/>
              <w:rPr>
                <w:ins w:id="1261" w:author="Microsoft Office User" w:date="2023-06-09T15:05:00Z"/>
                <w:rFonts w:ascii="Arial" w:hAnsi="Arial" w:cs="Arial"/>
                <w:szCs w:val="21"/>
              </w:rPr>
            </w:pPr>
            <w:ins w:id="1262" w:author="Microsoft Office User" w:date="2023-06-09T15:17:00Z">
              <w:r>
                <w:rPr>
                  <w:rFonts w:ascii="Arial" w:hAnsi="Arial" w:cs="Arial" w:hint="eastAsia"/>
                  <w:szCs w:val="21"/>
                </w:rPr>
                <w:t>2</w:t>
              </w:r>
            </w:ins>
          </w:p>
        </w:tc>
        <w:tc>
          <w:tcPr>
            <w:tcW w:w="1422" w:type="pct"/>
            <w:vMerge w:val="restart"/>
            <w:vAlign w:val="center"/>
          </w:tcPr>
          <w:p w14:paraId="0E8354E3" w14:textId="3295F6AF" w:rsidR="00871ED3" w:rsidRDefault="00871ED3" w:rsidP="00871ED3">
            <w:pPr>
              <w:jc w:val="center"/>
              <w:rPr>
                <w:ins w:id="1263" w:author="Microsoft Office User" w:date="2023-06-09T15:05:00Z"/>
                <w:rFonts w:ascii="Arial" w:hAnsi="Arial" w:cs="Arial" w:hint="eastAsia"/>
                <w:szCs w:val="21"/>
              </w:rPr>
            </w:pPr>
            <w:ins w:id="1264" w:author="Microsoft Office User" w:date="2023-06-09T15:05:00Z">
              <w:r>
                <w:rPr>
                  <w:rFonts w:ascii="Arial" w:hAnsi="Arial" w:cs="Arial" w:hint="eastAsia"/>
                  <w:szCs w:val="21"/>
                </w:rPr>
                <w:t>甲板单元水通机板参数查询</w:t>
              </w:r>
              <w:r w:rsidRPr="00480B08">
                <w:rPr>
                  <w:rFonts w:ascii="Arial" w:hAnsi="Arial" w:cs="Arial"/>
                  <w:szCs w:val="21"/>
                </w:rPr>
                <w:t>命令</w:t>
              </w:r>
            </w:ins>
          </w:p>
        </w:tc>
        <w:tc>
          <w:tcPr>
            <w:tcW w:w="3080" w:type="pct"/>
          </w:tcPr>
          <w:p w14:paraId="6B79214F" w14:textId="77777777" w:rsidR="00871ED3" w:rsidRDefault="00871ED3" w:rsidP="00871ED3">
            <w:pPr>
              <w:rPr>
                <w:ins w:id="1265" w:author="Microsoft Office User" w:date="2023-06-09T15:12:00Z"/>
                <w:rFonts w:ascii="Arial" w:hAnsi="Arial" w:cs="Arial"/>
                <w:szCs w:val="24"/>
              </w:rPr>
            </w:pPr>
            <w:ins w:id="1266" w:author="Microsoft Office User" w:date="2023-06-09T15:12:00Z">
              <w:r>
                <w:rPr>
                  <w:rFonts w:ascii="Arial" w:hAnsi="Arial" w:cs="Arial" w:hint="eastAsia"/>
                  <w:szCs w:val="24"/>
                </w:rPr>
                <w:t>下行：</w:t>
              </w:r>
            </w:ins>
          </w:p>
          <w:p w14:paraId="21BC2985" w14:textId="4179748D" w:rsidR="00871ED3" w:rsidRDefault="00871ED3" w:rsidP="00871ED3">
            <w:pPr>
              <w:rPr>
                <w:ins w:id="1267" w:author="Microsoft Office User" w:date="2023-06-09T15:05:00Z"/>
                <w:rFonts w:ascii="Arial" w:hAnsi="Arial" w:cs="Arial" w:hint="eastAsia"/>
                <w:szCs w:val="24"/>
              </w:rPr>
            </w:pPr>
            <w:ins w:id="1268" w:author="Microsoft Office User" w:date="2023-06-09T15:05:00Z">
              <w:r>
                <w:rPr>
                  <w:rFonts w:ascii="Arial" w:hAnsi="Arial" w:cs="Arial" w:hint="eastAsia"/>
                  <w:szCs w:val="24"/>
                </w:rPr>
                <w:t>无</w:t>
              </w:r>
            </w:ins>
          </w:p>
        </w:tc>
      </w:tr>
      <w:tr w:rsidR="00871ED3" w:rsidRPr="00550946" w14:paraId="1C66262C" w14:textId="77777777" w:rsidTr="00871ED3">
        <w:trPr>
          <w:trHeight w:val="237"/>
          <w:ins w:id="1269" w:author="Microsoft Office User" w:date="2023-06-09T15:05:00Z"/>
        </w:trPr>
        <w:tc>
          <w:tcPr>
            <w:tcW w:w="498" w:type="pct"/>
            <w:vMerge/>
            <w:vAlign w:val="center"/>
          </w:tcPr>
          <w:p w14:paraId="4CFF3D99" w14:textId="77777777" w:rsidR="00871ED3" w:rsidRDefault="00871ED3" w:rsidP="00871ED3">
            <w:pPr>
              <w:jc w:val="center"/>
              <w:rPr>
                <w:ins w:id="1270" w:author="Microsoft Office User" w:date="2023-06-09T15:05:00Z"/>
                <w:rFonts w:ascii="Arial" w:hAnsi="Arial" w:cs="Arial"/>
                <w:szCs w:val="21"/>
              </w:rPr>
            </w:pPr>
          </w:p>
        </w:tc>
        <w:tc>
          <w:tcPr>
            <w:tcW w:w="1422" w:type="pct"/>
            <w:vMerge/>
            <w:vAlign w:val="center"/>
          </w:tcPr>
          <w:p w14:paraId="76EAF43D" w14:textId="77777777" w:rsidR="00871ED3" w:rsidRDefault="00871ED3" w:rsidP="00871ED3">
            <w:pPr>
              <w:jc w:val="center"/>
              <w:rPr>
                <w:ins w:id="1271" w:author="Microsoft Office User" w:date="2023-06-09T15:05:00Z"/>
                <w:rFonts w:ascii="Arial" w:hAnsi="Arial" w:cs="Arial" w:hint="eastAsia"/>
                <w:szCs w:val="21"/>
              </w:rPr>
            </w:pPr>
          </w:p>
        </w:tc>
        <w:tc>
          <w:tcPr>
            <w:tcW w:w="3080" w:type="pct"/>
          </w:tcPr>
          <w:p w14:paraId="2EA8CA50" w14:textId="77777777" w:rsidR="00871ED3" w:rsidRDefault="00871ED3" w:rsidP="00871ED3">
            <w:pPr>
              <w:rPr>
                <w:ins w:id="1272" w:author="Microsoft Office User" w:date="2023-06-09T15:05:00Z"/>
                <w:rFonts w:ascii="Arial" w:hAnsi="Arial" w:cs="Arial" w:hint="eastAsia"/>
                <w:szCs w:val="24"/>
              </w:rPr>
            </w:pPr>
          </w:p>
        </w:tc>
      </w:tr>
      <w:tr w:rsidR="00871ED3" w:rsidRPr="00550946" w14:paraId="368BCB82" w14:textId="77777777" w:rsidTr="00871ED3">
        <w:trPr>
          <w:trHeight w:val="238"/>
          <w:ins w:id="1273" w:author="Microsoft Office User" w:date="2023-06-07T12:34:00Z"/>
        </w:trPr>
        <w:tc>
          <w:tcPr>
            <w:tcW w:w="498" w:type="pct"/>
            <w:vMerge w:val="restart"/>
            <w:vAlign w:val="center"/>
          </w:tcPr>
          <w:p w14:paraId="6169D299" w14:textId="6629640B" w:rsidR="00871ED3" w:rsidRDefault="00C2385F" w:rsidP="00871ED3">
            <w:pPr>
              <w:jc w:val="center"/>
              <w:rPr>
                <w:ins w:id="1274" w:author="Microsoft Office User" w:date="2023-06-07T12:34:00Z"/>
                <w:rFonts w:ascii="Arial" w:hAnsi="Arial" w:cs="Arial"/>
                <w:szCs w:val="21"/>
              </w:rPr>
            </w:pPr>
            <w:ins w:id="1275" w:author="Microsoft Office User" w:date="2023-06-09T15:17:00Z">
              <w:r>
                <w:rPr>
                  <w:rFonts w:ascii="Arial" w:hAnsi="Arial" w:cs="Arial" w:hint="eastAsia"/>
                  <w:szCs w:val="21"/>
                </w:rPr>
                <w:t>3</w:t>
              </w:r>
            </w:ins>
          </w:p>
        </w:tc>
        <w:tc>
          <w:tcPr>
            <w:tcW w:w="1422" w:type="pct"/>
            <w:vMerge w:val="restart"/>
            <w:vAlign w:val="center"/>
          </w:tcPr>
          <w:p w14:paraId="33C11911" w14:textId="77777777" w:rsidR="00871ED3" w:rsidRDefault="00871ED3" w:rsidP="00871ED3">
            <w:pPr>
              <w:jc w:val="center"/>
              <w:rPr>
                <w:ins w:id="1276" w:author="Microsoft Office User" w:date="2023-06-07T12:34:00Z"/>
                <w:rFonts w:ascii="Arial" w:hAnsi="Arial" w:cs="Arial"/>
                <w:szCs w:val="21"/>
              </w:rPr>
            </w:pPr>
            <w:ins w:id="1277" w:author="Microsoft Office User" w:date="2023-06-07T12:34:00Z">
              <w:r>
                <w:rPr>
                  <w:rFonts w:ascii="Arial" w:hAnsi="Arial" w:cs="Arial" w:hint="eastAsia"/>
                  <w:szCs w:val="21"/>
                </w:rPr>
                <w:t>甲板单元水通机板参数设置命令</w:t>
              </w:r>
            </w:ins>
          </w:p>
        </w:tc>
        <w:tc>
          <w:tcPr>
            <w:tcW w:w="3080" w:type="pct"/>
          </w:tcPr>
          <w:p w14:paraId="5F52D61C" w14:textId="77777777" w:rsidR="00871ED3" w:rsidRDefault="00871ED3" w:rsidP="00871ED3">
            <w:pPr>
              <w:pStyle w:val="af7"/>
              <w:jc w:val="both"/>
              <w:rPr>
                <w:ins w:id="1278" w:author="Microsoft Office User" w:date="2023-06-09T15:12:00Z"/>
                <w:rFonts w:ascii="Arial" w:eastAsia="宋体" w:hAnsi="Arial" w:cs="Arial"/>
                <w:sz w:val="24"/>
                <w:szCs w:val="24"/>
              </w:rPr>
            </w:pPr>
            <w:ins w:id="1279" w:author="Microsoft Office User" w:date="2023-06-09T15:12:00Z">
              <w:r>
                <w:rPr>
                  <w:rFonts w:ascii="Arial" w:eastAsia="宋体" w:hAnsi="Arial" w:cs="Arial" w:hint="eastAsia"/>
                  <w:sz w:val="24"/>
                  <w:szCs w:val="24"/>
                </w:rPr>
                <w:t>下行：</w:t>
              </w:r>
            </w:ins>
          </w:p>
          <w:p w14:paraId="6AFAE764" w14:textId="750F1984" w:rsidR="00871ED3" w:rsidRPr="00480B08" w:rsidRDefault="00871ED3" w:rsidP="00871ED3">
            <w:pPr>
              <w:pStyle w:val="af7"/>
              <w:jc w:val="both"/>
              <w:rPr>
                <w:ins w:id="1280" w:author="Microsoft Office User" w:date="2023-06-07T12:34:00Z"/>
                <w:rFonts w:ascii="Arial" w:eastAsia="宋体" w:hAnsi="Arial" w:cs="Arial" w:hint="eastAsia"/>
                <w:sz w:val="24"/>
                <w:szCs w:val="24"/>
              </w:rPr>
            </w:pPr>
            <w:ins w:id="1281" w:author="Microsoft Office User" w:date="2023-06-09T14:05:00Z">
              <w:r>
                <w:rPr>
                  <w:rFonts w:ascii="Arial" w:eastAsia="宋体" w:hAnsi="Arial" w:cs="Arial" w:hint="eastAsia"/>
                  <w:sz w:val="24"/>
                  <w:szCs w:val="24"/>
                </w:rPr>
                <w:t>增益、幅度</w:t>
              </w:r>
            </w:ins>
          </w:p>
        </w:tc>
      </w:tr>
      <w:tr w:rsidR="00871ED3" w:rsidRPr="00550946" w14:paraId="6F4BED7C" w14:textId="77777777" w:rsidTr="00871ED3">
        <w:trPr>
          <w:trHeight w:val="237"/>
          <w:ins w:id="1282" w:author="Microsoft Office User" w:date="2023-06-07T12:34:00Z"/>
        </w:trPr>
        <w:tc>
          <w:tcPr>
            <w:tcW w:w="498" w:type="pct"/>
            <w:vMerge/>
            <w:vAlign w:val="center"/>
          </w:tcPr>
          <w:p w14:paraId="4A8F57D4" w14:textId="77777777" w:rsidR="00871ED3" w:rsidRDefault="00871ED3" w:rsidP="00871ED3">
            <w:pPr>
              <w:jc w:val="center"/>
              <w:rPr>
                <w:ins w:id="1283" w:author="Microsoft Office User" w:date="2023-06-07T12:34:00Z"/>
                <w:rFonts w:ascii="Arial" w:hAnsi="Arial" w:cs="Arial"/>
                <w:szCs w:val="21"/>
              </w:rPr>
            </w:pPr>
          </w:p>
        </w:tc>
        <w:tc>
          <w:tcPr>
            <w:tcW w:w="1422" w:type="pct"/>
            <w:vMerge/>
            <w:vAlign w:val="center"/>
          </w:tcPr>
          <w:p w14:paraId="78294E02" w14:textId="77777777" w:rsidR="00871ED3" w:rsidRDefault="00871ED3" w:rsidP="00871ED3">
            <w:pPr>
              <w:jc w:val="center"/>
              <w:rPr>
                <w:ins w:id="1284" w:author="Microsoft Office User" w:date="2023-06-07T12:34:00Z"/>
                <w:rFonts w:ascii="Arial" w:hAnsi="Arial" w:cs="Arial" w:hint="eastAsia"/>
                <w:szCs w:val="21"/>
              </w:rPr>
            </w:pPr>
          </w:p>
        </w:tc>
        <w:tc>
          <w:tcPr>
            <w:tcW w:w="3080" w:type="pct"/>
          </w:tcPr>
          <w:p w14:paraId="50BE2067" w14:textId="77777777" w:rsidR="00871ED3" w:rsidRDefault="00871ED3" w:rsidP="00871ED3">
            <w:pPr>
              <w:pStyle w:val="af7"/>
              <w:jc w:val="both"/>
              <w:rPr>
                <w:ins w:id="1285" w:author="Microsoft Office User" w:date="2023-06-09T15:12:00Z"/>
                <w:rFonts w:ascii="Arial" w:eastAsia="宋体" w:hAnsi="Arial" w:cs="Arial"/>
                <w:sz w:val="24"/>
                <w:szCs w:val="24"/>
              </w:rPr>
            </w:pPr>
            <w:ins w:id="1286" w:author="Microsoft Office User" w:date="2023-06-09T15:12:00Z">
              <w:r>
                <w:rPr>
                  <w:rFonts w:ascii="Arial" w:eastAsia="宋体" w:hAnsi="Arial" w:cs="Arial" w:hint="eastAsia"/>
                  <w:sz w:val="24"/>
                  <w:szCs w:val="24"/>
                </w:rPr>
                <w:t>上行：</w:t>
              </w:r>
            </w:ins>
          </w:p>
          <w:p w14:paraId="2DC02079" w14:textId="77777777" w:rsidR="00871ED3" w:rsidRPr="00BB02AD" w:rsidRDefault="00871ED3" w:rsidP="00871ED3">
            <w:pPr>
              <w:rPr>
                <w:ins w:id="1287" w:author="Microsoft Office User" w:date="2023-06-09T15:13:00Z"/>
                <w:rFonts w:ascii="Arial" w:hAnsi="Arial" w:cs="Arial"/>
                <w:color w:val="000000" w:themeColor="text1"/>
                <w:szCs w:val="21"/>
              </w:rPr>
            </w:pPr>
            <w:ins w:id="1288" w:author="Microsoft Office User" w:date="2023-06-09T15:13:00Z">
              <w:r w:rsidRPr="00BB02AD">
                <w:rPr>
                  <w:rFonts w:ascii="Arial" w:hAnsi="Arial" w:cs="Arial" w:hint="eastAsia"/>
                  <w:color w:val="000000" w:themeColor="text1"/>
                  <w:szCs w:val="21"/>
                </w:rPr>
                <w:t>回复</w:t>
              </w:r>
              <w:r w:rsidRPr="00BB02AD">
                <w:rPr>
                  <w:rFonts w:ascii="Arial" w:hAnsi="Arial" w:cs="Arial"/>
                  <w:color w:val="000000" w:themeColor="text1"/>
                  <w:szCs w:val="21"/>
                </w:rPr>
                <w:t>内容</w:t>
              </w:r>
              <w:r>
                <w:rPr>
                  <w:rFonts w:ascii="Arial" w:hAnsi="Arial" w:cs="Arial"/>
                  <w:color w:val="000000" w:themeColor="text1"/>
                  <w:szCs w:val="21"/>
                </w:rPr>
                <w:t>(</w:t>
              </w:r>
              <w:r w:rsidRPr="00BB02AD">
                <w:rPr>
                  <w:rFonts w:ascii="Arial" w:hAnsi="Arial" w:cs="Arial"/>
                  <w:color w:val="000000" w:themeColor="text1"/>
                  <w:szCs w:val="21"/>
                </w:rPr>
                <w:t>1byte</w:t>
              </w:r>
              <w:r w:rsidRPr="00BB02AD">
                <w:rPr>
                  <w:rFonts w:ascii="Arial" w:hAnsi="Arial" w:cs="Arial" w:hint="eastAsia"/>
                  <w:color w:val="000000" w:themeColor="text1"/>
                  <w:szCs w:val="21"/>
                </w:rPr>
                <w:t>，</w:t>
              </w:r>
              <w:r w:rsidRPr="00BB02AD">
                <w:rPr>
                  <w:rFonts w:ascii="Arial" w:hAnsi="Arial" w:cs="Arial"/>
                  <w:color w:val="000000" w:themeColor="text1"/>
                  <w:szCs w:val="21"/>
                </w:rPr>
                <w:t>char</w:t>
              </w:r>
              <w:r>
                <w:rPr>
                  <w:rFonts w:ascii="Arial" w:hAnsi="Arial" w:cs="Arial"/>
                  <w:color w:val="000000" w:themeColor="text1"/>
                  <w:szCs w:val="21"/>
                </w:rPr>
                <w:t>)</w:t>
              </w:r>
              <w:r w:rsidRPr="00BB02AD">
                <w:rPr>
                  <w:rFonts w:ascii="Arial" w:hAnsi="Arial" w:cs="Arial" w:hint="eastAsia"/>
                  <w:color w:val="000000" w:themeColor="text1"/>
                  <w:szCs w:val="21"/>
                </w:rPr>
                <w:t>；</w:t>
              </w:r>
            </w:ins>
          </w:p>
          <w:p w14:paraId="3EAA8B03" w14:textId="77777777" w:rsidR="00871ED3" w:rsidRPr="00BB02AD" w:rsidRDefault="00871ED3" w:rsidP="00871ED3">
            <w:pPr>
              <w:ind w:firstLineChars="200" w:firstLine="480"/>
              <w:rPr>
                <w:ins w:id="1289" w:author="Microsoft Office User" w:date="2023-06-09T15:13:00Z"/>
                <w:rFonts w:ascii="Arial" w:hAnsi="Arial" w:cs="Arial"/>
                <w:color w:val="000000" w:themeColor="text1"/>
                <w:szCs w:val="21"/>
              </w:rPr>
            </w:pPr>
            <w:ins w:id="1290" w:author="Microsoft Office User" w:date="2023-06-09T15:13:00Z">
              <w:r w:rsidRPr="00BB02AD">
                <w:rPr>
                  <w:rFonts w:ascii="Arial" w:hAnsi="Arial" w:cs="Arial"/>
                  <w:color w:val="000000" w:themeColor="text1"/>
                  <w:szCs w:val="21"/>
                </w:rPr>
                <w:t>0</w:t>
              </w:r>
              <w:r w:rsidRPr="00BB02AD">
                <w:rPr>
                  <w:rFonts w:ascii="Arial" w:hAnsi="Arial" w:cs="Arial"/>
                  <w:color w:val="000000" w:themeColor="text1"/>
                  <w:szCs w:val="21"/>
                </w:rPr>
                <w:t>：</w:t>
              </w:r>
              <w:r>
                <w:rPr>
                  <w:rFonts w:ascii="Arial" w:hAnsi="Arial" w:cs="Arial" w:hint="eastAsia"/>
                  <w:szCs w:val="21"/>
                </w:rPr>
                <w:t>设置</w:t>
              </w:r>
              <w:r w:rsidRPr="005F0C89">
                <w:rPr>
                  <w:rFonts w:ascii="Arial" w:hAnsi="Arial" w:cs="Arial"/>
                  <w:szCs w:val="21"/>
                </w:rPr>
                <w:t>成功</w:t>
              </w:r>
            </w:ins>
          </w:p>
          <w:p w14:paraId="63A29571" w14:textId="2FA3CFC0" w:rsidR="00871ED3" w:rsidRPr="00871ED3" w:rsidRDefault="00871ED3" w:rsidP="00871ED3">
            <w:pPr>
              <w:ind w:firstLineChars="200" w:firstLine="480"/>
              <w:rPr>
                <w:ins w:id="1291" w:author="Microsoft Office User" w:date="2023-06-09T14:05:00Z"/>
                <w:rFonts w:hint="eastAsia"/>
                <w:rPrChange w:id="1292" w:author="Microsoft Office User" w:date="2023-06-09T15:12:00Z">
                  <w:rPr>
                    <w:ins w:id="1293" w:author="Microsoft Office User" w:date="2023-06-09T14:05:00Z"/>
                    <w:rFonts w:ascii="Arial" w:eastAsia="宋体" w:hAnsi="Arial" w:cs="Arial" w:hint="eastAsia"/>
                    <w:sz w:val="24"/>
                    <w:szCs w:val="24"/>
                  </w:rPr>
                </w:rPrChange>
              </w:rPr>
              <w:pPrChange w:id="1294" w:author="Microsoft Office User" w:date="2023-06-09T15:13:00Z">
                <w:pPr>
                  <w:pStyle w:val="af7"/>
                  <w:jc w:val="both"/>
                </w:pPr>
              </w:pPrChange>
            </w:pPr>
            <w:ins w:id="1295" w:author="Microsoft Office User" w:date="2023-06-09T15:13:00Z">
              <w:r w:rsidRPr="00981CC2">
                <w:rPr>
                  <w:rFonts w:ascii="Arial" w:hAnsi="Arial" w:cs="Arial"/>
                  <w:szCs w:val="21"/>
                </w:rPr>
                <w:t>1</w:t>
              </w:r>
              <w:r w:rsidRPr="00981CC2">
                <w:rPr>
                  <w:rFonts w:ascii="Arial" w:hAnsi="Arial" w:cs="Arial"/>
                  <w:szCs w:val="21"/>
                </w:rPr>
                <w:t>：</w:t>
              </w:r>
              <w:r w:rsidRPr="00981CC2">
                <w:rPr>
                  <w:rFonts w:ascii="Arial" w:hAnsi="Arial" w:cs="Arial" w:hint="eastAsia"/>
                  <w:szCs w:val="21"/>
                </w:rPr>
                <w:t>设置</w:t>
              </w:r>
              <w:r w:rsidRPr="005F0C89">
                <w:rPr>
                  <w:rFonts w:ascii="Arial" w:hAnsi="Arial" w:cs="Arial"/>
                  <w:szCs w:val="21"/>
                </w:rPr>
                <w:t>错误</w:t>
              </w:r>
            </w:ins>
          </w:p>
        </w:tc>
      </w:tr>
      <w:tr w:rsidR="00871ED3" w:rsidRPr="00550946" w14:paraId="4D58ADAA" w14:textId="77777777" w:rsidTr="00871ED3">
        <w:trPr>
          <w:trHeight w:val="238"/>
          <w:ins w:id="1296" w:author="Microsoft Office User" w:date="2023-06-08T13:51:00Z"/>
        </w:trPr>
        <w:tc>
          <w:tcPr>
            <w:tcW w:w="498" w:type="pct"/>
            <w:vMerge w:val="restart"/>
            <w:vAlign w:val="center"/>
          </w:tcPr>
          <w:p w14:paraId="2C0B0E86" w14:textId="5CEFE6D4" w:rsidR="00871ED3" w:rsidRDefault="00C2385F" w:rsidP="00871ED3">
            <w:pPr>
              <w:jc w:val="center"/>
              <w:rPr>
                <w:ins w:id="1297" w:author="Microsoft Office User" w:date="2023-06-08T13:51:00Z"/>
                <w:rFonts w:ascii="Arial" w:hAnsi="Arial" w:cs="Arial"/>
                <w:szCs w:val="21"/>
              </w:rPr>
            </w:pPr>
            <w:ins w:id="1298" w:author="Microsoft Office User" w:date="2023-06-09T15:17:00Z">
              <w:r>
                <w:rPr>
                  <w:rFonts w:ascii="Arial" w:hAnsi="Arial" w:cs="Arial" w:hint="eastAsia"/>
                  <w:szCs w:val="21"/>
                </w:rPr>
                <w:t>4</w:t>
              </w:r>
            </w:ins>
          </w:p>
        </w:tc>
        <w:tc>
          <w:tcPr>
            <w:tcW w:w="1422" w:type="pct"/>
            <w:vMerge w:val="restart"/>
            <w:vAlign w:val="center"/>
          </w:tcPr>
          <w:p w14:paraId="3F38EB6B" w14:textId="77777777" w:rsidR="00871ED3" w:rsidRDefault="00871ED3" w:rsidP="00871ED3">
            <w:pPr>
              <w:jc w:val="center"/>
              <w:rPr>
                <w:ins w:id="1299" w:author="Microsoft Office User" w:date="2023-06-08T13:51:00Z"/>
                <w:rFonts w:ascii="Arial" w:hAnsi="Arial" w:cs="Arial"/>
                <w:szCs w:val="21"/>
              </w:rPr>
            </w:pPr>
            <w:ins w:id="1300" w:author="Microsoft Office User" w:date="2023-06-08T13:51:00Z">
              <w:r>
                <w:rPr>
                  <w:rFonts w:ascii="Arial" w:hAnsi="Arial" w:cs="Arial" w:hint="eastAsia"/>
                  <w:szCs w:val="21"/>
                </w:rPr>
                <w:t>潜标</w:t>
              </w:r>
            </w:ins>
            <w:ins w:id="1301" w:author="Microsoft Office User" w:date="2023-06-08T13:52:00Z">
              <w:r>
                <w:rPr>
                  <w:rFonts w:ascii="Arial" w:hAnsi="Arial" w:cs="Arial" w:hint="eastAsia"/>
                  <w:szCs w:val="21"/>
                </w:rPr>
                <w:t>水通机休眠指令</w:t>
              </w:r>
            </w:ins>
          </w:p>
        </w:tc>
        <w:tc>
          <w:tcPr>
            <w:tcW w:w="3080" w:type="pct"/>
          </w:tcPr>
          <w:p w14:paraId="487EC19B" w14:textId="77777777" w:rsidR="00871ED3" w:rsidRDefault="00871ED3" w:rsidP="00871ED3">
            <w:pPr>
              <w:pStyle w:val="af7"/>
              <w:jc w:val="both"/>
              <w:rPr>
                <w:ins w:id="1302" w:author="Microsoft Office User" w:date="2023-06-09T15:13:00Z"/>
                <w:rFonts w:ascii="Arial" w:eastAsia="宋体" w:hAnsi="Arial" w:cs="Arial"/>
                <w:sz w:val="24"/>
                <w:szCs w:val="24"/>
              </w:rPr>
            </w:pPr>
            <w:ins w:id="1303" w:author="Microsoft Office User" w:date="2023-06-09T15:13:00Z">
              <w:r>
                <w:rPr>
                  <w:rFonts w:ascii="Arial" w:eastAsia="宋体" w:hAnsi="Arial" w:cs="Arial" w:hint="eastAsia"/>
                  <w:sz w:val="24"/>
                  <w:szCs w:val="24"/>
                </w:rPr>
                <w:t>下行：</w:t>
              </w:r>
            </w:ins>
          </w:p>
          <w:p w14:paraId="42944645" w14:textId="5B1ED283" w:rsidR="00871ED3" w:rsidRPr="00480B08" w:rsidRDefault="00871ED3" w:rsidP="00871ED3">
            <w:pPr>
              <w:pStyle w:val="af7"/>
              <w:jc w:val="both"/>
              <w:rPr>
                <w:ins w:id="1304" w:author="Microsoft Office User" w:date="2023-06-08T13:51:00Z"/>
                <w:rFonts w:ascii="Arial" w:eastAsia="宋体" w:hAnsi="Arial" w:cs="Arial"/>
                <w:sz w:val="24"/>
                <w:szCs w:val="24"/>
              </w:rPr>
            </w:pPr>
            <w:ins w:id="1305" w:author="Microsoft Office User" w:date="2023-06-08T13:53:00Z">
              <w:r>
                <w:rPr>
                  <w:rFonts w:ascii="Arial" w:eastAsia="宋体" w:hAnsi="Arial" w:cs="Arial" w:hint="eastAsia"/>
                  <w:sz w:val="24"/>
                  <w:szCs w:val="24"/>
                </w:rPr>
                <w:t>无</w:t>
              </w:r>
            </w:ins>
          </w:p>
        </w:tc>
      </w:tr>
      <w:tr w:rsidR="00871ED3" w:rsidRPr="00550946" w14:paraId="5ABA3436" w14:textId="77777777" w:rsidTr="00871ED3">
        <w:trPr>
          <w:trHeight w:val="237"/>
          <w:ins w:id="1306" w:author="Microsoft Office User" w:date="2023-06-08T13:51:00Z"/>
        </w:trPr>
        <w:tc>
          <w:tcPr>
            <w:tcW w:w="498" w:type="pct"/>
            <w:vMerge/>
            <w:vAlign w:val="center"/>
          </w:tcPr>
          <w:p w14:paraId="02E575E6" w14:textId="77777777" w:rsidR="00871ED3" w:rsidRDefault="00871ED3" w:rsidP="00871ED3">
            <w:pPr>
              <w:jc w:val="center"/>
              <w:rPr>
                <w:ins w:id="1307" w:author="Microsoft Office User" w:date="2023-06-08T13:51:00Z"/>
                <w:rFonts w:ascii="Arial" w:hAnsi="Arial" w:cs="Arial"/>
                <w:szCs w:val="21"/>
              </w:rPr>
            </w:pPr>
          </w:p>
        </w:tc>
        <w:tc>
          <w:tcPr>
            <w:tcW w:w="1422" w:type="pct"/>
            <w:vMerge/>
            <w:vAlign w:val="center"/>
          </w:tcPr>
          <w:p w14:paraId="37E8BC71" w14:textId="77777777" w:rsidR="00871ED3" w:rsidRDefault="00871ED3" w:rsidP="00871ED3">
            <w:pPr>
              <w:jc w:val="center"/>
              <w:rPr>
                <w:ins w:id="1308" w:author="Microsoft Office User" w:date="2023-06-08T13:51:00Z"/>
                <w:rFonts w:ascii="Arial" w:hAnsi="Arial" w:cs="Arial" w:hint="eastAsia"/>
                <w:szCs w:val="21"/>
              </w:rPr>
            </w:pPr>
          </w:p>
        </w:tc>
        <w:tc>
          <w:tcPr>
            <w:tcW w:w="3080" w:type="pct"/>
          </w:tcPr>
          <w:p w14:paraId="57B8C18B" w14:textId="77777777" w:rsidR="00871ED3" w:rsidRDefault="00871ED3" w:rsidP="00871ED3">
            <w:pPr>
              <w:pStyle w:val="af7"/>
              <w:jc w:val="both"/>
              <w:rPr>
                <w:ins w:id="1309" w:author="Microsoft Office User" w:date="2023-06-09T15:13:00Z"/>
                <w:rFonts w:ascii="Arial" w:eastAsia="宋体" w:hAnsi="Arial" w:cs="Arial"/>
                <w:sz w:val="24"/>
                <w:szCs w:val="24"/>
              </w:rPr>
            </w:pPr>
            <w:ins w:id="1310" w:author="Microsoft Office User" w:date="2023-06-09T15:13:00Z">
              <w:r>
                <w:rPr>
                  <w:rFonts w:ascii="Arial" w:eastAsia="宋体" w:hAnsi="Arial" w:cs="Arial" w:hint="eastAsia"/>
                  <w:sz w:val="24"/>
                  <w:szCs w:val="24"/>
                </w:rPr>
                <w:t>上行：</w:t>
              </w:r>
            </w:ins>
          </w:p>
          <w:p w14:paraId="320B50AC" w14:textId="77777777" w:rsidR="00871ED3" w:rsidRPr="00BB02AD" w:rsidRDefault="00871ED3" w:rsidP="00871ED3">
            <w:pPr>
              <w:rPr>
                <w:ins w:id="1311" w:author="Microsoft Office User" w:date="2023-06-09T15:13:00Z"/>
                <w:rFonts w:ascii="Arial" w:hAnsi="Arial" w:cs="Arial"/>
                <w:color w:val="000000" w:themeColor="text1"/>
                <w:szCs w:val="21"/>
              </w:rPr>
            </w:pPr>
            <w:ins w:id="1312" w:author="Microsoft Office User" w:date="2023-06-09T15:13:00Z">
              <w:r w:rsidRPr="00BB02AD">
                <w:rPr>
                  <w:rFonts w:ascii="Arial" w:hAnsi="Arial" w:cs="Arial" w:hint="eastAsia"/>
                  <w:color w:val="000000" w:themeColor="text1"/>
                  <w:szCs w:val="21"/>
                </w:rPr>
                <w:t>回复</w:t>
              </w:r>
              <w:r w:rsidRPr="00BB02AD">
                <w:rPr>
                  <w:rFonts w:ascii="Arial" w:hAnsi="Arial" w:cs="Arial"/>
                  <w:color w:val="000000" w:themeColor="text1"/>
                  <w:szCs w:val="21"/>
                </w:rPr>
                <w:t>内容</w:t>
              </w:r>
              <w:r>
                <w:rPr>
                  <w:rFonts w:ascii="Arial" w:hAnsi="Arial" w:cs="Arial"/>
                  <w:color w:val="000000" w:themeColor="text1"/>
                  <w:szCs w:val="21"/>
                </w:rPr>
                <w:t>(</w:t>
              </w:r>
              <w:r w:rsidRPr="00BB02AD">
                <w:rPr>
                  <w:rFonts w:ascii="Arial" w:hAnsi="Arial" w:cs="Arial"/>
                  <w:color w:val="000000" w:themeColor="text1"/>
                  <w:szCs w:val="21"/>
                </w:rPr>
                <w:t>1byte</w:t>
              </w:r>
              <w:r w:rsidRPr="00BB02AD">
                <w:rPr>
                  <w:rFonts w:ascii="Arial" w:hAnsi="Arial" w:cs="Arial" w:hint="eastAsia"/>
                  <w:color w:val="000000" w:themeColor="text1"/>
                  <w:szCs w:val="21"/>
                </w:rPr>
                <w:t>，</w:t>
              </w:r>
              <w:r w:rsidRPr="00BB02AD">
                <w:rPr>
                  <w:rFonts w:ascii="Arial" w:hAnsi="Arial" w:cs="Arial"/>
                  <w:color w:val="000000" w:themeColor="text1"/>
                  <w:szCs w:val="21"/>
                </w:rPr>
                <w:t>char</w:t>
              </w:r>
              <w:r>
                <w:rPr>
                  <w:rFonts w:ascii="Arial" w:hAnsi="Arial" w:cs="Arial"/>
                  <w:color w:val="000000" w:themeColor="text1"/>
                  <w:szCs w:val="21"/>
                </w:rPr>
                <w:t>)</w:t>
              </w:r>
              <w:r w:rsidRPr="00BB02AD">
                <w:rPr>
                  <w:rFonts w:ascii="Arial" w:hAnsi="Arial" w:cs="Arial" w:hint="eastAsia"/>
                  <w:color w:val="000000" w:themeColor="text1"/>
                  <w:szCs w:val="21"/>
                </w:rPr>
                <w:t>；</w:t>
              </w:r>
            </w:ins>
          </w:p>
          <w:p w14:paraId="7722AC33" w14:textId="77777777" w:rsidR="00871ED3" w:rsidRPr="00BB02AD" w:rsidRDefault="00871ED3" w:rsidP="00871ED3">
            <w:pPr>
              <w:ind w:firstLineChars="200" w:firstLine="480"/>
              <w:rPr>
                <w:ins w:id="1313" w:author="Microsoft Office User" w:date="2023-06-09T15:13:00Z"/>
                <w:rFonts w:ascii="Arial" w:hAnsi="Arial" w:cs="Arial"/>
                <w:color w:val="000000" w:themeColor="text1"/>
                <w:szCs w:val="21"/>
              </w:rPr>
            </w:pPr>
            <w:ins w:id="1314" w:author="Microsoft Office User" w:date="2023-06-09T15:13:00Z">
              <w:r w:rsidRPr="00BB02AD">
                <w:rPr>
                  <w:rFonts w:ascii="Arial" w:hAnsi="Arial" w:cs="Arial"/>
                  <w:color w:val="000000" w:themeColor="text1"/>
                  <w:szCs w:val="21"/>
                </w:rPr>
                <w:t>0</w:t>
              </w:r>
              <w:r w:rsidRPr="00BB02AD">
                <w:rPr>
                  <w:rFonts w:ascii="Arial" w:hAnsi="Arial" w:cs="Arial"/>
                  <w:color w:val="000000" w:themeColor="text1"/>
                  <w:szCs w:val="21"/>
                </w:rPr>
                <w:t>：</w:t>
              </w:r>
              <w:r>
                <w:rPr>
                  <w:rFonts w:ascii="Arial" w:hAnsi="Arial" w:cs="Arial" w:hint="eastAsia"/>
                  <w:szCs w:val="21"/>
                </w:rPr>
                <w:t>设置</w:t>
              </w:r>
              <w:r w:rsidRPr="005F0C89">
                <w:rPr>
                  <w:rFonts w:ascii="Arial" w:hAnsi="Arial" w:cs="Arial"/>
                  <w:szCs w:val="21"/>
                </w:rPr>
                <w:t>成功</w:t>
              </w:r>
            </w:ins>
          </w:p>
          <w:p w14:paraId="76920441" w14:textId="4AEC291E" w:rsidR="00871ED3" w:rsidRPr="00871ED3" w:rsidRDefault="00871ED3" w:rsidP="00871ED3">
            <w:pPr>
              <w:ind w:firstLineChars="200" w:firstLine="480"/>
              <w:rPr>
                <w:ins w:id="1315" w:author="Microsoft Office User" w:date="2023-06-08T13:53:00Z"/>
                <w:rFonts w:hint="eastAsia"/>
                <w:rPrChange w:id="1316" w:author="Microsoft Office User" w:date="2023-06-09T15:13:00Z">
                  <w:rPr>
                    <w:ins w:id="1317" w:author="Microsoft Office User" w:date="2023-06-08T13:53:00Z"/>
                    <w:rFonts w:ascii="Arial" w:eastAsia="宋体" w:hAnsi="Arial" w:cs="Arial" w:hint="eastAsia"/>
                    <w:sz w:val="24"/>
                    <w:szCs w:val="24"/>
                  </w:rPr>
                </w:rPrChange>
              </w:rPr>
              <w:pPrChange w:id="1318" w:author="Microsoft Office User" w:date="2023-06-09T15:13:00Z">
                <w:pPr>
                  <w:pStyle w:val="af7"/>
                  <w:jc w:val="both"/>
                </w:pPr>
              </w:pPrChange>
            </w:pPr>
            <w:ins w:id="1319" w:author="Microsoft Office User" w:date="2023-06-09T15:13:00Z">
              <w:r w:rsidRPr="00981CC2">
                <w:rPr>
                  <w:rFonts w:ascii="Arial" w:hAnsi="Arial" w:cs="Arial"/>
                  <w:szCs w:val="21"/>
                </w:rPr>
                <w:lastRenderedPageBreak/>
                <w:t>1</w:t>
              </w:r>
              <w:r w:rsidRPr="00981CC2">
                <w:rPr>
                  <w:rFonts w:ascii="Arial" w:hAnsi="Arial" w:cs="Arial"/>
                  <w:szCs w:val="21"/>
                </w:rPr>
                <w:t>：</w:t>
              </w:r>
              <w:r w:rsidRPr="00981CC2">
                <w:rPr>
                  <w:rFonts w:ascii="Arial" w:hAnsi="Arial" w:cs="Arial" w:hint="eastAsia"/>
                  <w:szCs w:val="21"/>
                </w:rPr>
                <w:t>设置</w:t>
              </w:r>
              <w:r w:rsidRPr="005F0C89">
                <w:rPr>
                  <w:rFonts w:ascii="Arial" w:hAnsi="Arial" w:cs="Arial"/>
                  <w:szCs w:val="21"/>
                </w:rPr>
                <w:t>错误</w:t>
              </w:r>
            </w:ins>
          </w:p>
        </w:tc>
      </w:tr>
      <w:tr w:rsidR="00871ED3" w:rsidRPr="00550946" w14:paraId="4E603517" w14:textId="77777777" w:rsidTr="00871ED3">
        <w:trPr>
          <w:trHeight w:val="238"/>
          <w:ins w:id="1320" w:author="Microsoft Office User" w:date="2023-06-08T13:54:00Z"/>
        </w:trPr>
        <w:tc>
          <w:tcPr>
            <w:tcW w:w="498" w:type="pct"/>
            <w:vMerge w:val="restart"/>
            <w:vAlign w:val="center"/>
          </w:tcPr>
          <w:p w14:paraId="5E0B4279" w14:textId="60F22F33" w:rsidR="00871ED3" w:rsidRDefault="00C2385F" w:rsidP="00871ED3">
            <w:pPr>
              <w:jc w:val="center"/>
              <w:rPr>
                <w:ins w:id="1321" w:author="Microsoft Office User" w:date="2023-06-08T13:54:00Z"/>
                <w:rFonts w:ascii="Arial" w:hAnsi="Arial" w:cs="Arial"/>
                <w:szCs w:val="21"/>
              </w:rPr>
            </w:pPr>
            <w:ins w:id="1322" w:author="Microsoft Office User" w:date="2023-06-09T15:17:00Z">
              <w:r>
                <w:rPr>
                  <w:rFonts w:ascii="Arial" w:hAnsi="Arial" w:cs="Arial" w:hint="eastAsia"/>
                  <w:szCs w:val="21"/>
                </w:rPr>
                <w:lastRenderedPageBreak/>
                <w:t>5</w:t>
              </w:r>
            </w:ins>
          </w:p>
        </w:tc>
        <w:tc>
          <w:tcPr>
            <w:tcW w:w="1422" w:type="pct"/>
            <w:vMerge w:val="restart"/>
            <w:vAlign w:val="center"/>
          </w:tcPr>
          <w:p w14:paraId="7102157D" w14:textId="77777777" w:rsidR="00871ED3" w:rsidRDefault="00871ED3" w:rsidP="00871ED3">
            <w:pPr>
              <w:jc w:val="center"/>
              <w:rPr>
                <w:ins w:id="1323" w:author="Microsoft Office User" w:date="2023-06-08T13:54:00Z"/>
                <w:rFonts w:ascii="Arial" w:hAnsi="Arial" w:cs="Arial"/>
                <w:szCs w:val="21"/>
              </w:rPr>
            </w:pPr>
            <w:ins w:id="1324" w:author="Microsoft Office User" w:date="2023-06-08T13:54:00Z">
              <w:r>
                <w:rPr>
                  <w:rFonts w:ascii="Arial" w:hAnsi="Arial" w:cs="Arial" w:hint="eastAsia"/>
                  <w:szCs w:val="21"/>
                </w:rPr>
                <w:t>潜标水通机</w:t>
              </w:r>
            </w:ins>
            <w:ins w:id="1325" w:author="Microsoft Office User" w:date="2023-06-08T13:58:00Z">
              <w:r>
                <w:rPr>
                  <w:rFonts w:ascii="Arial" w:hAnsi="Arial" w:cs="Arial" w:hint="eastAsia"/>
                  <w:szCs w:val="21"/>
                </w:rPr>
                <w:t>参数</w:t>
              </w:r>
            </w:ins>
            <w:ins w:id="1326" w:author="Microsoft Office User" w:date="2023-06-08T13:55:00Z">
              <w:r>
                <w:rPr>
                  <w:rFonts w:ascii="Arial" w:hAnsi="Arial" w:cs="Arial" w:hint="eastAsia"/>
                  <w:szCs w:val="21"/>
                </w:rPr>
                <w:t>查询命令</w:t>
              </w:r>
            </w:ins>
          </w:p>
        </w:tc>
        <w:tc>
          <w:tcPr>
            <w:tcW w:w="3080" w:type="pct"/>
          </w:tcPr>
          <w:p w14:paraId="7C22D3C7" w14:textId="77777777" w:rsidR="00871ED3" w:rsidRDefault="00871ED3" w:rsidP="00871ED3">
            <w:pPr>
              <w:rPr>
                <w:ins w:id="1327" w:author="Microsoft Office User" w:date="2023-06-09T15:14:00Z"/>
                <w:rFonts w:ascii="Arial" w:hAnsi="Arial" w:cs="Arial"/>
                <w:szCs w:val="24"/>
              </w:rPr>
            </w:pPr>
            <w:ins w:id="1328" w:author="Microsoft Office User" w:date="2023-06-09T15:14:00Z">
              <w:r>
                <w:rPr>
                  <w:rFonts w:ascii="Arial" w:hAnsi="Arial" w:cs="Arial" w:hint="eastAsia"/>
                  <w:szCs w:val="24"/>
                </w:rPr>
                <w:t>下行：</w:t>
              </w:r>
            </w:ins>
          </w:p>
          <w:p w14:paraId="2D7DCE4D" w14:textId="5F237D3D" w:rsidR="00871ED3" w:rsidRDefault="00871ED3" w:rsidP="00871ED3">
            <w:pPr>
              <w:pStyle w:val="af7"/>
              <w:jc w:val="both"/>
              <w:rPr>
                <w:ins w:id="1329" w:author="Microsoft Office User" w:date="2023-06-08T13:54:00Z"/>
                <w:rFonts w:ascii="Arial" w:eastAsia="宋体" w:hAnsi="Arial" w:cs="Arial"/>
                <w:sz w:val="24"/>
                <w:szCs w:val="24"/>
              </w:rPr>
            </w:pPr>
            <w:ins w:id="1330" w:author="Microsoft Office User" w:date="2023-06-09T15:14:00Z">
              <w:r>
                <w:rPr>
                  <w:rFonts w:ascii="Arial" w:hAnsi="Arial" w:cs="Arial" w:hint="eastAsia"/>
                  <w:szCs w:val="24"/>
                </w:rPr>
                <w:t>无</w:t>
              </w:r>
            </w:ins>
          </w:p>
        </w:tc>
      </w:tr>
      <w:tr w:rsidR="00871ED3" w:rsidRPr="00550946" w14:paraId="6AA6723C" w14:textId="77777777" w:rsidTr="00871ED3">
        <w:trPr>
          <w:trHeight w:val="237"/>
          <w:ins w:id="1331" w:author="Microsoft Office User" w:date="2023-06-08T13:54:00Z"/>
        </w:trPr>
        <w:tc>
          <w:tcPr>
            <w:tcW w:w="498" w:type="pct"/>
            <w:vMerge/>
            <w:vAlign w:val="center"/>
          </w:tcPr>
          <w:p w14:paraId="2E511302" w14:textId="77777777" w:rsidR="00871ED3" w:rsidRDefault="00871ED3" w:rsidP="00871ED3">
            <w:pPr>
              <w:jc w:val="center"/>
              <w:rPr>
                <w:ins w:id="1332" w:author="Microsoft Office User" w:date="2023-06-08T13:54:00Z"/>
                <w:rFonts w:ascii="Arial" w:hAnsi="Arial" w:cs="Arial"/>
                <w:szCs w:val="21"/>
              </w:rPr>
            </w:pPr>
          </w:p>
        </w:tc>
        <w:tc>
          <w:tcPr>
            <w:tcW w:w="1422" w:type="pct"/>
            <w:vMerge/>
            <w:vAlign w:val="center"/>
          </w:tcPr>
          <w:p w14:paraId="7752FDC1" w14:textId="77777777" w:rsidR="00871ED3" w:rsidRDefault="00871ED3" w:rsidP="00871ED3">
            <w:pPr>
              <w:jc w:val="center"/>
              <w:rPr>
                <w:ins w:id="1333" w:author="Microsoft Office User" w:date="2023-06-08T13:54:00Z"/>
                <w:rFonts w:ascii="Arial" w:hAnsi="Arial" w:cs="Arial" w:hint="eastAsia"/>
                <w:szCs w:val="21"/>
              </w:rPr>
            </w:pPr>
          </w:p>
        </w:tc>
        <w:tc>
          <w:tcPr>
            <w:tcW w:w="3080" w:type="pct"/>
          </w:tcPr>
          <w:p w14:paraId="45DDD7A3" w14:textId="77777777" w:rsidR="00871ED3" w:rsidRDefault="00871ED3" w:rsidP="00871ED3">
            <w:pPr>
              <w:pStyle w:val="af7"/>
              <w:jc w:val="both"/>
              <w:rPr>
                <w:ins w:id="1334" w:author="Microsoft Office User" w:date="2023-06-08T13:54:00Z"/>
                <w:rFonts w:ascii="Arial" w:eastAsia="宋体" w:hAnsi="Arial" w:cs="Arial"/>
                <w:sz w:val="24"/>
                <w:szCs w:val="24"/>
              </w:rPr>
            </w:pPr>
          </w:p>
        </w:tc>
      </w:tr>
      <w:tr w:rsidR="00871ED3" w:rsidRPr="00550946" w14:paraId="6F6CCDB7" w14:textId="77777777" w:rsidTr="00871ED3">
        <w:trPr>
          <w:trHeight w:val="238"/>
          <w:ins w:id="1335" w:author="Microsoft Office User" w:date="2023-06-08T13:55:00Z"/>
        </w:trPr>
        <w:tc>
          <w:tcPr>
            <w:tcW w:w="498" w:type="pct"/>
            <w:vMerge w:val="restart"/>
            <w:vAlign w:val="center"/>
          </w:tcPr>
          <w:p w14:paraId="5BE19A61" w14:textId="4609A66C" w:rsidR="00871ED3" w:rsidRDefault="00C2385F" w:rsidP="00871ED3">
            <w:pPr>
              <w:jc w:val="center"/>
              <w:rPr>
                <w:ins w:id="1336" w:author="Microsoft Office User" w:date="2023-06-08T13:55:00Z"/>
                <w:rFonts w:ascii="Arial" w:hAnsi="Arial" w:cs="Arial"/>
                <w:szCs w:val="21"/>
              </w:rPr>
            </w:pPr>
            <w:ins w:id="1337" w:author="Microsoft Office User" w:date="2023-06-09T15:17:00Z">
              <w:r>
                <w:rPr>
                  <w:rFonts w:ascii="Arial" w:hAnsi="Arial" w:cs="Arial" w:hint="eastAsia"/>
                  <w:szCs w:val="21"/>
                </w:rPr>
                <w:t>6</w:t>
              </w:r>
            </w:ins>
          </w:p>
        </w:tc>
        <w:tc>
          <w:tcPr>
            <w:tcW w:w="1422" w:type="pct"/>
            <w:vMerge w:val="restart"/>
            <w:vAlign w:val="center"/>
          </w:tcPr>
          <w:p w14:paraId="78EC7212" w14:textId="77777777" w:rsidR="00871ED3" w:rsidRDefault="00871ED3" w:rsidP="00871ED3">
            <w:pPr>
              <w:jc w:val="center"/>
              <w:rPr>
                <w:ins w:id="1338" w:author="Microsoft Office User" w:date="2023-06-08T13:55:00Z"/>
                <w:rFonts w:ascii="Arial" w:hAnsi="Arial" w:cs="Arial"/>
                <w:szCs w:val="21"/>
              </w:rPr>
            </w:pPr>
            <w:ins w:id="1339" w:author="Microsoft Office User" w:date="2023-06-08T13:57:00Z">
              <w:r>
                <w:rPr>
                  <w:rFonts w:ascii="Arial" w:hAnsi="Arial" w:cs="Arial" w:hint="eastAsia"/>
                  <w:szCs w:val="21"/>
                </w:rPr>
                <w:t>潜标水通机参数设置命令</w:t>
              </w:r>
            </w:ins>
          </w:p>
        </w:tc>
        <w:tc>
          <w:tcPr>
            <w:tcW w:w="3080" w:type="pct"/>
          </w:tcPr>
          <w:p w14:paraId="3842F909" w14:textId="77777777" w:rsidR="00871ED3" w:rsidRDefault="00871ED3" w:rsidP="00871ED3">
            <w:pPr>
              <w:pStyle w:val="af7"/>
              <w:jc w:val="both"/>
              <w:rPr>
                <w:ins w:id="1340" w:author="Microsoft Office User" w:date="2023-06-09T15:14:00Z"/>
                <w:rFonts w:ascii="Arial" w:eastAsia="宋体" w:hAnsi="Arial" w:cs="Arial"/>
                <w:sz w:val="24"/>
                <w:szCs w:val="24"/>
              </w:rPr>
            </w:pPr>
            <w:ins w:id="1341" w:author="Microsoft Office User" w:date="2023-06-09T15:14:00Z">
              <w:r>
                <w:rPr>
                  <w:rFonts w:ascii="Arial" w:eastAsia="宋体" w:hAnsi="Arial" w:cs="Arial" w:hint="eastAsia"/>
                  <w:sz w:val="24"/>
                  <w:szCs w:val="24"/>
                </w:rPr>
                <w:t>下行：</w:t>
              </w:r>
            </w:ins>
          </w:p>
          <w:p w14:paraId="611EA355" w14:textId="7C589C44" w:rsidR="00871ED3" w:rsidRDefault="00871ED3" w:rsidP="00871ED3">
            <w:pPr>
              <w:pStyle w:val="af7"/>
              <w:jc w:val="both"/>
              <w:rPr>
                <w:ins w:id="1342" w:author="Microsoft Office User" w:date="2023-06-08T13:55:00Z"/>
                <w:rFonts w:ascii="Arial" w:eastAsia="宋体" w:hAnsi="Arial" w:cs="Arial"/>
                <w:sz w:val="24"/>
                <w:szCs w:val="24"/>
              </w:rPr>
            </w:pPr>
            <w:ins w:id="1343" w:author="Microsoft Office User" w:date="2023-06-09T15:14:00Z">
              <w:r>
                <w:rPr>
                  <w:rFonts w:ascii="Arial" w:eastAsia="宋体" w:hAnsi="Arial" w:cs="Arial" w:hint="eastAsia"/>
                  <w:sz w:val="24"/>
                  <w:szCs w:val="24"/>
                </w:rPr>
                <w:t>增益、幅度</w:t>
              </w:r>
            </w:ins>
          </w:p>
        </w:tc>
      </w:tr>
      <w:tr w:rsidR="00871ED3" w:rsidRPr="00550946" w14:paraId="40C385F1" w14:textId="77777777" w:rsidTr="00871ED3">
        <w:trPr>
          <w:trHeight w:val="237"/>
          <w:ins w:id="1344" w:author="Microsoft Office User" w:date="2023-06-08T13:55:00Z"/>
        </w:trPr>
        <w:tc>
          <w:tcPr>
            <w:tcW w:w="498" w:type="pct"/>
            <w:vMerge/>
            <w:vAlign w:val="center"/>
          </w:tcPr>
          <w:p w14:paraId="03B1A36B" w14:textId="77777777" w:rsidR="00871ED3" w:rsidRDefault="00871ED3" w:rsidP="00871ED3">
            <w:pPr>
              <w:jc w:val="center"/>
              <w:rPr>
                <w:ins w:id="1345" w:author="Microsoft Office User" w:date="2023-06-08T13:55:00Z"/>
                <w:rFonts w:ascii="Arial" w:hAnsi="Arial" w:cs="Arial"/>
                <w:szCs w:val="21"/>
              </w:rPr>
            </w:pPr>
          </w:p>
        </w:tc>
        <w:tc>
          <w:tcPr>
            <w:tcW w:w="1422" w:type="pct"/>
            <w:vMerge/>
            <w:vAlign w:val="center"/>
          </w:tcPr>
          <w:p w14:paraId="50D6F6A5" w14:textId="77777777" w:rsidR="00871ED3" w:rsidRDefault="00871ED3" w:rsidP="00871ED3">
            <w:pPr>
              <w:jc w:val="center"/>
              <w:rPr>
                <w:ins w:id="1346" w:author="Microsoft Office User" w:date="2023-06-08T13:57:00Z"/>
                <w:rFonts w:ascii="Arial" w:hAnsi="Arial" w:cs="Arial" w:hint="eastAsia"/>
                <w:szCs w:val="21"/>
              </w:rPr>
            </w:pPr>
          </w:p>
        </w:tc>
        <w:tc>
          <w:tcPr>
            <w:tcW w:w="3080" w:type="pct"/>
          </w:tcPr>
          <w:p w14:paraId="6E6FE046" w14:textId="77777777" w:rsidR="00871ED3" w:rsidRDefault="00871ED3" w:rsidP="00871ED3">
            <w:pPr>
              <w:pStyle w:val="af7"/>
              <w:jc w:val="both"/>
              <w:rPr>
                <w:ins w:id="1347" w:author="Microsoft Office User" w:date="2023-06-09T15:14:00Z"/>
                <w:rFonts w:ascii="Arial" w:eastAsia="宋体" w:hAnsi="Arial" w:cs="Arial"/>
                <w:sz w:val="24"/>
                <w:szCs w:val="24"/>
              </w:rPr>
            </w:pPr>
            <w:ins w:id="1348" w:author="Microsoft Office User" w:date="2023-06-09T15:14:00Z">
              <w:r>
                <w:rPr>
                  <w:rFonts w:ascii="Arial" w:eastAsia="宋体" w:hAnsi="Arial" w:cs="Arial" w:hint="eastAsia"/>
                  <w:sz w:val="24"/>
                  <w:szCs w:val="24"/>
                </w:rPr>
                <w:t>上行：</w:t>
              </w:r>
            </w:ins>
          </w:p>
          <w:p w14:paraId="54FBDC22" w14:textId="77777777" w:rsidR="00871ED3" w:rsidRPr="00BB02AD" w:rsidRDefault="00871ED3" w:rsidP="00871ED3">
            <w:pPr>
              <w:rPr>
                <w:ins w:id="1349" w:author="Microsoft Office User" w:date="2023-06-09T15:14:00Z"/>
                <w:rFonts w:ascii="Arial" w:hAnsi="Arial" w:cs="Arial"/>
                <w:color w:val="000000" w:themeColor="text1"/>
                <w:szCs w:val="21"/>
              </w:rPr>
            </w:pPr>
            <w:ins w:id="1350" w:author="Microsoft Office User" w:date="2023-06-09T15:14:00Z">
              <w:r w:rsidRPr="00BB02AD">
                <w:rPr>
                  <w:rFonts w:ascii="Arial" w:hAnsi="Arial" w:cs="Arial" w:hint="eastAsia"/>
                  <w:color w:val="000000" w:themeColor="text1"/>
                  <w:szCs w:val="21"/>
                </w:rPr>
                <w:t>回复</w:t>
              </w:r>
              <w:r w:rsidRPr="00BB02AD">
                <w:rPr>
                  <w:rFonts w:ascii="Arial" w:hAnsi="Arial" w:cs="Arial"/>
                  <w:color w:val="000000" w:themeColor="text1"/>
                  <w:szCs w:val="21"/>
                </w:rPr>
                <w:t>内容</w:t>
              </w:r>
              <w:r>
                <w:rPr>
                  <w:rFonts w:ascii="Arial" w:hAnsi="Arial" w:cs="Arial"/>
                  <w:color w:val="000000" w:themeColor="text1"/>
                  <w:szCs w:val="21"/>
                </w:rPr>
                <w:t>(</w:t>
              </w:r>
              <w:r w:rsidRPr="00BB02AD">
                <w:rPr>
                  <w:rFonts w:ascii="Arial" w:hAnsi="Arial" w:cs="Arial"/>
                  <w:color w:val="000000" w:themeColor="text1"/>
                  <w:szCs w:val="21"/>
                </w:rPr>
                <w:t>1byte</w:t>
              </w:r>
              <w:r w:rsidRPr="00BB02AD">
                <w:rPr>
                  <w:rFonts w:ascii="Arial" w:hAnsi="Arial" w:cs="Arial" w:hint="eastAsia"/>
                  <w:color w:val="000000" w:themeColor="text1"/>
                  <w:szCs w:val="21"/>
                </w:rPr>
                <w:t>，</w:t>
              </w:r>
              <w:r w:rsidRPr="00BB02AD">
                <w:rPr>
                  <w:rFonts w:ascii="Arial" w:hAnsi="Arial" w:cs="Arial"/>
                  <w:color w:val="000000" w:themeColor="text1"/>
                  <w:szCs w:val="21"/>
                </w:rPr>
                <w:t>char</w:t>
              </w:r>
              <w:r>
                <w:rPr>
                  <w:rFonts w:ascii="Arial" w:hAnsi="Arial" w:cs="Arial"/>
                  <w:color w:val="000000" w:themeColor="text1"/>
                  <w:szCs w:val="21"/>
                </w:rPr>
                <w:t>)</w:t>
              </w:r>
              <w:r w:rsidRPr="00BB02AD">
                <w:rPr>
                  <w:rFonts w:ascii="Arial" w:hAnsi="Arial" w:cs="Arial" w:hint="eastAsia"/>
                  <w:color w:val="000000" w:themeColor="text1"/>
                  <w:szCs w:val="21"/>
                </w:rPr>
                <w:t>；</w:t>
              </w:r>
            </w:ins>
          </w:p>
          <w:p w14:paraId="5D38E42F" w14:textId="77777777" w:rsidR="00871ED3" w:rsidRPr="00BB02AD" w:rsidRDefault="00871ED3" w:rsidP="00871ED3">
            <w:pPr>
              <w:ind w:firstLineChars="200" w:firstLine="480"/>
              <w:rPr>
                <w:ins w:id="1351" w:author="Microsoft Office User" w:date="2023-06-09T15:14:00Z"/>
                <w:rFonts w:ascii="Arial" w:hAnsi="Arial" w:cs="Arial"/>
                <w:color w:val="000000" w:themeColor="text1"/>
                <w:szCs w:val="21"/>
              </w:rPr>
            </w:pPr>
            <w:ins w:id="1352" w:author="Microsoft Office User" w:date="2023-06-09T15:14:00Z">
              <w:r w:rsidRPr="00BB02AD">
                <w:rPr>
                  <w:rFonts w:ascii="Arial" w:hAnsi="Arial" w:cs="Arial"/>
                  <w:color w:val="000000" w:themeColor="text1"/>
                  <w:szCs w:val="21"/>
                </w:rPr>
                <w:t>0</w:t>
              </w:r>
              <w:r w:rsidRPr="00BB02AD">
                <w:rPr>
                  <w:rFonts w:ascii="Arial" w:hAnsi="Arial" w:cs="Arial"/>
                  <w:color w:val="000000" w:themeColor="text1"/>
                  <w:szCs w:val="21"/>
                </w:rPr>
                <w:t>：</w:t>
              </w:r>
              <w:r>
                <w:rPr>
                  <w:rFonts w:ascii="Arial" w:hAnsi="Arial" w:cs="Arial" w:hint="eastAsia"/>
                  <w:szCs w:val="21"/>
                </w:rPr>
                <w:t>设置</w:t>
              </w:r>
              <w:r w:rsidRPr="005F0C89">
                <w:rPr>
                  <w:rFonts w:ascii="Arial" w:hAnsi="Arial" w:cs="Arial"/>
                  <w:szCs w:val="21"/>
                </w:rPr>
                <w:t>成功</w:t>
              </w:r>
            </w:ins>
          </w:p>
          <w:p w14:paraId="61C0E950" w14:textId="6A96C520" w:rsidR="00871ED3" w:rsidRDefault="00871ED3" w:rsidP="00871ED3">
            <w:pPr>
              <w:pStyle w:val="af7"/>
              <w:jc w:val="both"/>
              <w:rPr>
                <w:ins w:id="1353" w:author="Microsoft Office User" w:date="2023-06-08T13:55:00Z"/>
                <w:rFonts w:ascii="Arial" w:eastAsia="宋体" w:hAnsi="Arial" w:cs="Arial"/>
                <w:sz w:val="24"/>
                <w:szCs w:val="24"/>
              </w:rPr>
            </w:pPr>
            <w:ins w:id="1354" w:author="Microsoft Office User" w:date="2023-06-09T15:14:00Z">
              <w:r w:rsidRPr="00981CC2">
                <w:rPr>
                  <w:rFonts w:ascii="Arial" w:hAnsi="Arial" w:cs="Arial"/>
                  <w:szCs w:val="21"/>
                </w:rPr>
                <w:t>1</w:t>
              </w:r>
              <w:r w:rsidRPr="00981CC2">
                <w:rPr>
                  <w:rFonts w:ascii="Arial" w:hAnsi="Arial" w:cs="Arial"/>
                  <w:szCs w:val="21"/>
                </w:rPr>
                <w:t>：</w:t>
              </w:r>
              <w:r w:rsidRPr="00981CC2">
                <w:rPr>
                  <w:rFonts w:ascii="Arial" w:hAnsi="Arial" w:cs="Arial" w:hint="eastAsia"/>
                  <w:szCs w:val="21"/>
                </w:rPr>
                <w:t>设置</w:t>
              </w:r>
              <w:r w:rsidRPr="005F0C89">
                <w:rPr>
                  <w:rFonts w:ascii="Arial" w:hAnsi="Arial" w:cs="Arial"/>
                  <w:szCs w:val="21"/>
                </w:rPr>
                <w:t>错误</w:t>
              </w:r>
            </w:ins>
          </w:p>
        </w:tc>
      </w:tr>
      <w:tr w:rsidR="00C2385F" w:rsidRPr="00550946" w14:paraId="02724DF5" w14:textId="77777777" w:rsidTr="00C2385F">
        <w:trPr>
          <w:trHeight w:val="238"/>
          <w:ins w:id="1355" w:author="Microsoft Office User" w:date="2023-06-08T13:57:00Z"/>
        </w:trPr>
        <w:tc>
          <w:tcPr>
            <w:tcW w:w="498" w:type="pct"/>
            <w:vMerge w:val="restart"/>
            <w:vAlign w:val="center"/>
          </w:tcPr>
          <w:p w14:paraId="3C1CDD84" w14:textId="7B42507A" w:rsidR="00C2385F" w:rsidRDefault="00C2385F" w:rsidP="00871ED3">
            <w:pPr>
              <w:jc w:val="center"/>
              <w:rPr>
                <w:ins w:id="1356" w:author="Microsoft Office User" w:date="2023-06-08T13:57:00Z"/>
                <w:rFonts w:ascii="Arial" w:hAnsi="Arial" w:cs="Arial"/>
                <w:szCs w:val="21"/>
              </w:rPr>
            </w:pPr>
            <w:ins w:id="1357" w:author="Microsoft Office User" w:date="2023-06-09T15:17:00Z">
              <w:r>
                <w:rPr>
                  <w:rFonts w:ascii="Arial" w:hAnsi="Arial" w:cs="Arial" w:hint="eastAsia"/>
                  <w:szCs w:val="21"/>
                </w:rPr>
                <w:t>7</w:t>
              </w:r>
            </w:ins>
          </w:p>
        </w:tc>
        <w:tc>
          <w:tcPr>
            <w:tcW w:w="1422" w:type="pct"/>
            <w:vMerge w:val="restart"/>
            <w:vAlign w:val="center"/>
          </w:tcPr>
          <w:p w14:paraId="3A6AEA7E" w14:textId="77777777" w:rsidR="00C2385F" w:rsidRDefault="00C2385F" w:rsidP="00871ED3">
            <w:pPr>
              <w:jc w:val="center"/>
              <w:rPr>
                <w:ins w:id="1358" w:author="Microsoft Office User" w:date="2023-06-08T13:57:00Z"/>
                <w:rFonts w:ascii="Arial" w:hAnsi="Arial" w:cs="Arial"/>
                <w:szCs w:val="21"/>
              </w:rPr>
            </w:pPr>
            <w:ins w:id="1359" w:author="Microsoft Office User" w:date="2023-06-08T13:58:00Z">
              <w:r>
                <w:rPr>
                  <w:rFonts w:ascii="Arial" w:hAnsi="Arial" w:cs="Arial" w:hint="eastAsia"/>
                  <w:szCs w:val="21"/>
                </w:rPr>
                <w:t>潜标声学应答板参数查询指令</w:t>
              </w:r>
            </w:ins>
          </w:p>
        </w:tc>
        <w:tc>
          <w:tcPr>
            <w:tcW w:w="3080" w:type="pct"/>
          </w:tcPr>
          <w:p w14:paraId="0C15A408" w14:textId="77777777" w:rsidR="00C2385F" w:rsidRDefault="00C2385F" w:rsidP="00871ED3">
            <w:pPr>
              <w:pStyle w:val="af7"/>
              <w:jc w:val="both"/>
              <w:rPr>
                <w:ins w:id="1360" w:author="Microsoft Office User" w:date="2023-06-09T15:14:00Z"/>
                <w:rFonts w:ascii="Arial" w:eastAsia="宋体" w:hAnsi="Arial" w:cs="Arial"/>
                <w:sz w:val="24"/>
                <w:szCs w:val="24"/>
              </w:rPr>
            </w:pPr>
            <w:ins w:id="1361" w:author="Microsoft Office User" w:date="2023-06-09T15:14:00Z">
              <w:r>
                <w:rPr>
                  <w:rFonts w:ascii="Arial" w:eastAsia="宋体" w:hAnsi="Arial" w:cs="Arial" w:hint="eastAsia"/>
                  <w:sz w:val="24"/>
                  <w:szCs w:val="24"/>
                </w:rPr>
                <w:t>下行：</w:t>
              </w:r>
            </w:ins>
          </w:p>
          <w:p w14:paraId="7DD228C0" w14:textId="132BA2EA" w:rsidR="00C2385F" w:rsidRDefault="00C2385F" w:rsidP="00871ED3">
            <w:pPr>
              <w:pStyle w:val="af7"/>
              <w:jc w:val="both"/>
              <w:rPr>
                <w:ins w:id="1362" w:author="Microsoft Office User" w:date="2023-06-08T13:57:00Z"/>
                <w:rFonts w:ascii="Arial" w:eastAsia="宋体" w:hAnsi="Arial" w:cs="Arial"/>
                <w:sz w:val="24"/>
                <w:szCs w:val="24"/>
              </w:rPr>
            </w:pPr>
            <w:ins w:id="1363" w:author="Microsoft Office User" w:date="2023-06-08T13:59:00Z">
              <w:r>
                <w:rPr>
                  <w:rFonts w:ascii="Arial" w:eastAsia="宋体" w:hAnsi="Arial" w:cs="Arial" w:hint="eastAsia"/>
                  <w:sz w:val="24"/>
                  <w:szCs w:val="24"/>
                </w:rPr>
                <w:t>无</w:t>
              </w:r>
            </w:ins>
          </w:p>
        </w:tc>
      </w:tr>
      <w:tr w:rsidR="00C2385F" w:rsidRPr="00550946" w14:paraId="5AB25849" w14:textId="77777777" w:rsidTr="00C2385F">
        <w:trPr>
          <w:trHeight w:val="237"/>
          <w:ins w:id="1364" w:author="Microsoft Office User" w:date="2023-06-08T13:57:00Z"/>
        </w:trPr>
        <w:tc>
          <w:tcPr>
            <w:tcW w:w="498" w:type="pct"/>
            <w:vMerge/>
            <w:vAlign w:val="center"/>
          </w:tcPr>
          <w:p w14:paraId="490798F4" w14:textId="77777777" w:rsidR="00C2385F" w:rsidRDefault="00C2385F" w:rsidP="00871ED3">
            <w:pPr>
              <w:jc w:val="center"/>
              <w:rPr>
                <w:ins w:id="1365" w:author="Microsoft Office User" w:date="2023-06-08T13:57:00Z"/>
                <w:rFonts w:ascii="Arial" w:hAnsi="Arial" w:cs="Arial"/>
                <w:szCs w:val="21"/>
              </w:rPr>
            </w:pPr>
          </w:p>
        </w:tc>
        <w:tc>
          <w:tcPr>
            <w:tcW w:w="1422" w:type="pct"/>
            <w:vMerge/>
            <w:vAlign w:val="center"/>
          </w:tcPr>
          <w:p w14:paraId="4383B30A" w14:textId="77777777" w:rsidR="00C2385F" w:rsidRDefault="00C2385F" w:rsidP="00871ED3">
            <w:pPr>
              <w:jc w:val="center"/>
              <w:rPr>
                <w:ins w:id="1366" w:author="Microsoft Office User" w:date="2023-06-08T13:58:00Z"/>
                <w:rFonts w:ascii="Arial" w:hAnsi="Arial" w:cs="Arial" w:hint="eastAsia"/>
                <w:szCs w:val="21"/>
              </w:rPr>
            </w:pPr>
          </w:p>
        </w:tc>
        <w:tc>
          <w:tcPr>
            <w:tcW w:w="3080" w:type="pct"/>
          </w:tcPr>
          <w:p w14:paraId="00BD881C" w14:textId="77777777" w:rsidR="00C2385F" w:rsidRDefault="00C2385F" w:rsidP="00871ED3">
            <w:pPr>
              <w:pStyle w:val="af7"/>
              <w:jc w:val="both"/>
              <w:rPr>
                <w:ins w:id="1367" w:author="Microsoft Office User" w:date="2023-06-09T15:14:00Z"/>
                <w:rFonts w:ascii="Arial" w:eastAsia="宋体" w:hAnsi="Arial" w:cs="Arial"/>
                <w:sz w:val="24"/>
                <w:szCs w:val="24"/>
              </w:rPr>
            </w:pPr>
            <w:ins w:id="1368" w:author="Microsoft Office User" w:date="2023-06-09T15:14:00Z">
              <w:r>
                <w:rPr>
                  <w:rFonts w:ascii="Arial" w:eastAsia="宋体" w:hAnsi="Arial" w:cs="Arial" w:hint="eastAsia"/>
                  <w:sz w:val="24"/>
                  <w:szCs w:val="24"/>
                </w:rPr>
                <w:t>上行：</w:t>
              </w:r>
            </w:ins>
          </w:p>
          <w:p w14:paraId="7B294593" w14:textId="77777777" w:rsidR="00C2385F" w:rsidRPr="0004734D" w:rsidRDefault="00C2385F" w:rsidP="00C2385F">
            <w:pPr>
              <w:pStyle w:val="af7"/>
              <w:jc w:val="both"/>
              <w:rPr>
                <w:ins w:id="1369" w:author="Microsoft Office User" w:date="2023-06-09T15:15:00Z"/>
                <w:rFonts w:ascii="Arial" w:eastAsia="宋体" w:hAnsi="Arial" w:cs="Arial"/>
                <w:sz w:val="24"/>
                <w:szCs w:val="24"/>
              </w:rPr>
            </w:pPr>
            <w:ins w:id="1370" w:author="Microsoft Office User" w:date="2023-06-09T15:15:00Z">
              <w:r w:rsidRPr="0004734D">
                <w:rPr>
                  <w:rFonts w:ascii="Arial" w:eastAsia="宋体" w:hAnsi="Arial" w:cs="Arial" w:hint="eastAsia"/>
                  <w:sz w:val="24"/>
                  <w:szCs w:val="24"/>
                </w:rPr>
                <w:t>第</w:t>
              </w:r>
              <w:r w:rsidRPr="0004734D">
                <w:rPr>
                  <w:rFonts w:ascii="Arial" w:eastAsia="宋体" w:hAnsi="Arial" w:cs="Arial"/>
                  <w:sz w:val="24"/>
                  <w:szCs w:val="24"/>
                </w:rPr>
                <w:t>1</w:t>
              </w:r>
              <w:r w:rsidRPr="0004734D">
                <w:rPr>
                  <w:rFonts w:ascii="Arial" w:eastAsia="宋体" w:hAnsi="Arial" w:cs="Arial" w:hint="eastAsia"/>
                  <w:sz w:val="24"/>
                  <w:szCs w:val="24"/>
                </w:rPr>
                <w:t>字节：幅度门限；</w:t>
              </w:r>
            </w:ins>
          </w:p>
          <w:p w14:paraId="795F16BA" w14:textId="77777777" w:rsidR="00C2385F" w:rsidRPr="0004734D" w:rsidRDefault="00C2385F" w:rsidP="00C2385F">
            <w:pPr>
              <w:rPr>
                <w:ins w:id="1371" w:author="Microsoft Office User" w:date="2023-06-09T15:15:00Z"/>
                <w:rFonts w:ascii="Arial" w:hAnsi="Arial" w:cs="Arial"/>
                <w:szCs w:val="24"/>
              </w:rPr>
            </w:pPr>
            <w:ins w:id="1372" w:author="Microsoft Office User" w:date="2023-06-09T15:15:00Z">
              <w:r w:rsidRPr="0004734D">
                <w:rPr>
                  <w:rFonts w:ascii="Arial" w:hAnsi="Arial" w:cs="Arial" w:hint="eastAsia"/>
                  <w:szCs w:val="24"/>
                </w:rPr>
                <w:t>第</w:t>
              </w:r>
              <w:r w:rsidRPr="0004734D">
                <w:rPr>
                  <w:rFonts w:ascii="Arial" w:hAnsi="Arial" w:cs="Arial"/>
                  <w:szCs w:val="24"/>
                </w:rPr>
                <w:t>2-3</w:t>
              </w:r>
              <w:r w:rsidRPr="0004734D">
                <w:rPr>
                  <w:rFonts w:ascii="Arial" w:hAnsi="Arial" w:cs="Arial" w:hint="eastAsia"/>
                  <w:szCs w:val="24"/>
                </w:rPr>
                <w:t>字节：方差门限；</w:t>
              </w:r>
            </w:ins>
          </w:p>
          <w:p w14:paraId="2E785DC7" w14:textId="4FF7E75D" w:rsidR="00C2385F" w:rsidRPr="00C2385F" w:rsidRDefault="00C2385F" w:rsidP="00C2385F">
            <w:pPr>
              <w:rPr>
                <w:ins w:id="1373" w:author="Microsoft Office User" w:date="2023-06-08T13:59:00Z"/>
                <w:rFonts w:hint="eastAsia"/>
                <w:rPrChange w:id="1374" w:author="Microsoft Office User" w:date="2023-06-09T15:14:00Z">
                  <w:rPr>
                    <w:ins w:id="1375" w:author="Microsoft Office User" w:date="2023-06-08T13:59:00Z"/>
                    <w:rFonts w:ascii="Arial" w:eastAsia="宋体" w:hAnsi="Arial" w:cs="Arial" w:hint="eastAsia"/>
                    <w:sz w:val="24"/>
                    <w:szCs w:val="24"/>
                  </w:rPr>
                </w:rPrChange>
              </w:rPr>
              <w:pPrChange w:id="1376" w:author="Microsoft Office User" w:date="2023-06-09T15:14:00Z">
                <w:pPr>
                  <w:pStyle w:val="af7"/>
                  <w:jc w:val="both"/>
                </w:pPr>
              </w:pPrChange>
            </w:pPr>
            <w:ins w:id="1377" w:author="Microsoft Office User" w:date="2023-06-09T15:15:00Z">
              <w:r w:rsidRPr="0004734D">
                <w:rPr>
                  <w:rFonts w:ascii="Arial" w:hAnsi="Arial" w:cs="Arial" w:hint="eastAsia"/>
                  <w:szCs w:val="24"/>
                </w:rPr>
                <w:t>第</w:t>
              </w:r>
              <w:r w:rsidRPr="0004734D">
                <w:rPr>
                  <w:rFonts w:ascii="Arial" w:hAnsi="Arial" w:cs="Arial"/>
                  <w:szCs w:val="24"/>
                </w:rPr>
                <w:t>4</w:t>
              </w:r>
              <w:r w:rsidRPr="0004734D">
                <w:rPr>
                  <w:rFonts w:ascii="Arial" w:hAnsi="Arial" w:cs="Arial" w:hint="eastAsia"/>
                  <w:szCs w:val="24"/>
                </w:rPr>
                <w:t>字节：接收增益；</w:t>
              </w:r>
            </w:ins>
          </w:p>
        </w:tc>
      </w:tr>
      <w:tr w:rsidR="00C2385F" w:rsidRPr="00550946" w14:paraId="100A3A10" w14:textId="77777777" w:rsidTr="00C2385F">
        <w:trPr>
          <w:trHeight w:val="475"/>
          <w:ins w:id="1378" w:author="Microsoft Office User" w:date="2023-06-08T13:57:00Z"/>
        </w:trPr>
        <w:tc>
          <w:tcPr>
            <w:tcW w:w="498" w:type="pct"/>
            <w:vMerge w:val="restart"/>
            <w:vAlign w:val="center"/>
          </w:tcPr>
          <w:p w14:paraId="76255B62" w14:textId="3A1650F5" w:rsidR="00C2385F" w:rsidRDefault="00C2385F" w:rsidP="00871ED3">
            <w:pPr>
              <w:jc w:val="center"/>
              <w:rPr>
                <w:ins w:id="1379" w:author="Microsoft Office User" w:date="2023-06-08T13:57:00Z"/>
                <w:rFonts w:ascii="Arial" w:hAnsi="Arial" w:cs="Arial"/>
                <w:szCs w:val="21"/>
              </w:rPr>
            </w:pPr>
            <w:ins w:id="1380" w:author="Microsoft Office User" w:date="2023-06-09T15:17:00Z">
              <w:r>
                <w:rPr>
                  <w:rFonts w:ascii="Arial" w:hAnsi="Arial" w:cs="Arial" w:hint="eastAsia"/>
                  <w:szCs w:val="21"/>
                </w:rPr>
                <w:t>8</w:t>
              </w:r>
            </w:ins>
          </w:p>
        </w:tc>
        <w:tc>
          <w:tcPr>
            <w:tcW w:w="1422" w:type="pct"/>
            <w:vMerge w:val="restart"/>
            <w:vAlign w:val="center"/>
          </w:tcPr>
          <w:p w14:paraId="122FC554" w14:textId="77777777" w:rsidR="00C2385F" w:rsidRDefault="00C2385F" w:rsidP="00871ED3">
            <w:pPr>
              <w:jc w:val="center"/>
              <w:rPr>
                <w:ins w:id="1381" w:author="Microsoft Office User" w:date="2023-06-08T13:57:00Z"/>
                <w:rFonts w:ascii="Arial" w:hAnsi="Arial" w:cs="Arial"/>
                <w:szCs w:val="21"/>
              </w:rPr>
            </w:pPr>
            <w:ins w:id="1382" w:author="Microsoft Office User" w:date="2023-06-08T13:59:00Z">
              <w:r>
                <w:rPr>
                  <w:rFonts w:ascii="Arial" w:hAnsi="Arial" w:cs="Arial" w:hint="eastAsia"/>
                  <w:szCs w:val="21"/>
                </w:rPr>
                <w:t>潜标声学应答板参数设置指令</w:t>
              </w:r>
            </w:ins>
          </w:p>
        </w:tc>
        <w:tc>
          <w:tcPr>
            <w:tcW w:w="3080" w:type="pct"/>
          </w:tcPr>
          <w:p w14:paraId="359D8D97" w14:textId="02A6B6DE" w:rsidR="00C2385F" w:rsidRDefault="00C2385F" w:rsidP="00871ED3">
            <w:pPr>
              <w:pStyle w:val="af7"/>
              <w:jc w:val="both"/>
              <w:rPr>
                <w:ins w:id="1383" w:author="Microsoft Office User" w:date="2023-06-08T14:00:00Z"/>
                <w:rFonts w:ascii="Arial" w:eastAsia="宋体" w:hAnsi="Arial" w:cs="Arial" w:hint="eastAsia"/>
                <w:sz w:val="24"/>
                <w:szCs w:val="24"/>
                <w:highlight w:val="yellow"/>
              </w:rPr>
            </w:pPr>
            <w:ins w:id="1384" w:author="Microsoft Office User" w:date="2023-06-09T15:15:00Z">
              <w:r>
                <w:rPr>
                  <w:rFonts w:ascii="Arial" w:eastAsia="宋体" w:hAnsi="Arial" w:cs="Arial" w:hint="eastAsia"/>
                  <w:sz w:val="24"/>
                  <w:szCs w:val="24"/>
                  <w:highlight w:val="yellow"/>
                </w:rPr>
                <w:t>下行：</w:t>
              </w:r>
            </w:ins>
          </w:p>
          <w:p w14:paraId="784DA66E" w14:textId="77777777" w:rsidR="00C2385F" w:rsidRPr="00AE423A" w:rsidRDefault="00C2385F" w:rsidP="00871ED3">
            <w:pPr>
              <w:pStyle w:val="af7"/>
              <w:jc w:val="both"/>
              <w:rPr>
                <w:ins w:id="1385" w:author="Microsoft Office User" w:date="2023-06-08T13:59:00Z"/>
                <w:rFonts w:ascii="Arial" w:eastAsia="宋体" w:hAnsi="Arial" w:cs="Arial"/>
                <w:sz w:val="24"/>
                <w:szCs w:val="24"/>
                <w:rPrChange w:id="1386" w:author="Microsoft Office User" w:date="2023-06-08T14:01:00Z">
                  <w:rPr>
                    <w:ins w:id="1387" w:author="Microsoft Office User" w:date="2023-06-08T13:59:00Z"/>
                    <w:rFonts w:ascii="Arial" w:eastAsia="宋体" w:hAnsi="Arial" w:cs="Arial"/>
                    <w:sz w:val="24"/>
                    <w:szCs w:val="24"/>
                    <w:highlight w:val="yellow"/>
                  </w:rPr>
                </w:rPrChange>
              </w:rPr>
            </w:pPr>
            <w:ins w:id="1388" w:author="Microsoft Office User" w:date="2023-06-08T13:59:00Z">
              <w:r w:rsidRPr="00AE423A">
                <w:rPr>
                  <w:rFonts w:ascii="Arial" w:eastAsia="宋体" w:hAnsi="Arial" w:cs="Arial" w:hint="eastAsia"/>
                  <w:sz w:val="24"/>
                  <w:szCs w:val="24"/>
                  <w:rPrChange w:id="1389" w:author="Microsoft Office User" w:date="2023-06-08T14:01:00Z">
                    <w:rPr>
                      <w:rFonts w:ascii="Arial" w:eastAsia="宋体" w:hAnsi="Arial" w:cs="Arial" w:hint="eastAsia"/>
                      <w:sz w:val="24"/>
                      <w:szCs w:val="24"/>
                      <w:highlight w:val="yellow"/>
                    </w:rPr>
                  </w:rPrChange>
                </w:rPr>
                <w:t>第</w:t>
              </w:r>
            </w:ins>
            <w:ins w:id="1390" w:author="Microsoft Office User" w:date="2023-06-08T14:00:00Z">
              <w:r w:rsidRPr="00AE423A">
                <w:rPr>
                  <w:rFonts w:ascii="Arial" w:eastAsia="宋体" w:hAnsi="Arial" w:cs="Arial"/>
                  <w:sz w:val="24"/>
                  <w:szCs w:val="24"/>
                  <w:rPrChange w:id="1391" w:author="Microsoft Office User" w:date="2023-06-08T14:01:00Z">
                    <w:rPr>
                      <w:rFonts w:ascii="Arial" w:eastAsia="宋体" w:hAnsi="Arial" w:cs="Arial"/>
                      <w:sz w:val="24"/>
                      <w:szCs w:val="24"/>
                      <w:highlight w:val="yellow"/>
                    </w:rPr>
                  </w:rPrChange>
                </w:rPr>
                <w:t>1</w:t>
              </w:r>
            </w:ins>
            <w:ins w:id="1392" w:author="Microsoft Office User" w:date="2023-06-08T13:59:00Z">
              <w:r w:rsidRPr="00AE423A">
                <w:rPr>
                  <w:rFonts w:ascii="Arial" w:eastAsia="宋体" w:hAnsi="Arial" w:cs="Arial" w:hint="eastAsia"/>
                  <w:sz w:val="24"/>
                  <w:szCs w:val="24"/>
                  <w:rPrChange w:id="1393" w:author="Microsoft Office User" w:date="2023-06-08T14:01:00Z">
                    <w:rPr>
                      <w:rFonts w:ascii="Arial" w:eastAsia="宋体" w:hAnsi="Arial" w:cs="Arial" w:hint="eastAsia"/>
                      <w:sz w:val="24"/>
                      <w:szCs w:val="24"/>
                      <w:highlight w:val="yellow"/>
                    </w:rPr>
                  </w:rPrChange>
                </w:rPr>
                <w:t>字节：幅度门限；</w:t>
              </w:r>
            </w:ins>
          </w:p>
          <w:p w14:paraId="55F6BC3A" w14:textId="77777777" w:rsidR="00C2385F" w:rsidRPr="00AE423A" w:rsidRDefault="00C2385F" w:rsidP="00871ED3">
            <w:pPr>
              <w:rPr>
                <w:ins w:id="1394" w:author="Microsoft Office User" w:date="2023-06-08T13:59:00Z"/>
                <w:rFonts w:ascii="Arial" w:hAnsi="Arial" w:cs="Arial"/>
                <w:szCs w:val="24"/>
                <w:rPrChange w:id="1395" w:author="Microsoft Office User" w:date="2023-06-08T14:01:00Z">
                  <w:rPr>
                    <w:ins w:id="1396" w:author="Microsoft Office User" w:date="2023-06-08T13:59:00Z"/>
                    <w:rFonts w:ascii="Arial" w:hAnsi="Arial" w:cs="Arial"/>
                    <w:szCs w:val="24"/>
                    <w:highlight w:val="yellow"/>
                  </w:rPr>
                </w:rPrChange>
              </w:rPr>
            </w:pPr>
            <w:ins w:id="1397" w:author="Microsoft Office User" w:date="2023-06-08T13:59:00Z">
              <w:r w:rsidRPr="00AE423A">
                <w:rPr>
                  <w:rFonts w:ascii="Arial" w:hAnsi="Arial" w:cs="Arial" w:hint="eastAsia"/>
                  <w:szCs w:val="24"/>
                  <w:rPrChange w:id="1398" w:author="Microsoft Office User" w:date="2023-06-08T14:01:00Z">
                    <w:rPr>
                      <w:rFonts w:ascii="Arial" w:hAnsi="Arial" w:cs="Arial" w:hint="eastAsia"/>
                      <w:szCs w:val="24"/>
                      <w:highlight w:val="yellow"/>
                    </w:rPr>
                  </w:rPrChange>
                </w:rPr>
                <w:t>第</w:t>
              </w:r>
            </w:ins>
            <w:ins w:id="1399" w:author="Microsoft Office User" w:date="2023-06-08T14:00:00Z">
              <w:r w:rsidRPr="00AE423A">
                <w:rPr>
                  <w:rFonts w:ascii="Arial" w:hAnsi="Arial" w:cs="Arial"/>
                  <w:szCs w:val="24"/>
                  <w:rPrChange w:id="1400" w:author="Microsoft Office User" w:date="2023-06-08T14:01:00Z">
                    <w:rPr>
                      <w:rFonts w:ascii="Arial" w:hAnsi="Arial" w:cs="Arial"/>
                      <w:szCs w:val="24"/>
                      <w:highlight w:val="yellow"/>
                    </w:rPr>
                  </w:rPrChange>
                </w:rPr>
                <w:t>2</w:t>
              </w:r>
            </w:ins>
            <w:ins w:id="1401" w:author="Microsoft Office User" w:date="2023-06-08T13:59:00Z">
              <w:r w:rsidRPr="00AE423A">
                <w:rPr>
                  <w:rFonts w:ascii="Arial" w:hAnsi="Arial" w:cs="Arial"/>
                  <w:szCs w:val="24"/>
                  <w:rPrChange w:id="1402" w:author="Microsoft Office User" w:date="2023-06-08T14:01:00Z">
                    <w:rPr>
                      <w:rFonts w:ascii="Arial" w:hAnsi="Arial" w:cs="Arial"/>
                      <w:szCs w:val="24"/>
                      <w:highlight w:val="yellow"/>
                    </w:rPr>
                  </w:rPrChange>
                </w:rPr>
                <w:t>-</w:t>
              </w:r>
            </w:ins>
            <w:ins w:id="1403" w:author="Microsoft Office User" w:date="2023-06-08T14:00:00Z">
              <w:r w:rsidRPr="00AE423A">
                <w:rPr>
                  <w:rFonts w:ascii="Arial" w:hAnsi="Arial" w:cs="Arial"/>
                  <w:szCs w:val="24"/>
                  <w:rPrChange w:id="1404" w:author="Microsoft Office User" w:date="2023-06-08T14:01:00Z">
                    <w:rPr>
                      <w:rFonts w:ascii="Arial" w:hAnsi="Arial" w:cs="Arial"/>
                      <w:szCs w:val="24"/>
                      <w:highlight w:val="yellow"/>
                    </w:rPr>
                  </w:rPrChange>
                </w:rPr>
                <w:t>3</w:t>
              </w:r>
            </w:ins>
            <w:ins w:id="1405" w:author="Microsoft Office User" w:date="2023-06-08T13:59:00Z">
              <w:r w:rsidRPr="00AE423A">
                <w:rPr>
                  <w:rFonts w:ascii="Arial" w:hAnsi="Arial" w:cs="Arial" w:hint="eastAsia"/>
                  <w:szCs w:val="24"/>
                  <w:rPrChange w:id="1406" w:author="Microsoft Office User" w:date="2023-06-08T14:01:00Z">
                    <w:rPr>
                      <w:rFonts w:ascii="Arial" w:hAnsi="Arial" w:cs="Arial" w:hint="eastAsia"/>
                      <w:szCs w:val="24"/>
                      <w:highlight w:val="yellow"/>
                    </w:rPr>
                  </w:rPrChange>
                </w:rPr>
                <w:t>字节：方差门限；</w:t>
              </w:r>
            </w:ins>
          </w:p>
          <w:p w14:paraId="759FD70E" w14:textId="4FC7B349" w:rsidR="00C2385F" w:rsidRPr="00C2385F" w:rsidRDefault="00C2385F" w:rsidP="00C2385F">
            <w:pPr>
              <w:pStyle w:val="af7"/>
              <w:jc w:val="both"/>
              <w:rPr>
                <w:ins w:id="1407" w:author="Microsoft Office User" w:date="2023-06-08T13:57:00Z"/>
                <w:rFonts w:ascii="Arial" w:hAnsi="Arial" w:cs="Arial" w:hint="eastAsia"/>
                <w:szCs w:val="24"/>
                <w:rPrChange w:id="1408" w:author="Microsoft Office User" w:date="2023-06-09T15:15:00Z">
                  <w:rPr>
                    <w:ins w:id="1409" w:author="Microsoft Office User" w:date="2023-06-08T13:57:00Z"/>
                    <w:rFonts w:ascii="Arial" w:eastAsia="宋体" w:hAnsi="Arial" w:cs="Arial"/>
                    <w:sz w:val="24"/>
                    <w:szCs w:val="24"/>
                  </w:rPr>
                </w:rPrChange>
              </w:rPr>
              <w:pPrChange w:id="1410" w:author="Microsoft Office User" w:date="2023-06-09T15:15:00Z">
                <w:pPr>
                  <w:pStyle w:val="af7"/>
                  <w:jc w:val="both"/>
                </w:pPr>
              </w:pPrChange>
            </w:pPr>
            <w:ins w:id="1411" w:author="Microsoft Office User" w:date="2023-06-08T13:59:00Z">
              <w:r w:rsidRPr="00AE423A">
                <w:rPr>
                  <w:rFonts w:ascii="Arial" w:hAnsi="Arial" w:cs="Arial" w:hint="eastAsia"/>
                  <w:szCs w:val="24"/>
                  <w:rPrChange w:id="1412" w:author="Microsoft Office User" w:date="2023-06-08T14:01:00Z">
                    <w:rPr>
                      <w:rFonts w:ascii="Arial" w:hAnsi="Arial" w:cs="Arial" w:hint="eastAsia"/>
                      <w:szCs w:val="24"/>
                      <w:highlight w:val="yellow"/>
                    </w:rPr>
                  </w:rPrChange>
                </w:rPr>
                <w:t>第</w:t>
              </w:r>
            </w:ins>
            <w:ins w:id="1413" w:author="Microsoft Office User" w:date="2023-06-08T14:00:00Z">
              <w:r w:rsidRPr="00AE423A">
                <w:rPr>
                  <w:rFonts w:ascii="Arial" w:hAnsi="Arial" w:cs="Arial"/>
                  <w:szCs w:val="24"/>
                  <w:rPrChange w:id="1414" w:author="Microsoft Office User" w:date="2023-06-08T14:01:00Z">
                    <w:rPr>
                      <w:rFonts w:ascii="Arial" w:hAnsi="Arial" w:cs="Arial"/>
                      <w:szCs w:val="24"/>
                      <w:highlight w:val="yellow"/>
                    </w:rPr>
                  </w:rPrChange>
                </w:rPr>
                <w:t>4</w:t>
              </w:r>
            </w:ins>
            <w:ins w:id="1415" w:author="Microsoft Office User" w:date="2023-06-08T13:59:00Z">
              <w:r w:rsidRPr="00AE423A">
                <w:rPr>
                  <w:rFonts w:ascii="Arial" w:hAnsi="Arial" w:cs="Arial" w:hint="eastAsia"/>
                  <w:szCs w:val="24"/>
                  <w:rPrChange w:id="1416" w:author="Microsoft Office User" w:date="2023-06-08T14:01:00Z">
                    <w:rPr>
                      <w:rFonts w:ascii="Arial" w:hAnsi="Arial" w:cs="Arial" w:hint="eastAsia"/>
                      <w:szCs w:val="24"/>
                      <w:highlight w:val="yellow"/>
                    </w:rPr>
                  </w:rPrChange>
                </w:rPr>
                <w:t>字节：接收增益；</w:t>
              </w:r>
            </w:ins>
          </w:p>
        </w:tc>
      </w:tr>
      <w:tr w:rsidR="00C2385F" w:rsidRPr="00550946" w14:paraId="4C63A9DB" w14:textId="77777777" w:rsidTr="00C2385F">
        <w:trPr>
          <w:trHeight w:val="475"/>
          <w:ins w:id="1417" w:author="Microsoft Office User" w:date="2023-06-08T13:57:00Z"/>
        </w:trPr>
        <w:tc>
          <w:tcPr>
            <w:tcW w:w="498" w:type="pct"/>
            <w:vMerge/>
            <w:vAlign w:val="center"/>
          </w:tcPr>
          <w:p w14:paraId="0B04FCE8" w14:textId="77777777" w:rsidR="00C2385F" w:rsidRDefault="00C2385F" w:rsidP="00871ED3">
            <w:pPr>
              <w:jc w:val="center"/>
              <w:rPr>
                <w:ins w:id="1418" w:author="Microsoft Office User" w:date="2023-06-08T13:57:00Z"/>
                <w:rFonts w:ascii="Arial" w:hAnsi="Arial" w:cs="Arial"/>
                <w:szCs w:val="21"/>
              </w:rPr>
            </w:pPr>
          </w:p>
        </w:tc>
        <w:tc>
          <w:tcPr>
            <w:tcW w:w="1422" w:type="pct"/>
            <w:vMerge/>
            <w:vAlign w:val="center"/>
          </w:tcPr>
          <w:p w14:paraId="596711B1" w14:textId="77777777" w:rsidR="00C2385F" w:rsidRDefault="00C2385F" w:rsidP="00871ED3">
            <w:pPr>
              <w:jc w:val="center"/>
              <w:rPr>
                <w:ins w:id="1419" w:author="Microsoft Office User" w:date="2023-06-08T13:59:00Z"/>
                <w:rFonts w:ascii="Arial" w:hAnsi="Arial" w:cs="Arial" w:hint="eastAsia"/>
                <w:szCs w:val="21"/>
              </w:rPr>
            </w:pPr>
          </w:p>
        </w:tc>
        <w:tc>
          <w:tcPr>
            <w:tcW w:w="3080" w:type="pct"/>
          </w:tcPr>
          <w:p w14:paraId="7B837D4A" w14:textId="77777777" w:rsidR="00C2385F" w:rsidRDefault="00C2385F" w:rsidP="00C2385F">
            <w:pPr>
              <w:pStyle w:val="af7"/>
              <w:jc w:val="both"/>
              <w:rPr>
                <w:ins w:id="1420" w:author="Microsoft Office User" w:date="2023-06-09T15:15:00Z"/>
                <w:rFonts w:ascii="Arial" w:eastAsia="宋体" w:hAnsi="Arial" w:cs="Arial"/>
                <w:sz w:val="24"/>
                <w:szCs w:val="24"/>
              </w:rPr>
            </w:pPr>
            <w:ins w:id="1421" w:author="Microsoft Office User" w:date="2023-06-09T15:15:00Z">
              <w:r>
                <w:rPr>
                  <w:rFonts w:ascii="Arial" w:eastAsia="宋体" w:hAnsi="Arial" w:cs="Arial" w:hint="eastAsia"/>
                  <w:sz w:val="24"/>
                  <w:szCs w:val="24"/>
                </w:rPr>
                <w:t>上行：</w:t>
              </w:r>
            </w:ins>
          </w:p>
          <w:p w14:paraId="7E6A6C9A" w14:textId="77777777" w:rsidR="00C2385F" w:rsidRPr="00BB02AD" w:rsidRDefault="00C2385F" w:rsidP="00C2385F">
            <w:pPr>
              <w:rPr>
                <w:ins w:id="1422" w:author="Microsoft Office User" w:date="2023-06-09T15:15:00Z"/>
                <w:rFonts w:ascii="Arial" w:hAnsi="Arial" w:cs="Arial"/>
                <w:color w:val="000000" w:themeColor="text1"/>
                <w:szCs w:val="21"/>
              </w:rPr>
            </w:pPr>
            <w:ins w:id="1423" w:author="Microsoft Office User" w:date="2023-06-09T15:15:00Z">
              <w:r w:rsidRPr="00BB02AD">
                <w:rPr>
                  <w:rFonts w:ascii="Arial" w:hAnsi="Arial" w:cs="Arial" w:hint="eastAsia"/>
                  <w:color w:val="000000" w:themeColor="text1"/>
                  <w:szCs w:val="21"/>
                </w:rPr>
                <w:t>回复</w:t>
              </w:r>
              <w:r w:rsidRPr="00BB02AD">
                <w:rPr>
                  <w:rFonts w:ascii="Arial" w:hAnsi="Arial" w:cs="Arial"/>
                  <w:color w:val="000000" w:themeColor="text1"/>
                  <w:szCs w:val="21"/>
                </w:rPr>
                <w:t>内容</w:t>
              </w:r>
              <w:r>
                <w:rPr>
                  <w:rFonts w:ascii="Arial" w:hAnsi="Arial" w:cs="Arial"/>
                  <w:color w:val="000000" w:themeColor="text1"/>
                  <w:szCs w:val="21"/>
                </w:rPr>
                <w:t>(</w:t>
              </w:r>
              <w:r w:rsidRPr="00BB02AD">
                <w:rPr>
                  <w:rFonts w:ascii="Arial" w:hAnsi="Arial" w:cs="Arial"/>
                  <w:color w:val="000000" w:themeColor="text1"/>
                  <w:szCs w:val="21"/>
                </w:rPr>
                <w:t>1byte</w:t>
              </w:r>
              <w:r w:rsidRPr="00BB02AD">
                <w:rPr>
                  <w:rFonts w:ascii="Arial" w:hAnsi="Arial" w:cs="Arial" w:hint="eastAsia"/>
                  <w:color w:val="000000" w:themeColor="text1"/>
                  <w:szCs w:val="21"/>
                </w:rPr>
                <w:t>，</w:t>
              </w:r>
              <w:r w:rsidRPr="00BB02AD">
                <w:rPr>
                  <w:rFonts w:ascii="Arial" w:hAnsi="Arial" w:cs="Arial"/>
                  <w:color w:val="000000" w:themeColor="text1"/>
                  <w:szCs w:val="21"/>
                </w:rPr>
                <w:t>char</w:t>
              </w:r>
              <w:r>
                <w:rPr>
                  <w:rFonts w:ascii="Arial" w:hAnsi="Arial" w:cs="Arial"/>
                  <w:color w:val="000000" w:themeColor="text1"/>
                  <w:szCs w:val="21"/>
                </w:rPr>
                <w:t>)</w:t>
              </w:r>
              <w:r w:rsidRPr="00BB02AD">
                <w:rPr>
                  <w:rFonts w:ascii="Arial" w:hAnsi="Arial" w:cs="Arial" w:hint="eastAsia"/>
                  <w:color w:val="000000" w:themeColor="text1"/>
                  <w:szCs w:val="21"/>
                </w:rPr>
                <w:t>；</w:t>
              </w:r>
            </w:ins>
          </w:p>
          <w:p w14:paraId="53D53F5D" w14:textId="77777777" w:rsidR="00C2385F" w:rsidRPr="00BB02AD" w:rsidRDefault="00C2385F" w:rsidP="00C2385F">
            <w:pPr>
              <w:ind w:firstLineChars="200" w:firstLine="480"/>
              <w:rPr>
                <w:ins w:id="1424" w:author="Microsoft Office User" w:date="2023-06-09T15:15:00Z"/>
                <w:rFonts w:ascii="Arial" w:hAnsi="Arial" w:cs="Arial"/>
                <w:color w:val="000000" w:themeColor="text1"/>
                <w:szCs w:val="21"/>
              </w:rPr>
            </w:pPr>
            <w:ins w:id="1425" w:author="Microsoft Office User" w:date="2023-06-09T15:15:00Z">
              <w:r w:rsidRPr="00BB02AD">
                <w:rPr>
                  <w:rFonts w:ascii="Arial" w:hAnsi="Arial" w:cs="Arial"/>
                  <w:color w:val="000000" w:themeColor="text1"/>
                  <w:szCs w:val="21"/>
                </w:rPr>
                <w:t>0</w:t>
              </w:r>
              <w:r w:rsidRPr="00BB02AD">
                <w:rPr>
                  <w:rFonts w:ascii="Arial" w:hAnsi="Arial" w:cs="Arial"/>
                  <w:color w:val="000000" w:themeColor="text1"/>
                  <w:szCs w:val="21"/>
                </w:rPr>
                <w:t>：</w:t>
              </w:r>
              <w:r>
                <w:rPr>
                  <w:rFonts w:ascii="Arial" w:hAnsi="Arial" w:cs="Arial" w:hint="eastAsia"/>
                  <w:szCs w:val="21"/>
                </w:rPr>
                <w:t>设置</w:t>
              </w:r>
              <w:r w:rsidRPr="005F0C89">
                <w:rPr>
                  <w:rFonts w:ascii="Arial" w:hAnsi="Arial" w:cs="Arial"/>
                  <w:szCs w:val="21"/>
                </w:rPr>
                <w:t>成功</w:t>
              </w:r>
            </w:ins>
          </w:p>
          <w:p w14:paraId="621EA318" w14:textId="36ECB085" w:rsidR="00C2385F" w:rsidRDefault="00C2385F" w:rsidP="00C2385F">
            <w:pPr>
              <w:pStyle w:val="af7"/>
              <w:ind w:firstLineChars="250" w:firstLine="525"/>
              <w:jc w:val="both"/>
              <w:rPr>
                <w:ins w:id="1426" w:author="Microsoft Office User" w:date="2023-06-09T15:15:00Z"/>
                <w:rFonts w:ascii="Arial" w:eastAsia="宋体" w:hAnsi="Arial" w:cs="Arial" w:hint="eastAsia"/>
                <w:sz w:val="24"/>
                <w:szCs w:val="24"/>
                <w:highlight w:val="yellow"/>
              </w:rPr>
              <w:pPrChange w:id="1427" w:author="Microsoft Office User" w:date="2023-06-09T15:15:00Z">
                <w:pPr>
                  <w:pStyle w:val="af7"/>
                  <w:jc w:val="both"/>
                </w:pPr>
              </w:pPrChange>
            </w:pPr>
            <w:ins w:id="1428" w:author="Microsoft Office User" w:date="2023-06-09T15:15:00Z">
              <w:r w:rsidRPr="00981CC2">
                <w:rPr>
                  <w:rFonts w:ascii="Arial" w:hAnsi="Arial" w:cs="Arial"/>
                  <w:szCs w:val="21"/>
                </w:rPr>
                <w:t>1</w:t>
              </w:r>
              <w:r w:rsidRPr="00981CC2">
                <w:rPr>
                  <w:rFonts w:ascii="Arial" w:hAnsi="Arial" w:cs="Arial"/>
                  <w:szCs w:val="21"/>
                </w:rPr>
                <w:t>：</w:t>
              </w:r>
              <w:r w:rsidRPr="00981CC2">
                <w:rPr>
                  <w:rFonts w:ascii="Arial" w:hAnsi="Arial" w:cs="Arial" w:hint="eastAsia"/>
                  <w:szCs w:val="21"/>
                </w:rPr>
                <w:t>设置</w:t>
              </w:r>
              <w:r w:rsidRPr="005F0C89">
                <w:rPr>
                  <w:rFonts w:ascii="Arial" w:hAnsi="Arial" w:cs="Arial"/>
                  <w:szCs w:val="21"/>
                </w:rPr>
                <w:t>错误</w:t>
              </w:r>
            </w:ins>
          </w:p>
        </w:tc>
      </w:tr>
      <w:tr w:rsidR="00C2385F" w:rsidRPr="00550946" w14:paraId="4B4C3E9C" w14:textId="77777777" w:rsidTr="00871ED3">
        <w:trPr>
          <w:trHeight w:val="624"/>
          <w:ins w:id="1429" w:author="Microsoft Office User" w:date="2023-06-09T15:07:00Z"/>
          <w:trPrChange w:id="1430" w:author="Microsoft Office User" w:date="2023-06-09T15:11:00Z">
            <w:trPr>
              <w:gridBefore w:val="1"/>
              <w:gridAfter w:val="0"/>
              <w:trHeight w:val="624"/>
            </w:trPr>
          </w:trPrChange>
        </w:trPr>
        <w:tc>
          <w:tcPr>
            <w:tcW w:w="498" w:type="pct"/>
            <w:vAlign w:val="center"/>
            <w:tcPrChange w:id="1431" w:author="Microsoft Office User" w:date="2023-06-09T15:11:00Z">
              <w:tcPr>
                <w:tcW w:w="596" w:type="dxa"/>
                <w:vAlign w:val="center"/>
              </w:tcPr>
            </w:tcPrChange>
          </w:tcPr>
          <w:p w14:paraId="0CB079CB" w14:textId="052C8B91" w:rsidR="00C2385F" w:rsidRDefault="00C2385F" w:rsidP="00C2385F">
            <w:pPr>
              <w:jc w:val="center"/>
              <w:rPr>
                <w:ins w:id="1432" w:author="Microsoft Office User" w:date="2023-06-09T15:07:00Z"/>
                <w:rFonts w:ascii="Arial" w:hAnsi="Arial" w:cs="Arial"/>
                <w:szCs w:val="21"/>
              </w:rPr>
            </w:pPr>
            <w:ins w:id="1433" w:author="Microsoft Office User" w:date="2023-06-09T15:17:00Z">
              <w:r>
                <w:rPr>
                  <w:rFonts w:ascii="Arial" w:hAnsi="Arial" w:cs="Arial" w:hint="eastAsia"/>
                  <w:szCs w:val="21"/>
                </w:rPr>
                <w:t>9</w:t>
              </w:r>
            </w:ins>
          </w:p>
        </w:tc>
        <w:tc>
          <w:tcPr>
            <w:tcW w:w="1422" w:type="pct"/>
            <w:vAlign w:val="center"/>
            <w:tcPrChange w:id="1434" w:author="Microsoft Office User" w:date="2023-06-09T15:11:00Z">
              <w:tcPr>
                <w:tcW w:w="1701" w:type="dxa"/>
                <w:gridSpan w:val="2"/>
                <w:vAlign w:val="center"/>
              </w:tcPr>
            </w:tcPrChange>
          </w:tcPr>
          <w:p w14:paraId="693D1C03" w14:textId="6FE72B16" w:rsidR="00C2385F" w:rsidRPr="00C2385F" w:rsidRDefault="00C2385F" w:rsidP="00C2385F">
            <w:pPr>
              <w:jc w:val="center"/>
              <w:rPr>
                <w:ins w:id="1435" w:author="Microsoft Office User" w:date="2023-06-09T15:07:00Z"/>
                <w:rFonts w:ascii="Arial" w:hAnsi="Arial" w:cs="Arial" w:hint="eastAsia"/>
                <w:szCs w:val="21"/>
                <w:rPrChange w:id="1436" w:author="Microsoft Office User" w:date="2023-06-09T15:15:00Z">
                  <w:rPr>
                    <w:ins w:id="1437" w:author="Microsoft Office User" w:date="2023-06-09T15:07:00Z"/>
                    <w:rFonts w:ascii="Arial" w:hAnsi="Arial" w:cs="Arial" w:hint="eastAsia"/>
                    <w:szCs w:val="21"/>
                  </w:rPr>
                </w:rPrChange>
              </w:rPr>
            </w:pPr>
            <w:ins w:id="1438" w:author="Microsoft Office User" w:date="2023-06-09T15:16:00Z">
              <w:r>
                <w:rPr>
                  <w:rFonts w:ascii="Arial" w:hAnsi="Arial" w:cs="Arial" w:hint="eastAsia"/>
                  <w:szCs w:val="21"/>
                </w:rPr>
                <w:t>潜标状态查询命令</w:t>
              </w:r>
            </w:ins>
          </w:p>
        </w:tc>
        <w:tc>
          <w:tcPr>
            <w:tcW w:w="3080" w:type="pct"/>
            <w:tcPrChange w:id="1439" w:author="Microsoft Office User" w:date="2023-06-09T15:11:00Z">
              <w:tcPr>
                <w:tcW w:w="3685" w:type="dxa"/>
                <w:gridSpan w:val="2"/>
              </w:tcPr>
            </w:tcPrChange>
          </w:tcPr>
          <w:p w14:paraId="4A26BDCD" w14:textId="1CD4587C" w:rsidR="00C2385F" w:rsidRPr="00C2385F" w:rsidRDefault="00C2385F" w:rsidP="00C2385F">
            <w:pPr>
              <w:pStyle w:val="af7"/>
              <w:jc w:val="both"/>
              <w:rPr>
                <w:ins w:id="1440" w:author="Microsoft Office User" w:date="2023-06-09T15:07:00Z"/>
                <w:rFonts w:ascii="Arial" w:eastAsia="宋体" w:hAnsi="Arial" w:cs="Arial"/>
                <w:sz w:val="24"/>
                <w:szCs w:val="24"/>
                <w:highlight w:val="yellow"/>
                <w:rPrChange w:id="1441" w:author="Microsoft Office User" w:date="2023-06-09T15:17:00Z">
                  <w:rPr>
                    <w:ins w:id="1442" w:author="Microsoft Office User" w:date="2023-06-09T15:07:00Z"/>
                    <w:rFonts w:ascii="Arial" w:eastAsia="宋体" w:hAnsi="Arial" w:cs="Arial"/>
                    <w:sz w:val="24"/>
                    <w:szCs w:val="24"/>
                  </w:rPr>
                </w:rPrChange>
              </w:rPr>
            </w:pPr>
            <w:ins w:id="1443" w:author="Microsoft Office User" w:date="2023-06-09T15:16:00Z">
              <w:r w:rsidRPr="00C2385F">
                <w:rPr>
                  <w:rFonts w:ascii="Arial" w:eastAsia="宋体" w:hAnsi="Arial" w:cs="Arial" w:hint="eastAsia"/>
                  <w:sz w:val="24"/>
                  <w:szCs w:val="24"/>
                  <w:highlight w:val="yellow"/>
                  <w:rPrChange w:id="1444" w:author="Microsoft Office User" w:date="2023-06-09T15:17:00Z">
                    <w:rPr>
                      <w:rFonts w:ascii="Arial" w:eastAsia="宋体" w:hAnsi="Arial" w:cs="Arial" w:hint="eastAsia"/>
                      <w:sz w:val="24"/>
                      <w:szCs w:val="24"/>
                    </w:rPr>
                  </w:rPrChange>
                </w:rPr>
                <w:t>透传</w:t>
              </w:r>
            </w:ins>
            <w:ins w:id="1445" w:author="Microsoft Office User" w:date="2023-06-09T15:17:00Z">
              <w:r w:rsidRPr="00C2385F">
                <w:rPr>
                  <w:rFonts w:ascii="Arial" w:eastAsia="宋体" w:hAnsi="Arial" w:cs="Arial" w:hint="eastAsia"/>
                  <w:sz w:val="24"/>
                  <w:szCs w:val="24"/>
                  <w:highlight w:val="yellow"/>
                  <w:rPrChange w:id="1446" w:author="Microsoft Office User" w:date="2023-06-09T15:17:00Z">
                    <w:rPr>
                      <w:rFonts w:ascii="Arial" w:eastAsia="宋体" w:hAnsi="Arial" w:cs="Arial" w:hint="eastAsia"/>
                      <w:sz w:val="24"/>
                      <w:szCs w:val="24"/>
                    </w:rPr>
                  </w:rPrChange>
                </w:rPr>
                <w:t>命令</w:t>
              </w:r>
            </w:ins>
          </w:p>
        </w:tc>
      </w:tr>
      <w:tr w:rsidR="00C2385F" w:rsidRPr="00550946" w14:paraId="4B0AA91C" w14:textId="77777777" w:rsidTr="00871ED3">
        <w:trPr>
          <w:trHeight w:val="624"/>
          <w:ins w:id="1447" w:author="Microsoft Office User" w:date="2023-06-09T15:07:00Z"/>
          <w:trPrChange w:id="1448" w:author="Microsoft Office User" w:date="2023-06-09T15:11:00Z">
            <w:trPr>
              <w:gridBefore w:val="1"/>
              <w:gridAfter w:val="0"/>
              <w:trHeight w:val="624"/>
            </w:trPr>
          </w:trPrChange>
        </w:trPr>
        <w:tc>
          <w:tcPr>
            <w:tcW w:w="498" w:type="pct"/>
            <w:vAlign w:val="center"/>
            <w:tcPrChange w:id="1449" w:author="Microsoft Office User" w:date="2023-06-09T15:11:00Z">
              <w:tcPr>
                <w:tcW w:w="596" w:type="dxa"/>
                <w:vAlign w:val="center"/>
              </w:tcPr>
            </w:tcPrChange>
          </w:tcPr>
          <w:p w14:paraId="3050160B" w14:textId="3BA8D585" w:rsidR="00C2385F" w:rsidRDefault="00C2385F" w:rsidP="00C2385F">
            <w:pPr>
              <w:jc w:val="center"/>
              <w:rPr>
                <w:ins w:id="1450" w:author="Microsoft Office User" w:date="2023-06-09T15:07:00Z"/>
                <w:rFonts w:ascii="Arial" w:hAnsi="Arial" w:cs="Arial"/>
                <w:szCs w:val="21"/>
              </w:rPr>
            </w:pPr>
            <w:ins w:id="1451" w:author="Microsoft Office User" w:date="2023-06-09T15:17:00Z">
              <w:r>
                <w:rPr>
                  <w:rFonts w:ascii="Arial" w:hAnsi="Arial" w:cs="Arial" w:hint="eastAsia"/>
                  <w:szCs w:val="21"/>
                </w:rPr>
                <w:t>1</w:t>
              </w:r>
              <w:r>
                <w:rPr>
                  <w:rFonts w:ascii="Arial" w:hAnsi="Arial" w:cs="Arial"/>
                  <w:szCs w:val="21"/>
                </w:rPr>
                <w:t>0</w:t>
              </w:r>
            </w:ins>
          </w:p>
        </w:tc>
        <w:tc>
          <w:tcPr>
            <w:tcW w:w="1422" w:type="pct"/>
            <w:vAlign w:val="center"/>
            <w:tcPrChange w:id="1452" w:author="Microsoft Office User" w:date="2023-06-09T15:11:00Z">
              <w:tcPr>
                <w:tcW w:w="1701" w:type="dxa"/>
                <w:gridSpan w:val="2"/>
                <w:vAlign w:val="center"/>
              </w:tcPr>
            </w:tcPrChange>
          </w:tcPr>
          <w:p w14:paraId="0B6A61BE" w14:textId="409FE411" w:rsidR="00C2385F" w:rsidRDefault="00C2385F" w:rsidP="00C2385F">
            <w:pPr>
              <w:jc w:val="center"/>
              <w:rPr>
                <w:ins w:id="1453" w:author="Microsoft Office User" w:date="2023-06-09T15:07:00Z"/>
                <w:rFonts w:ascii="Arial" w:hAnsi="Arial" w:cs="Arial" w:hint="eastAsia"/>
                <w:szCs w:val="21"/>
              </w:rPr>
            </w:pPr>
            <w:ins w:id="1454" w:author="Microsoft Office User" w:date="2023-06-09T15:16:00Z">
              <w:r w:rsidRPr="00480B08">
                <w:rPr>
                  <w:rFonts w:ascii="Arial" w:hAnsi="Arial" w:cs="Arial" w:hint="eastAsia"/>
                  <w:szCs w:val="21"/>
                </w:rPr>
                <w:t>潜标</w:t>
              </w:r>
              <w:r w:rsidRPr="00480B08">
                <w:rPr>
                  <w:rFonts w:ascii="Arial" w:hAnsi="Arial" w:cs="Arial"/>
                  <w:szCs w:val="21"/>
                </w:rPr>
                <w:t>参数设置命令</w:t>
              </w:r>
            </w:ins>
          </w:p>
        </w:tc>
        <w:tc>
          <w:tcPr>
            <w:tcW w:w="3080" w:type="pct"/>
            <w:tcPrChange w:id="1455" w:author="Microsoft Office User" w:date="2023-06-09T15:11:00Z">
              <w:tcPr>
                <w:tcW w:w="3685" w:type="dxa"/>
                <w:gridSpan w:val="2"/>
              </w:tcPr>
            </w:tcPrChange>
          </w:tcPr>
          <w:p w14:paraId="2C2964BE" w14:textId="2CA2468A" w:rsidR="00C2385F" w:rsidRPr="00C2385F" w:rsidRDefault="00C2385F" w:rsidP="00C2385F">
            <w:pPr>
              <w:pStyle w:val="af7"/>
              <w:jc w:val="both"/>
              <w:rPr>
                <w:ins w:id="1456" w:author="Microsoft Office User" w:date="2023-06-09T15:07:00Z"/>
                <w:rFonts w:ascii="Arial" w:eastAsia="宋体" w:hAnsi="Arial" w:cs="Arial"/>
                <w:sz w:val="24"/>
                <w:szCs w:val="24"/>
                <w:highlight w:val="yellow"/>
                <w:rPrChange w:id="1457" w:author="Microsoft Office User" w:date="2023-06-09T15:17:00Z">
                  <w:rPr>
                    <w:ins w:id="1458" w:author="Microsoft Office User" w:date="2023-06-09T15:07:00Z"/>
                    <w:rFonts w:ascii="Arial" w:eastAsia="宋体" w:hAnsi="Arial" w:cs="Arial"/>
                    <w:sz w:val="24"/>
                    <w:szCs w:val="24"/>
                  </w:rPr>
                </w:rPrChange>
              </w:rPr>
            </w:pPr>
            <w:ins w:id="1459" w:author="Microsoft Office User" w:date="2023-06-09T15:17:00Z">
              <w:r w:rsidRPr="00C2385F">
                <w:rPr>
                  <w:rFonts w:ascii="Arial" w:eastAsia="宋体" w:hAnsi="Arial" w:cs="Arial" w:hint="eastAsia"/>
                  <w:sz w:val="24"/>
                  <w:szCs w:val="24"/>
                  <w:highlight w:val="yellow"/>
                  <w:rPrChange w:id="1460" w:author="Microsoft Office User" w:date="2023-06-09T15:17:00Z">
                    <w:rPr>
                      <w:rFonts w:ascii="Arial" w:eastAsia="宋体" w:hAnsi="Arial" w:cs="Arial" w:hint="eastAsia"/>
                      <w:sz w:val="24"/>
                      <w:szCs w:val="24"/>
                    </w:rPr>
                  </w:rPrChange>
                </w:rPr>
                <w:t>透传命令</w:t>
              </w:r>
            </w:ins>
          </w:p>
        </w:tc>
      </w:tr>
      <w:tr w:rsidR="00C2385F" w:rsidRPr="00550946" w14:paraId="3CA70247" w14:textId="77777777" w:rsidTr="00871ED3">
        <w:trPr>
          <w:trHeight w:val="624"/>
          <w:ins w:id="1461" w:author="Microsoft Office User" w:date="2023-06-09T15:07:00Z"/>
          <w:trPrChange w:id="1462" w:author="Microsoft Office User" w:date="2023-06-09T15:11:00Z">
            <w:trPr>
              <w:gridBefore w:val="1"/>
              <w:gridAfter w:val="0"/>
              <w:trHeight w:val="624"/>
            </w:trPr>
          </w:trPrChange>
        </w:trPr>
        <w:tc>
          <w:tcPr>
            <w:tcW w:w="498" w:type="pct"/>
            <w:vAlign w:val="center"/>
            <w:tcPrChange w:id="1463" w:author="Microsoft Office User" w:date="2023-06-09T15:11:00Z">
              <w:tcPr>
                <w:tcW w:w="596" w:type="dxa"/>
                <w:vAlign w:val="center"/>
              </w:tcPr>
            </w:tcPrChange>
          </w:tcPr>
          <w:p w14:paraId="63FCB8BD" w14:textId="3B0B9A3F" w:rsidR="00C2385F" w:rsidRDefault="00C2385F" w:rsidP="00C2385F">
            <w:pPr>
              <w:jc w:val="center"/>
              <w:rPr>
                <w:ins w:id="1464" w:author="Microsoft Office User" w:date="2023-06-09T15:07:00Z"/>
                <w:rFonts w:ascii="Arial" w:hAnsi="Arial" w:cs="Arial"/>
                <w:szCs w:val="21"/>
              </w:rPr>
            </w:pPr>
            <w:ins w:id="1465" w:author="Microsoft Office User" w:date="2023-06-09T15:17:00Z">
              <w:r>
                <w:rPr>
                  <w:rFonts w:ascii="Arial" w:hAnsi="Arial" w:cs="Arial" w:hint="eastAsia"/>
                  <w:szCs w:val="21"/>
                </w:rPr>
                <w:t>1</w:t>
              </w:r>
              <w:r>
                <w:rPr>
                  <w:rFonts w:ascii="Arial" w:hAnsi="Arial" w:cs="Arial"/>
                  <w:szCs w:val="21"/>
                </w:rPr>
                <w:t>1</w:t>
              </w:r>
            </w:ins>
          </w:p>
        </w:tc>
        <w:tc>
          <w:tcPr>
            <w:tcW w:w="1422" w:type="pct"/>
            <w:vAlign w:val="center"/>
            <w:tcPrChange w:id="1466" w:author="Microsoft Office User" w:date="2023-06-09T15:11:00Z">
              <w:tcPr>
                <w:tcW w:w="1701" w:type="dxa"/>
                <w:gridSpan w:val="2"/>
                <w:vAlign w:val="center"/>
              </w:tcPr>
            </w:tcPrChange>
          </w:tcPr>
          <w:p w14:paraId="71480B77" w14:textId="50FD3525" w:rsidR="00C2385F" w:rsidRDefault="00C2385F" w:rsidP="00C2385F">
            <w:pPr>
              <w:jc w:val="center"/>
              <w:rPr>
                <w:ins w:id="1467" w:author="Microsoft Office User" w:date="2023-06-09T15:07:00Z"/>
                <w:rFonts w:ascii="Arial" w:hAnsi="Arial" w:cs="Arial" w:hint="eastAsia"/>
                <w:szCs w:val="21"/>
              </w:rPr>
            </w:pPr>
            <w:ins w:id="1468" w:author="Microsoft Office User" w:date="2023-06-09T15:16:00Z">
              <w:r>
                <w:rPr>
                  <w:rFonts w:ascii="Arial" w:hAnsi="Arial" w:cs="Arial" w:hint="eastAsia"/>
                  <w:szCs w:val="21"/>
                </w:rPr>
                <w:t>潜标</w:t>
              </w:r>
              <w:r w:rsidRPr="00550946">
                <w:rPr>
                  <w:rFonts w:ascii="Arial" w:hAnsi="Arial" w:cs="Arial"/>
                  <w:szCs w:val="21"/>
                </w:rPr>
                <w:t>释放命令</w:t>
              </w:r>
            </w:ins>
          </w:p>
        </w:tc>
        <w:tc>
          <w:tcPr>
            <w:tcW w:w="3080" w:type="pct"/>
            <w:tcPrChange w:id="1469" w:author="Microsoft Office User" w:date="2023-06-09T15:11:00Z">
              <w:tcPr>
                <w:tcW w:w="3685" w:type="dxa"/>
                <w:gridSpan w:val="2"/>
              </w:tcPr>
            </w:tcPrChange>
          </w:tcPr>
          <w:p w14:paraId="385554E7" w14:textId="6878E530" w:rsidR="00C2385F" w:rsidRPr="00C2385F" w:rsidRDefault="00C2385F" w:rsidP="00C2385F">
            <w:pPr>
              <w:pStyle w:val="af7"/>
              <w:jc w:val="both"/>
              <w:rPr>
                <w:ins w:id="1470" w:author="Microsoft Office User" w:date="2023-06-09T15:07:00Z"/>
                <w:rFonts w:ascii="Arial" w:eastAsia="宋体" w:hAnsi="Arial" w:cs="Arial"/>
                <w:sz w:val="24"/>
                <w:szCs w:val="24"/>
                <w:highlight w:val="yellow"/>
                <w:rPrChange w:id="1471" w:author="Microsoft Office User" w:date="2023-06-09T15:17:00Z">
                  <w:rPr>
                    <w:ins w:id="1472" w:author="Microsoft Office User" w:date="2023-06-09T15:07:00Z"/>
                    <w:rFonts w:ascii="Arial" w:eastAsia="宋体" w:hAnsi="Arial" w:cs="Arial"/>
                    <w:sz w:val="24"/>
                    <w:szCs w:val="24"/>
                  </w:rPr>
                </w:rPrChange>
              </w:rPr>
            </w:pPr>
            <w:ins w:id="1473" w:author="Microsoft Office User" w:date="2023-06-09T15:17:00Z">
              <w:r w:rsidRPr="00C2385F">
                <w:rPr>
                  <w:rFonts w:ascii="Arial" w:eastAsia="宋体" w:hAnsi="Arial" w:cs="Arial" w:hint="eastAsia"/>
                  <w:sz w:val="24"/>
                  <w:szCs w:val="24"/>
                  <w:highlight w:val="yellow"/>
                  <w:rPrChange w:id="1474" w:author="Microsoft Office User" w:date="2023-06-09T15:17:00Z">
                    <w:rPr>
                      <w:rFonts w:ascii="Arial" w:eastAsia="宋体" w:hAnsi="Arial" w:cs="Arial" w:hint="eastAsia"/>
                      <w:sz w:val="24"/>
                      <w:szCs w:val="24"/>
                    </w:rPr>
                  </w:rPrChange>
                </w:rPr>
                <w:t>透传命令</w:t>
              </w:r>
            </w:ins>
          </w:p>
        </w:tc>
      </w:tr>
    </w:tbl>
    <w:p w14:paraId="1355A90C" w14:textId="626EB29C" w:rsidR="0005320F" w:rsidRDefault="0005320F" w:rsidP="00433952">
      <w:pPr>
        <w:pStyle w:val="20"/>
        <w:numPr>
          <w:ilvl w:val="1"/>
          <w:numId w:val="3"/>
        </w:numPr>
        <w:spacing w:before="120" w:after="0" w:line="360" w:lineRule="auto"/>
        <w:rPr>
          <w:ins w:id="1475" w:author="Microsoft Office User" w:date="2023-06-09T11:05:00Z"/>
          <w:rFonts w:ascii="Arial" w:eastAsia="黑体" w:hAnsi="Arial" w:cs="Arial"/>
          <w:color w:val="000000" w:themeColor="text1"/>
          <w:sz w:val="24"/>
        </w:rPr>
      </w:pPr>
      <w:bookmarkStart w:id="1476" w:name="_Toc137217304"/>
      <w:ins w:id="1477" w:author="Microsoft Office User" w:date="2023-06-09T11:05:00Z">
        <w:r>
          <w:rPr>
            <w:rFonts w:ascii="Arial" w:eastAsia="黑体" w:hAnsi="Arial" w:cs="Arial" w:hint="eastAsia"/>
            <w:color w:val="000000" w:themeColor="text1"/>
            <w:sz w:val="24"/>
          </w:rPr>
          <w:t>显卡软件与潜标声学应答板的串口通信</w:t>
        </w:r>
        <w:bookmarkEnd w:id="1476"/>
      </w:ins>
    </w:p>
    <w:p w14:paraId="537872D5" w14:textId="1AD95333" w:rsidR="0005320F" w:rsidRPr="00FC4881" w:rsidRDefault="0005320F" w:rsidP="0005320F">
      <w:pPr>
        <w:pStyle w:val="ac"/>
        <w:spacing w:line="360" w:lineRule="auto"/>
        <w:ind w:firstLine="480"/>
        <w:rPr>
          <w:ins w:id="1478" w:author="Microsoft Office User" w:date="2023-06-09T11:05:00Z"/>
          <w:rFonts w:ascii="Arial" w:hAnsi="Arial" w:cs="Arial"/>
          <w:color w:val="000000" w:themeColor="text1"/>
          <w:szCs w:val="24"/>
        </w:rPr>
      </w:pPr>
      <w:ins w:id="1479" w:author="Microsoft Office User" w:date="2023-06-09T11:05:00Z">
        <w:r w:rsidRPr="00A52A69">
          <w:rPr>
            <w:rFonts w:ascii="Arial" w:hAnsi="Arial" w:cs="Arial" w:hint="eastAsia"/>
            <w:color w:val="000000" w:themeColor="text1"/>
            <w:szCs w:val="24"/>
          </w:rPr>
          <w:t>显控软件与潜标</w:t>
        </w:r>
        <w:r>
          <w:rPr>
            <w:rFonts w:ascii="Arial" w:hAnsi="Arial" w:cs="Arial" w:hint="eastAsia"/>
            <w:color w:val="000000" w:themeColor="text1"/>
            <w:szCs w:val="24"/>
          </w:rPr>
          <w:t>声学应答板</w:t>
        </w:r>
        <w:r w:rsidRPr="00A52A69">
          <w:rPr>
            <w:rFonts w:ascii="Arial" w:hAnsi="Arial" w:cs="Arial"/>
            <w:color w:val="000000" w:themeColor="text1"/>
            <w:szCs w:val="24"/>
          </w:rPr>
          <w:t>之间采用串口</w:t>
        </w:r>
        <w:r w:rsidRPr="00C14764">
          <w:rPr>
            <w:rFonts w:ascii="Arial" w:hAnsi="Arial" w:cs="Arial"/>
            <w:szCs w:val="24"/>
          </w:rPr>
          <w:t>（</w:t>
        </w:r>
        <w:r w:rsidRPr="00C14764">
          <w:rPr>
            <w:rFonts w:ascii="Arial" w:hAnsi="Arial" w:cs="Arial" w:hint="eastAsia"/>
            <w:szCs w:val="24"/>
          </w:rPr>
          <w:t>RS232</w:t>
        </w:r>
        <w:r w:rsidRPr="00C14764">
          <w:rPr>
            <w:rFonts w:ascii="Arial" w:hAnsi="Arial" w:cs="Arial" w:hint="eastAsia"/>
            <w:szCs w:val="24"/>
          </w:rPr>
          <w:t>，</w:t>
        </w:r>
        <w:r w:rsidRPr="00C14764">
          <w:rPr>
            <w:rFonts w:ascii="Arial" w:cs="Arial" w:hint="eastAsia"/>
            <w:szCs w:val="24"/>
          </w:rPr>
          <w:t>波特率</w:t>
        </w:r>
        <w:r>
          <w:rPr>
            <w:rFonts w:ascii="Arial" w:cs="Arial"/>
            <w:szCs w:val="24"/>
          </w:rPr>
          <w:t>1152</w:t>
        </w:r>
        <w:r w:rsidRPr="00C14764">
          <w:rPr>
            <w:rFonts w:ascii="Arial" w:cs="Arial"/>
            <w:szCs w:val="24"/>
          </w:rPr>
          <w:t>00</w:t>
        </w:r>
        <w:r w:rsidRPr="00C14764">
          <w:rPr>
            <w:rFonts w:ascii="Arial" w:cs="Arial" w:hint="eastAsia"/>
            <w:szCs w:val="24"/>
          </w:rPr>
          <w:t>，数据位</w:t>
        </w:r>
        <w:r w:rsidRPr="00C14764">
          <w:rPr>
            <w:rFonts w:ascii="Arial" w:cs="Arial" w:hint="eastAsia"/>
            <w:szCs w:val="24"/>
          </w:rPr>
          <w:t>8</w:t>
        </w:r>
        <w:r w:rsidRPr="00C14764">
          <w:rPr>
            <w:rFonts w:ascii="Arial" w:cs="Arial" w:hint="eastAsia"/>
            <w:szCs w:val="24"/>
          </w:rPr>
          <w:t>，停止位</w:t>
        </w:r>
        <w:r w:rsidRPr="00C14764">
          <w:rPr>
            <w:rFonts w:ascii="Arial" w:cs="Arial" w:hint="eastAsia"/>
            <w:szCs w:val="24"/>
          </w:rPr>
          <w:t>1</w:t>
        </w:r>
        <w:r w:rsidRPr="00C14764">
          <w:rPr>
            <w:rFonts w:ascii="Arial" w:cs="Arial" w:hint="eastAsia"/>
            <w:szCs w:val="24"/>
          </w:rPr>
          <w:t>，无奇偶校验）</w:t>
        </w:r>
        <w:r w:rsidRPr="00A52A69">
          <w:rPr>
            <w:rFonts w:ascii="Arial" w:hAnsi="Arial" w:cs="Arial"/>
            <w:color w:val="000000" w:themeColor="text1"/>
            <w:szCs w:val="24"/>
          </w:rPr>
          <w:t>进行命令和状态信息传送</w:t>
        </w:r>
        <w:r w:rsidRPr="00C14764">
          <w:rPr>
            <w:rFonts w:ascii="Arial" w:hAnsi="Arial" w:cs="Arial" w:hint="eastAsia"/>
            <w:szCs w:val="24"/>
          </w:rPr>
          <w:t>。</w:t>
        </w:r>
      </w:ins>
    </w:p>
    <w:p w14:paraId="4EDA3B22" w14:textId="77777777" w:rsidR="0005320F" w:rsidRPr="00A52A69" w:rsidRDefault="0005320F" w:rsidP="0005320F">
      <w:pPr>
        <w:pStyle w:val="30"/>
        <w:numPr>
          <w:ilvl w:val="2"/>
          <w:numId w:val="3"/>
        </w:numPr>
        <w:spacing w:beforeLines="50" w:before="156" w:after="0" w:line="360" w:lineRule="auto"/>
        <w:rPr>
          <w:ins w:id="1480" w:author="Microsoft Office User" w:date="2023-06-09T11:05:00Z"/>
          <w:rFonts w:ascii="Arial" w:eastAsia="黑体" w:hAnsi="Arial" w:cs="Arial"/>
          <w:color w:val="000000" w:themeColor="text1"/>
          <w:sz w:val="24"/>
          <w:szCs w:val="24"/>
        </w:rPr>
      </w:pPr>
      <w:bookmarkStart w:id="1481" w:name="_Toc137217305"/>
      <w:ins w:id="1482" w:author="Microsoft Office User" w:date="2023-06-09T11:05:00Z">
        <w:r w:rsidRPr="00A52A69">
          <w:rPr>
            <w:rFonts w:ascii="Arial" w:eastAsia="黑体" w:hAnsi="Arial" w:cs="Arial" w:hint="eastAsia"/>
            <w:color w:val="000000" w:themeColor="text1"/>
            <w:sz w:val="24"/>
            <w:szCs w:val="24"/>
          </w:rPr>
          <w:t>方向说明</w:t>
        </w:r>
        <w:bookmarkEnd w:id="1481"/>
      </w:ins>
    </w:p>
    <w:p w14:paraId="251B6B75" w14:textId="02E15306" w:rsidR="0005320F" w:rsidRPr="00A52A69" w:rsidRDefault="0005320F" w:rsidP="0005320F">
      <w:pPr>
        <w:spacing w:line="360" w:lineRule="auto"/>
        <w:ind w:firstLineChars="200" w:firstLine="480"/>
        <w:rPr>
          <w:ins w:id="1483" w:author="Microsoft Office User" w:date="2023-06-09T11:05:00Z"/>
          <w:rFonts w:ascii="Arial" w:hAnsi="Arial" w:cs="Arial"/>
          <w:color w:val="000000" w:themeColor="text1"/>
          <w:szCs w:val="21"/>
        </w:rPr>
      </w:pPr>
      <w:ins w:id="1484" w:author="Microsoft Office User" w:date="2023-06-09T11:05:00Z">
        <w:r w:rsidRPr="00A52A69">
          <w:rPr>
            <w:rFonts w:ascii="Arial" w:hAnsi="Arial" w:cs="Arial"/>
            <w:color w:val="000000" w:themeColor="text1"/>
            <w:szCs w:val="21"/>
          </w:rPr>
          <w:t>下行：</w:t>
        </w:r>
        <w:r w:rsidRPr="00A52A69">
          <w:rPr>
            <w:rFonts w:ascii="Arial" w:hAnsi="Arial" w:cs="Arial" w:hint="eastAsia"/>
            <w:color w:val="000000" w:themeColor="text1"/>
            <w:szCs w:val="24"/>
          </w:rPr>
          <w:t>显控软件</w:t>
        </w:r>
        <w:r w:rsidRPr="00A52A69">
          <w:rPr>
            <w:rFonts w:ascii="Arial" w:hAnsi="Arial" w:cs="Arial"/>
            <w:color w:val="000000" w:themeColor="text1"/>
            <w:szCs w:val="21"/>
          </w:rPr>
          <w:t>-&gt;</w:t>
        </w:r>
        <w:r w:rsidRPr="00A52A69">
          <w:rPr>
            <w:rFonts w:ascii="Arial" w:hAnsi="Arial" w:cs="Arial" w:hint="eastAsia"/>
            <w:color w:val="000000" w:themeColor="text1"/>
            <w:szCs w:val="24"/>
          </w:rPr>
          <w:t>潜标</w:t>
        </w:r>
      </w:ins>
      <w:ins w:id="1485" w:author="Microsoft Office User" w:date="2023-06-09T11:06:00Z">
        <w:r>
          <w:rPr>
            <w:rFonts w:ascii="Arial" w:hAnsi="Arial" w:cs="Arial" w:hint="eastAsia"/>
            <w:color w:val="000000" w:themeColor="text1"/>
            <w:szCs w:val="24"/>
          </w:rPr>
          <w:t>声学应答板</w:t>
        </w:r>
      </w:ins>
    </w:p>
    <w:p w14:paraId="27F634C2" w14:textId="7B295F4B" w:rsidR="0005320F" w:rsidRPr="00A52A69" w:rsidRDefault="0005320F" w:rsidP="0005320F">
      <w:pPr>
        <w:spacing w:line="360" w:lineRule="auto"/>
        <w:ind w:firstLineChars="200" w:firstLine="480"/>
        <w:rPr>
          <w:ins w:id="1486" w:author="Microsoft Office User" w:date="2023-06-09T11:05:00Z"/>
          <w:rFonts w:ascii="Arial" w:hAnsi="Arial" w:cs="Arial"/>
          <w:color w:val="000000" w:themeColor="text1"/>
          <w:szCs w:val="21"/>
        </w:rPr>
      </w:pPr>
      <w:ins w:id="1487" w:author="Microsoft Office User" w:date="2023-06-09T11:05:00Z">
        <w:r w:rsidRPr="00A52A69">
          <w:rPr>
            <w:rFonts w:ascii="Arial" w:hAnsi="Arial" w:cs="Arial"/>
            <w:color w:val="000000" w:themeColor="text1"/>
            <w:szCs w:val="21"/>
          </w:rPr>
          <w:t>上行：</w:t>
        </w:r>
        <w:r w:rsidRPr="00A52A69">
          <w:rPr>
            <w:rFonts w:ascii="Arial" w:hAnsi="Arial" w:cs="Arial" w:hint="eastAsia"/>
            <w:color w:val="000000" w:themeColor="text1"/>
            <w:szCs w:val="24"/>
          </w:rPr>
          <w:t>潜标</w:t>
        </w:r>
      </w:ins>
      <w:ins w:id="1488" w:author="Microsoft Office User" w:date="2023-06-09T11:06:00Z">
        <w:r>
          <w:rPr>
            <w:rFonts w:ascii="Arial" w:hAnsi="Arial" w:cs="Arial" w:hint="eastAsia"/>
            <w:color w:val="000000" w:themeColor="text1"/>
            <w:szCs w:val="24"/>
          </w:rPr>
          <w:t>声学应答板</w:t>
        </w:r>
      </w:ins>
      <w:ins w:id="1489" w:author="Microsoft Office User" w:date="2023-06-09T11:05:00Z">
        <w:r w:rsidRPr="00A52A69">
          <w:rPr>
            <w:rFonts w:ascii="Arial" w:hAnsi="Arial" w:cs="Arial"/>
            <w:color w:val="000000" w:themeColor="text1"/>
            <w:szCs w:val="21"/>
          </w:rPr>
          <w:t>-&gt;</w:t>
        </w:r>
        <w:r w:rsidRPr="00A52A69">
          <w:rPr>
            <w:rFonts w:ascii="Arial" w:hAnsi="Arial" w:cs="Arial" w:hint="eastAsia"/>
            <w:color w:val="000000" w:themeColor="text1"/>
            <w:szCs w:val="24"/>
          </w:rPr>
          <w:t>显控软件</w:t>
        </w:r>
      </w:ins>
    </w:p>
    <w:p w14:paraId="2B52B45E" w14:textId="77777777" w:rsidR="0005320F" w:rsidRPr="00A52A69" w:rsidRDefault="0005320F" w:rsidP="0005320F">
      <w:pPr>
        <w:pStyle w:val="30"/>
        <w:numPr>
          <w:ilvl w:val="2"/>
          <w:numId w:val="3"/>
        </w:numPr>
        <w:spacing w:beforeLines="50" w:before="156" w:after="0" w:line="360" w:lineRule="auto"/>
        <w:rPr>
          <w:ins w:id="1490" w:author="Microsoft Office User" w:date="2023-06-09T11:05:00Z"/>
          <w:rFonts w:ascii="Arial" w:eastAsia="黑体" w:hAnsi="Arial" w:cs="Arial"/>
          <w:color w:val="000000" w:themeColor="text1"/>
          <w:sz w:val="24"/>
          <w:szCs w:val="24"/>
        </w:rPr>
      </w:pPr>
      <w:bookmarkStart w:id="1491" w:name="_Toc137217306"/>
      <w:ins w:id="1492" w:author="Microsoft Office User" w:date="2023-06-09T11:05:00Z">
        <w:r w:rsidRPr="00A52A69">
          <w:rPr>
            <w:rFonts w:ascii="Arial" w:eastAsia="黑体" w:hAnsi="Arial" w:cs="Arial"/>
            <w:color w:val="000000" w:themeColor="text1"/>
            <w:sz w:val="24"/>
            <w:szCs w:val="24"/>
          </w:rPr>
          <w:t>通信协议格式</w:t>
        </w:r>
        <w:bookmarkEnd w:id="1491"/>
      </w:ins>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96"/>
        <w:gridCol w:w="1292"/>
        <w:gridCol w:w="1292"/>
        <w:gridCol w:w="1293"/>
        <w:gridCol w:w="1292"/>
        <w:gridCol w:w="1293"/>
      </w:tblGrid>
      <w:tr w:rsidR="0005320F" w:rsidRPr="00BB02AD" w14:paraId="39B02EAE" w14:textId="77777777" w:rsidTr="0004734D">
        <w:trPr>
          <w:trHeight w:val="359"/>
          <w:jc w:val="center"/>
          <w:ins w:id="1493" w:author="Microsoft Office User" w:date="2023-06-09T11:05:00Z"/>
        </w:trPr>
        <w:tc>
          <w:tcPr>
            <w:tcW w:w="1996" w:type="dxa"/>
            <w:shd w:val="clear" w:color="auto" w:fill="D9D9D9"/>
            <w:vAlign w:val="center"/>
          </w:tcPr>
          <w:p w14:paraId="1EDE5557" w14:textId="77777777" w:rsidR="0005320F" w:rsidRPr="00BB02AD" w:rsidRDefault="0005320F" w:rsidP="0004734D">
            <w:pPr>
              <w:jc w:val="center"/>
              <w:rPr>
                <w:ins w:id="1494" w:author="Microsoft Office User" w:date="2023-06-09T11:05:00Z"/>
                <w:rFonts w:ascii="Arial" w:hAnsi="Arial" w:cs="Arial"/>
                <w:b/>
                <w:color w:val="000000" w:themeColor="text1"/>
                <w:szCs w:val="21"/>
              </w:rPr>
            </w:pPr>
            <w:ins w:id="1495" w:author="Microsoft Office User" w:date="2023-06-09T11:05:00Z">
              <w:r w:rsidRPr="00BB02AD">
                <w:rPr>
                  <w:rFonts w:ascii="Arial" w:hAnsi="Arial" w:cs="Arial"/>
                  <w:b/>
                  <w:color w:val="000000" w:themeColor="text1"/>
                  <w:szCs w:val="21"/>
                </w:rPr>
                <w:t>帧头</w:t>
              </w:r>
            </w:ins>
          </w:p>
        </w:tc>
        <w:tc>
          <w:tcPr>
            <w:tcW w:w="1292" w:type="dxa"/>
            <w:shd w:val="clear" w:color="auto" w:fill="D9D9D9"/>
            <w:vAlign w:val="center"/>
          </w:tcPr>
          <w:p w14:paraId="527CA041" w14:textId="77777777" w:rsidR="0005320F" w:rsidRPr="00BB02AD" w:rsidRDefault="0005320F" w:rsidP="0004734D">
            <w:pPr>
              <w:jc w:val="center"/>
              <w:rPr>
                <w:ins w:id="1496" w:author="Microsoft Office User" w:date="2023-06-09T11:05:00Z"/>
                <w:rFonts w:ascii="Arial" w:hAnsi="Arial" w:cs="Arial"/>
                <w:b/>
                <w:color w:val="000000" w:themeColor="text1"/>
                <w:szCs w:val="21"/>
              </w:rPr>
            </w:pPr>
            <w:ins w:id="1497" w:author="Microsoft Office User" w:date="2023-06-09T11:05:00Z">
              <w:r w:rsidRPr="00BB02AD">
                <w:rPr>
                  <w:rFonts w:ascii="Arial" w:hAnsi="Arial" w:cs="Arial"/>
                  <w:b/>
                  <w:color w:val="000000" w:themeColor="text1"/>
                  <w:szCs w:val="21"/>
                </w:rPr>
                <w:t>长度</w:t>
              </w:r>
            </w:ins>
          </w:p>
        </w:tc>
        <w:tc>
          <w:tcPr>
            <w:tcW w:w="1292" w:type="dxa"/>
            <w:shd w:val="clear" w:color="auto" w:fill="D9D9D9"/>
            <w:vAlign w:val="center"/>
          </w:tcPr>
          <w:p w14:paraId="121CB98E" w14:textId="77777777" w:rsidR="0005320F" w:rsidRPr="00BB02AD" w:rsidRDefault="0005320F" w:rsidP="0004734D">
            <w:pPr>
              <w:jc w:val="center"/>
              <w:rPr>
                <w:ins w:id="1498" w:author="Microsoft Office User" w:date="2023-06-09T11:05:00Z"/>
                <w:rFonts w:ascii="Arial" w:hAnsi="Arial" w:cs="Arial"/>
                <w:b/>
                <w:color w:val="000000" w:themeColor="text1"/>
                <w:szCs w:val="21"/>
              </w:rPr>
            </w:pPr>
            <w:ins w:id="1499" w:author="Microsoft Office User" w:date="2023-06-09T11:05:00Z">
              <w:r w:rsidRPr="00BB02AD">
                <w:rPr>
                  <w:rFonts w:ascii="Arial" w:hAnsi="Arial" w:cs="Arial"/>
                  <w:b/>
                  <w:color w:val="000000" w:themeColor="text1"/>
                  <w:szCs w:val="21"/>
                </w:rPr>
                <w:t>保留</w:t>
              </w:r>
            </w:ins>
          </w:p>
        </w:tc>
        <w:tc>
          <w:tcPr>
            <w:tcW w:w="1293" w:type="dxa"/>
            <w:shd w:val="clear" w:color="auto" w:fill="D9D9D9"/>
            <w:vAlign w:val="center"/>
          </w:tcPr>
          <w:p w14:paraId="73072B30" w14:textId="77777777" w:rsidR="0005320F" w:rsidRPr="00BB02AD" w:rsidRDefault="0005320F" w:rsidP="0004734D">
            <w:pPr>
              <w:jc w:val="center"/>
              <w:rPr>
                <w:ins w:id="1500" w:author="Microsoft Office User" w:date="2023-06-09T11:05:00Z"/>
                <w:rFonts w:ascii="Arial" w:hAnsi="Arial" w:cs="Arial"/>
                <w:b/>
                <w:color w:val="000000" w:themeColor="text1"/>
                <w:szCs w:val="21"/>
              </w:rPr>
            </w:pPr>
            <w:ins w:id="1501" w:author="Microsoft Office User" w:date="2023-06-09T11:05:00Z">
              <w:r w:rsidRPr="00BB02AD">
                <w:rPr>
                  <w:rFonts w:ascii="Arial" w:hAnsi="Arial" w:cs="Arial"/>
                  <w:b/>
                  <w:color w:val="000000" w:themeColor="text1"/>
                  <w:szCs w:val="21"/>
                </w:rPr>
                <w:t>类型</w:t>
              </w:r>
            </w:ins>
          </w:p>
        </w:tc>
        <w:tc>
          <w:tcPr>
            <w:tcW w:w="1292" w:type="dxa"/>
            <w:shd w:val="clear" w:color="auto" w:fill="D9D9D9"/>
            <w:vAlign w:val="center"/>
          </w:tcPr>
          <w:p w14:paraId="7510CFE3" w14:textId="77777777" w:rsidR="0005320F" w:rsidRPr="00BB02AD" w:rsidRDefault="0005320F" w:rsidP="0004734D">
            <w:pPr>
              <w:jc w:val="center"/>
              <w:rPr>
                <w:ins w:id="1502" w:author="Microsoft Office User" w:date="2023-06-09T11:05:00Z"/>
                <w:rFonts w:ascii="Arial" w:hAnsi="Arial" w:cs="Arial"/>
                <w:b/>
                <w:color w:val="000000" w:themeColor="text1"/>
                <w:szCs w:val="21"/>
              </w:rPr>
            </w:pPr>
            <w:ins w:id="1503" w:author="Microsoft Office User" w:date="2023-06-09T11:05:00Z">
              <w:r w:rsidRPr="00BB02AD">
                <w:rPr>
                  <w:rFonts w:ascii="Arial" w:hAnsi="Arial" w:cs="Arial"/>
                  <w:b/>
                  <w:color w:val="000000" w:themeColor="text1"/>
                  <w:szCs w:val="21"/>
                </w:rPr>
                <w:t>数据内容</w:t>
              </w:r>
            </w:ins>
          </w:p>
        </w:tc>
        <w:tc>
          <w:tcPr>
            <w:tcW w:w="1293" w:type="dxa"/>
            <w:shd w:val="clear" w:color="auto" w:fill="D9D9D9"/>
            <w:vAlign w:val="center"/>
          </w:tcPr>
          <w:p w14:paraId="2104369F" w14:textId="77777777" w:rsidR="0005320F" w:rsidRPr="00BB02AD" w:rsidRDefault="0005320F" w:rsidP="0004734D">
            <w:pPr>
              <w:jc w:val="center"/>
              <w:rPr>
                <w:ins w:id="1504" w:author="Microsoft Office User" w:date="2023-06-09T11:05:00Z"/>
                <w:rFonts w:ascii="Arial" w:hAnsi="Arial" w:cs="Arial"/>
                <w:b/>
                <w:color w:val="000000" w:themeColor="text1"/>
                <w:szCs w:val="21"/>
              </w:rPr>
            </w:pPr>
            <w:ins w:id="1505" w:author="Microsoft Office User" w:date="2023-06-09T11:05:00Z">
              <w:r w:rsidRPr="00BB02AD">
                <w:rPr>
                  <w:rFonts w:ascii="Arial" w:hAnsi="Arial" w:cs="Arial"/>
                  <w:b/>
                  <w:color w:val="000000" w:themeColor="text1"/>
                  <w:szCs w:val="21"/>
                </w:rPr>
                <w:t>校验和</w:t>
              </w:r>
            </w:ins>
          </w:p>
        </w:tc>
      </w:tr>
      <w:tr w:rsidR="0005320F" w:rsidRPr="00BB02AD" w14:paraId="4CB0CB20" w14:textId="77777777" w:rsidTr="0004734D">
        <w:trPr>
          <w:trHeight w:val="448"/>
          <w:jc w:val="center"/>
          <w:ins w:id="1506" w:author="Microsoft Office User" w:date="2023-06-09T11:05:00Z"/>
        </w:trPr>
        <w:tc>
          <w:tcPr>
            <w:tcW w:w="1996" w:type="dxa"/>
            <w:vAlign w:val="center"/>
          </w:tcPr>
          <w:p w14:paraId="36FB968A" w14:textId="77777777" w:rsidR="0005320F" w:rsidRPr="00BB02AD" w:rsidRDefault="0005320F" w:rsidP="0004734D">
            <w:pPr>
              <w:jc w:val="center"/>
              <w:rPr>
                <w:ins w:id="1507" w:author="Microsoft Office User" w:date="2023-06-09T11:05:00Z"/>
                <w:rFonts w:ascii="Arial" w:hAnsi="Arial" w:cs="Arial"/>
                <w:color w:val="000000" w:themeColor="text1"/>
                <w:szCs w:val="21"/>
              </w:rPr>
            </w:pPr>
            <w:ins w:id="1508" w:author="Microsoft Office User" w:date="2023-06-09T11:05:00Z">
              <w:r w:rsidRPr="00BB02AD">
                <w:rPr>
                  <w:rFonts w:ascii="Arial" w:hAnsi="Arial" w:cs="Arial"/>
                  <w:color w:val="000000" w:themeColor="text1"/>
                  <w:szCs w:val="21"/>
                </w:rPr>
                <w:lastRenderedPageBreak/>
                <w:t>1byte</w:t>
              </w:r>
              <w:r w:rsidRPr="00BB02AD">
                <w:rPr>
                  <w:rFonts w:ascii="Arial" w:hAnsi="Arial" w:cs="Arial"/>
                  <w:color w:val="000000" w:themeColor="text1"/>
                  <w:szCs w:val="21"/>
                </w:rPr>
                <w:t>（</w:t>
              </w:r>
              <w:r w:rsidRPr="00BB02AD">
                <w:rPr>
                  <w:rFonts w:ascii="Arial" w:hAnsi="Arial" w:cs="Arial"/>
                  <w:color w:val="000000" w:themeColor="text1"/>
                  <w:szCs w:val="21"/>
                </w:rPr>
                <w:t>0xAA</w:t>
              </w:r>
              <w:r w:rsidRPr="00BB02AD">
                <w:rPr>
                  <w:rFonts w:ascii="Arial" w:hAnsi="Arial" w:cs="Arial"/>
                  <w:color w:val="000000" w:themeColor="text1"/>
                  <w:szCs w:val="21"/>
                </w:rPr>
                <w:t>）</w:t>
              </w:r>
            </w:ins>
          </w:p>
        </w:tc>
        <w:tc>
          <w:tcPr>
            <w:tcW w:w="1292" w:type="dxa"/>
            <w:vAlign w:val="center"/>
          </w:tcPr>
          <w:p w14:paraId="6CCAF0FD" w14:textId="77777777" w:rsidR="0005320F" w:rsidRPr="00BB02AD" w:rsidRDefault="0005320F" w:rsidP="0004734D">
            <w:pPr>
              <w:jc w:val="center"/>
              <w:rPr>
                <w:ins w:id="1509" w:author="Microsoft Office User" w:date="2023-06-09T11:05:00Z"/>
                <w:rFonts w:ascii="Arial" w:hAnsi="Arial" w:cs="Arial"/>
                <w:color w:val="000000" w:themeColor="text1"/>
                <w:szCs w:val="21"/>
              </w:rPr>
            </w:pPr>
            <w:ins w:id="1510" w:author="Microsoft Office User" w:date="2023-06-09T11:05:00Z">
              <w:r w:rsidRPr="00BB02AD">
                <w:rPr>
                  <w:rFonts w:ascii="Arial" w:hAnsi="Arial" w:cs="Arial"/>
                  <w:color w:val="000000" w:themeColor="text1"/>
                  <w:szCs w:val="21"/>
                </w:rPr>
                <w:t>2bytes</w:t>
              </w:r>
            </w:ins>
          </w:p>
        </w:tc>
        <w:tc>
          <w:tcPr>
            <w:tcW w:w="1292" w:type="dxa"/>
            <w:vAlign w:val="center"/>
          </w:tcPr>
          <w:p w14:paraId="408C1757" w14:textId="77777777" w:rsidR="0005320F" w:rsidRPr="00BB02AD" w:rsidRDefault="0005320F" w:rsidP="0004734D">
            <w:pPr>
              <w:jc w:val="center"/>
              <w:rPr>
                <w:ins w:id="1511" w:author="Microsoft Office User" w:date="2023-06-09T11:05:00Z"/>
                <w:rFonts w:ascii="Arial" w:hAnsi="Arial" w:cs="Arial"/>
                <w:color w:val="000000" w:themeColor="text1"/>
                <w:szCs w:val="21"/>
              </w:rPr>
            </w:pPr>
            <w:ins w:id="1512" w:author="Microsoft Office User" w:date="2023-06-09T11:05:00Z">
              <w:r w:rsidRPr="00BB02AD">
                <w:rPr>
                  <w:rFonts w:ascii="Arial" w:hAnsi="Arial" w:cs="Arial"/>
                  <w:color w:val="000000" w:themeColor="text1"/>
                  <w:szCs w:val="21"/>
                </w:rPr>
                <w:t>2bytes</w:t>
              </w:r>
            </w:ins>
          </w:p>
        </w:tc>
        <w:tc>
          <w:tcPr>
            <w:tcW w:w="1293" w:type="dxa"/>
            <w:vAlign w:val="center"/>
          </w:tcPr>
          <w:p w14:paraId="59684124" w14:textId="77777777" w:rsidR="0005320F" w:rsidRPr="00BB02AD" w:rsidRDefault="0005320F" w:rsidP="0004734D">
            <w:pPr>
              <w:jc w:val="center"/>
              <w:rPr>
                <w:ins w:id="1513" w:author="Microsoft Office User" w:date="2023-06-09T11:05:00Z"/>
                <w:rFonts w:ascii="Arial" w:hAnsi="Arial" w:cs="Arial"/>
                <w:color w:val="000000" w:themeColor="text1"/>
                <w:szCs w:val="21"/>
              </w:rPr>
            </w:pPr>
            <w:ins w:id="1514" w:author="Microsoft Office User" w:date="2023-06-09T11:05:00Z">
              <w:r w:rsidRPr="00BB02AD">
                <w:rPr>
                  <w:rFonts w:ascii="Arial" w:hAnsi="Arial" w:cs="Arial"/>
                  <w:color w:val="000000" w:themeColor="text1"/>
                  <w:szCs w:val="21"/>
                </w:rPr>
                <w:t>1byte</w:t>
              </w:r>
            </w:ins>
          </w:p>
        </w:tc>
        <w:tc>
          <w:tcPr>
            <w:tcW w:w="1292" w:type="dxa"/>
            <w:vAlign w:val="center"/>
          </w:tcPr>
          <w:p w14:paraId="0F97E86F" w14:textId="77777777" w:rsidR="0005320F" w:rsidRPr="00BB02AD" w:rsidRDefault="0005320F" w:rsidP="0004734D">
            <w:pPr>
              <w:jc w:val="center"/>
              <w:rPr>
                <w:ins w:id="1515" w:author="Microsoft Office User" w:date="2023-06-09T11:05:00Z"/>
                <w:rFonts w:ascii="Arial" w:hAnsi="Arial" w:cs="Arial"/>
                <w:color w:val="000000" w:themeColor="text1"/>
                <w:szCs w:val="21"/>
              </w:rPr>
            </w:pPr>
            <w:ins w:id="1516" w:author="Microsoft Office User" w:date="2023-06-09T11:05:00Z">
              <w:r w:rsidRPr="00BB02AD">
                <w:rPr>
                  <w:rFonts w:ascii="Arial" w:hAnsi="Arial" w:cs="Arial"/>
                  <w:color w:val="000000" w:themeColor="text1"/>
                  <w:szCs w:val="21"/>
                </w:rPr>
                <w:t>Nbytes</w:t>
              </w:r>
            </w:ins>
          </w:p>
        </w:tc>
        <w:tc>
          <w:tcPr>
            <w:tcW w:w="1293" w:type="dxa"/>
            <w:vAlign w:val="center"/>
          </w:tcPr>
          <w:p w14:paraId="51BCA272" w14:textId="77777777" w:rsidR="0005320F" w:rsidRPr="00BB02AD" w:rsidRDefault="0005320F" w:rsidP="0004734D">
            <w:pPr>
              <w:jc w:val="center"/>
              <w:rPr>
                <w:ins w:id="1517" w:author="Microsoft Office User" w:date="2023-06-09T11:05:00Z"/>
                <w:rFonts w:ascii="Arial" w:hAnsi="Arial" w:cs="Arial"/>
                <w:color w:val="000000" w:themeColor="text1"/>
                <w:szCs w:val="21"/>
              </w:rPr>
            </w:pPr>
            <w:ins w:id="1518" w:author="Microsoft Office User" w:date="2023-06-09T11:05:00Z">
              <w:r w:rsidRPr="00BB02AD">
                <w:rPr>
                  <w:rFonts w:ascii="Arial" w:hAnsi="Arial" w:cs="Arial"/>
                  <w:color w:val="000000" w:themeColor="text1"/>
                  <w:szCs w:val="21"/>
                </w:rPr>
                <w:t>2bytes</w:t>
              </w:r>
            </w:ins>
          </w:p>
        </w:tc>
      </w:tr>
    </w:tbl>
    <w:p w14:paraId="356D710E" w14:textId="77777777" w:rsidR="0005320F" w:rsidRPr="00A52A69" w:rsidRDefault="0005320F" w:rsidP="0005320F">
      <w:pPr>
        <w:spacing w:line="360" w:lineRule="auto"/>
        <w:ind w:firstLineChars="100" w:firstLine="240"/>
        <w:rPr>
          <w:ins w:id="1519" w:author="Microsoft Office User" w:date="2023-06-09T11:05:00Z"/>
          <w:rFonts w:ascii="Arial" w:hAnsi="Arial" w:cs="Arial"/>
          <w:color w:val="000000" w:themeColor="text1"/>
          <w:szCs w:val="21"/>
        </w:rPr>
      </w:pPr>
      <w:ins w:id="1520" w:author="Microsoft Office User" w:date="2023-06-09T11:05:00Z">
        <w:r w:rsidRPr="00A52A69">
          <w:rPr>
            <w:rFonts w:ascii="Arial" w:hAnsi="Arial" w:cs="Arial"/>
            <w:color w:val="000000" w:themeColor="text1"/>
            <w:szCs w:val="21"/>
          </w:rPr>
          <w:t>其中：</w:t>
        </w:r>
      </w:ins>
    </w:p>
    <w:p w14:paraId="4296E52D" w14:textId="77777777" w:rsidR="0005320F" w:rsidRPr="00343443" w:rsidRDefault="0005320F" w:rsidP="0005320F">
      <w:pPr>
        <w:numPr>
          <w:ilvl w:val="0"/>
          <w:numId w:val="5"/>
        </w:numPr>
        <w:spacing w:line="360" w:lineRule="auto"/>
        <w:rPr>
          <w:ins w:id="1521" w:author="Microsoft Office User" w:date="2023-06-09T11:05:00Z"/>
          <w:rFonts w:ascii="Arial" w:hAnsi="Arial" w:cs="Arial"/>
          <w:color w:val="000000" w:themeColor="text1"/>
          <w:szCs w:val="21"/>
        </w:rPr>
      </w:pPr>
      <w:ins w:id="1522" w:author="Microsoft Office User" w:date="2023-06-09T11:05:00Z">
        <w:r w:rsidRPr="00343443">
          <w:rPr>
            <w:rFonts w:ascii="Arial" w:hAnsi="Arial" w:cs="Arial"/>
            <w:color w:val="000000" w:themeColor="text1"/>
            <w:szCs w:val="21"/>
          </w:rPr>
          <w:t>保留的</w:t>
        </w:r>
        <w:r>
          <w:rPr>
            <w:rFonts w:ascii="Arial" w:hAnsi="Arial" w:cs="Arial"/>
            <w:color w:val="000000" w:themeColor="text1"/>
            <w:szCs w:val="21"/>
          </w:rPr>
          <w:t>2</w:t>
        </w:r>
        <w:r w:rsidRPr="00343443">
          <w:rPr>
            <w:rFonts w:ascii="Arial" w:hAnsi="Arial" w:cs="Arial"/>
            <w:color w:val="000000" w:themeColor="text1"/>
            <w:szCs w:val="21"/>
          </w:rPr>
          <w:t>个字节为扩展用，默认值为</w:t>
        </w:r>
        <w:r w:rsidRPr="00343443">
          <w:rPr>
            <w:rFonts w:ascii="Arial" w:hAnsi="Arial" w:cs="Arial"/>
            <w:color w:val="000000" w:themeColor="text1"/>
            <w:szCs w:val="21"/>
          </w:rPr>
          <w:t>0</w:t>
        </w:r>
        <w:r w:rsidRPr="00343443">
          <w:rPr>
            <w:rFonts w:ascii="Arial" w:hAnsi="Arial" w:cs="Arial"/>
            <w:color w:val="000000" w:themeColor="text1"/>
            <w:szCs w:val="21"/>
          </w:rPr>
          <w:t>；</w:t>
        </w:r>
      </w:ins>
    </w:p>
    <w:p w14:paraId="31E2C6F1" w14:textId="77777777" w:rsidR="0005320F" w:rsidRPr="00343443" w:rsidRDefault="0005320F" w:rsidP="0005320F">
      <w:pPr>
        <w:numPr>
          <w:ilvl w:val="0"/>
          <w:numId w:val="5"/>
        </w:numPr>
        <w:spacing w:line="360" w:lineRule="auto"/>
        <w:rPr>
          <w:ins w:id="1523" w:author="Microsoft Office User" w:date="2023-06-09T11:05:00Z"/>
          <w:rFonts w:ascii="Arial" w:hAnsi="Arial" w:cs="Arial"/>
          <w:color w:val="000000" w:themeColor="text1"/>
          <w:szCs w:val="21"/>
        </w:rPr>
      </w:pPr>
      <w:ins w:id="1524" w:author="Microsoft Office User" w:date="2023-06-09T11:05:00Z">
        <w:r w:rsidRPr="00343443">
          <w:rPr>
            <w:rFonts w:ascii="Arial" w:hAnsi="Arial" w:cs="Arial"/>
            <w:color w:val="000000" w:themeColor="text1"/>
            <w:szCs w:val="21"/>
          </w:rPr>
          <w:t>数据长度为保留</w:t>
        </w:r>
        <w:r w:rsidRPr="00343443">
          <w:rPr>
            <w:rFonts w:ascii="Arial" w:hAnsi="Arial" w:cs="Arial" w:hint="eastAsia"/>
            <w:color w:val="000000" w:themeColor="text1"/>
            <w:szCs w:val="21"/>
          </w:rPr>
          <w:t>、</w:t>
        </w:r>
        <w:r w:rsidRPr="00343443">
          <w:rPr>
            <w:rFonts w:ascii="Arial" w:hAnsi="Arial" w:cs="Arial"/>
            <w:color w:val="000000" w:themeColor="text1"/>
            <w:szCs w:val="21"/>
          </w:rPr>
          <w:t>类型、数据内容和校验和的总字节数；</w:t>
        </w:r>
      </w:ins>
    </w:p>
    <w:p w14:paraId="63F6CBFD" w14:textId="77777777" w:rsidR="0005320F" w:rsidRPr="00343443" w:rsidRDefault="0005320F" w:rsidP="0005320F">
      <w:pPr>
        <w:numPr>
          <w:ilvl w:val="0"/>
          <w:numId w:val="5"/>
        </w:numPr>
        <w:spacing w:line="360" w:lineRule="auto"/>
        <w:rPr>
          <w:ins w:id="1525" w:author="Microsoft Office User" w:date="2023-06-09T11:05:00Z"/>
          <w:rFonts w:ascii="Arial" w:hAnsi="Arial" w:cs="Arial"/>
          <w:color w:val="000000" w:themeColor="text1"/>
          <w:szCs w:val="21"/>
        </w:rPr>
      </w:pPr>
      <w:ins w:id="1526" w:author="Microsoft Office User" w:date="2023-06-09T11:05:00Z">
        <w:r w:rsidRPr="00343443">
          <w:rPr>
            <w:rFonts w:ascii="Arial" w:hAnsi="Arial" w:cs="Arial"/>
            <w:color w:val="000000" w:themeColor="text1"/>
            <w:szCs w:val="21"/>
          </w:rPr>
          <w:t>CRC</w:t>
        </w:r>
        <w:r w:rsidRPr="00343443">
          <w:rPr>
            <w:rFonts w:ascii="Arial" w:hAnsi="Arial" w:cs="Arial"/>
            <w:color w:val="000000" w:themeColor="text1"/>
            <w:szCs w:val="21"/>
          </w:rPr>
          <w:t>校验和由保留、类型和数据内容共同参与计算；</w:t>
        </w:r>
      </w:ins>
    </w:p>
    <w:p w14:paraId="0DFC8AD8" w14:textId="77777777" w:rsidR="0005320F" w:rsidRPr="00343443" w:rsidRDefault="0005320F" w:rsidP="0005320F">
      <w:pPr>
        <w:numPr>
          <w:ilvl w:val="0"/>
          <w:numId w:val="5"/>
        </w:numPr>
        <w:spacing w:line="360" w:lineRule="auto"/>
        <w:rPr>
          <w:ins w:id="1527" w:author="Microsoft Office User" w:date="2023-06-09T11:05:00Z"/>
          <w:rFonts w:ascii="Arial" w:hAnsi="Arial" w:cs="Arial"/>
          <w:color w:val="000000" w:themeColor="text1"/>
          <w:szCs w:val="21"/>
        </w:rPr>
      </w:pPr>
      <w:ins w:id="1528" w:author="Microsoft Office User" w:date="2023-06-09T11:05:00Z">
        <w:r w:rsidRPr="00343443">
          <w:rPr>
            <w:rFonts w:ascii="Arial" w:hAnsi="Arial" w:cs="Arial"/>
            <w:color w:val="000000" w:themeColor="text1"/>
            <w:szCs w:val="21"/>
          </w:rPr>
          <w:t>数据内容占用</w:t>
        </w:r>
        <w:r w:rsidRPr="00343443">
          <w:rPr>
            <w:rFonts w:ascii="Arial" w:hAnsi="Arial" w:cs="Arial"/>
            <w:color w:val="000000" w:themeColor="text1"/>
            <w:szCs w:val="21"/>
          </w:rPr>
          <w:t>2</w:t>
        </w:r>
        <w:r w:rsidRPr="00343443">
          <w:rPr>
            <w:rFonts w:ascii="Arial" w:hAnsi="Arial" w:cs="Arial"/>
            <w:color w:val="000000" w:themeColor="text1"/>
            <w:szCs w:val="21"/>
          </w:rPr>
          <w:t>个字节时，先发低位，再发高位；</w:t>
        </w:r>
      </w:ins>
    </w:p>
    <w:p w14:paraId="2C674375" w14:textId="77777777" w:rsidR="0005320F" w:rsidRPr="00CA6B8A" w:rsidRDefault="0005320F" w:rsidP="0005320F">
      <w:pPr>
        <w:pStyle w:val="30"/>
        <w:numPr>
          <w:ilvl w:val="2"/>
          <w:numId w:val="3"/>
        </w:numPr>
        <w:spacing w:beforeLines="50" w:before="156" w:after="0" w:line="360" w:lineRule="auto"/>
        <w:rPr>
          <w:ins w:id="1529" w:author="Microsoft Office User" w:date="2023-06-09T11:05:00Z"/>
          <w:rFonts w:ascii="Arial" w:eastAsia="黑体" w:hAnsi="Arial" w:cs="Arial"/>
          <w:color w:val="000000" w:themeColor="text1"/>
          <w:sz w:val="24"/>
          <w:szCs w:val="24"/>
        </w:rPr>
      </w:pPr>
      <w:bookmarkStart w:id="1530" w:name="_Toc137217307"/>
      <w:ins w:id="1531" w:author="Microsoft Office User" w:date="2023-06-09T11:05:00Z">
        <w:r>
          <w:rPr>
            <w:rFonts w:ascii="Arial" w:eastAsia="黑体" w:hAnsi="Arial" w:cs="Arial" w:hint="eastAsia"/>
            <w:color w:val="000000" w:themeColor="text1"/>
            <w:sz w:val="24"/>
            <w:szCs w:val="24"/>
          </w:rPr>
          <w:t>通信</w:t>
        </w:r>
        <w:r w:rsidRPr="00CA6B8A">
          <w:rPr>
            <w:rFonts w:ascii="Arial" w:eastAsia="黑体" w:hAnsi="Arial" w:cs="Arial" w:hint="eastAsia"/>
            <w:color w:val="000000" w:themeColor="text1"/>
            <w:sz w:val="24"/>
            <w:szCs w:val="24"/>
          </w:rPr>
          <w:t>协议内容</w:t>
        </w:r>
        <w:bookmarkEnd w:id="1530"/>
      </w:ins>
    </w:p>
    <w:p w14:paraId="1093A1D2" w14:textId="62A4CE3B" w:rsidR="0005320F" w:rsidRPr="009B4126" w:rsidRDefault="0005320F" w:rsidP="0005320F">
      <w:pPr>
        <w:pStyle w:val="ae"/>
        <w:keepNext/>
        <w:spacing w:beforeLines="100" w:before="312"/>
        <w:jc w:val="center"/>
        <w:rPr>
          <w:ins w:id="1532" w:author="Microsoft Office User" w:date="2023-06-09T11:05:00Z"/>
          <w:rFonts w:ascii="Arial" w:hAnsi="Arial" w:cs="Arial"/>
          <w:sz w:val="24"/>
        </w:rPr>
      </w:pPr>
      <w:ins w:id="1533" w:author="Microsoft Office User" w:date="2023-06-09T11:05:00Z">
        <w:r w:rsidRPr="00F91D60">
          <w:rPr>
            <w:rFonts w:ascii="Arial" w:hAnsi="Arial" w:cs="Arial"/>
            <w:sz w:val="24"/>
          </w:rPr>
          <w:t>表</w:t>
        </w:r>
        <w:r w:rsidRPr="00F91D60">
          <w:rPr>
            <w:rFonts w:ascii="Arial" w:hAnsi="Arial" w:cs="Arial"/>
            <w:sz w:val="24"/>
          </w:rPr>
          <w:fldChar w:fldCharType="begin"/>
        </w:r>
        <w:r w:rsidRPr="00F91D60">
          <w:rPr>
            <w:rFonts w:ascii="Arial" w:hAnsi="Arial" w:cs="Arial"/>
            <w:sz w:val="24"/>
          </w:rPr>
          <w:instrText xml:space="preserve"> STYLEREF 1 \s </w:instrText>
        </w:r>
        <w:r w:rsidRPr="00F91D60">
          <w:rPr>
            <w:rFonts w:ascii="Arial" w:hAnsi="Arial" w:cs="Arial"/>
            <w:sz w:val="24"/>
          </w:rPr>
          <w:fldChar w:fldCharType="separate"/>
        </w:r>
      </w:ins>
      <w:r w:rsidR="00C2385F">
        <w:rPr>
          <w:rFonts w:ascii="Arial" w:hAnsi="Arial" w:cs="Arial"/>
          <w:noProof/>
          <w:sz w:val="24"/>
        </w:rPr>
        <w:t>2</w:t>
      </w:r>
      <w:ins w:id="1534" w:author="Microsoft Office User" w:date="2023-06-09T11:05:00Z">
        <w:r w:rsidRPr="00F91D60">
          <w:rPr>
            <w:rFonts w:ascii="Arial" w:hAnsi="Arial" w:cs="Arial"/>
            <w:sz w:val="24"/>
          </w:rPr>
          <w:fldChar w:fldCharType="end"/>
        </w:r>
        <w:r w:rsidRPr="00F91D60">
          <w:rPr>
            <w:rFonts w:ascii="Arial" w:hAnsi="Arial" w:cs="Arial"/>
            <w:sz w:val="24"/>
          </w:rPr>
          <w:t>.</w:t>
        </w:r>
        <w:r w:rsidRPr="00F91D60">
          <w:rPr>
            <w:rFonts w:ascii="Arial" w:hAnsi="Arial" w:cs="Arial"/>
            <w:sz w:val="24"/>
          </w:rPr>
          <w:fldChar w:fldCharType="begin"/>
        </w:r>
        <w:r w:rsidRPr="00F91D60">
          <w:rPr>
            <w:rFonts w:ascii="Arial" w:hAnsi="Arial" w:cs="Arial"/>
            <w:sz w:val="24"/>
          </w:rPr>
          <w:instrText xml:space="preserve"> SEQ </w:instrText>
        </w:r>
        <w:r w:rsidRPr="00F91D60">
          <w:rPr>
            <w:rFonts w:ascii="Arial" w:hAnsi="Arial" w:cs="Arial"/>
            <w:sz w:val="24"/>
          </w:rPr>
          <w:instrText>表</w:instrText>
        </w:r>
        <w:r w:rsidRPr="00F91D60">
          <w:rPr>
            <w:rFonts w:ascii="Arial" w:hAnsi="Arial" w:cs="Arial"/>
            <w:sz w:val="24"/>
          </w:rPr>
          <w:instrText xml:space="preserve"> \* ARABIC \s 1 </w:instrText>
        </w:r>
        <w:r w:rsidRPr="00F91D60">
          <w:rPr>
            <w:rFonts w:ascii="Arial" w:hAnsi="Arial" w:cs="Arial"/>
            <w:sz w:val="24"/>
          </w:rPr>
          <w:fldChar w:fldCharType="separate"/>
        </w:r>
      </w:ins>
      <w:ins w:id="1535" w:author="Microsoft Office User" w:date="2023-06-09T15:26:00Z">
        <w:r w:rsidR="00C2385F">
          <w:rPr>
            <w:rFonts w:ascii="Arial" w:hAnsi="Arial" w:cs="Arial"/>
            <w:noProof/>
            <w:sz w:val="24"/>
          </w:rPr>
          <w:t>4</w:t>
        </w:r>
      </w:ins>
      <w:ins w:id="1536" w:author="Microsoft Office User" w:date="2023-06-09T11:05:00Z">
        <w:r w:rsidRPr="00F91D60">
          <w:rPr>
            <w:rFonts w:ascii="Arial" w:hAnsi="Arial" w:cs="Arial"/>
            <w:sz w:val="24"/>
          </w:rPr>
          <w:fldChar w:fldCharType="end"/>
        </w:r>
        <w:r w:rsidRPr="00F91D60">
          <w:rPr>
            <w:rFonts w:ascii="Arial" w:hAnsi="Arial" w:cs="Arial" w:hint="eastAsia"/>
            <w:sz w:val="24"/>
          </w:rPr>
          <w:t xml:space="preserve">　</w:t>
        </w:r>
        <w:r>
          <w:rPr>
            <w:rFonts w:ascii="黑体" w:hAnsi="黑体" w:cs="Arial" w:hint="eastAsia"/>
            <w:color w:val="000000" w:themeColor="text1"/>
            <w:sz w:val="24"/>
          </w:rPr>
          <w:t>显控软件与潜标</w:t>
        </w:r>
      </w:ins>
      <w:ins w:id="1537" w:author="Microsoft Office User" w:date="2023-06-09T14:23:00Z">
        <w:r w:rsidR="0086316A">
          <w:rPr>
            <w:rFonts w:ascii="黑体" w:hAnsi="黑体" w:cs="Arial" w:hint="eastAsia"/>
            <w:color w:val="000000" w:themeColor="text1"/>
            <w:sz w:val="24"/>
          </w:rPr>
          <w:t>声学应答板</w:t>
        </w:r>
      </w:ins>
      <w:ins w:id="1538" w:author="Microsoft Office User" w:date="2023-06-09T11:05:00Z">
        <w:r w:rsidRPr="00380425">
          <w:rPr>
            <w:rFonts w:ascii="黑体" w:hAnsi="黑体" w:cs="Arial"/>
            <w:color w:val="000000" w:themeColor="text1"/>
            <w:sz w:val="24"/>
          </w:rPr>
          <w:t>通信协议内容</w:t>
        </w:r>
      </w:ins>
    </w:p>
    <w:tbl>
      <w:tblPr>
        <w:tblStyle w:val="a4"/>
        <w:tblW w:w="0" w:type="auto"/>
        <w:jc w:val="center"/>
        <w:tblLook w:val="04A0" w:firstRow="1" w:lastRow="0" w:firstColumn="1" w:lastColumn="0" w:noHBand="0" w:noVBand="1"/>
      </w:tblPr>
      <w:tblGrid>
        <w:gridCol w:w="763"/>
        <w:gridCol w:w="2551"/>
        <w:gridCol w:w="4484"/>
      </w:tblGrid>
      <w:tr w:rsidR="0005320F" w:rsidRPr="00BB02AD" w14:paraId="0E38DDAE" w14:textId="77777777" w:rsidTr="0004734D">
        <w:trPr>
          <w:tblHeader/>
          <w:jc w:val="center"/>
          <w:ins w:id="1539" w:author="Microsoft Office User" w:date="2023-06-09T11:05:00Z"/>
        </w:trPr>
        <w:tc>
          <w:tcPr>
            <w:tcW w:w="763" w:type="dxa"/>
            <w:shd w:val="clear" w:color="auto" w:fill="D9D9D9" w:themeFill="background1" w:themeFillShade="D9"/>
            <w:vAlign w:val="center"/>
          </w:tcPr>
          <w:p w14:paraId="0AB39F41" w14:textId="77777777" w:rsidR="0005320F" w:rsidRPr="00BB02AD" w:rsidRDefault="0005320F" w:rsidP="0004734D">
            <w:pPr>
              <w:jc w:val="center"/>
              <w:rPr>
                <w:ins w:id="1540" w:author="Microsoft Office User" w:date="2023-06-09T11:05:00Z"/>
                <w:rFonts w:ascii="Arial" w:hAnsi="Arial" w:cs="Arial"/>
                <w:b/>
                <w:color w:val="000000" w:themeColor="text1"/>
                <w:szCs w:val="21"/>
              </w:rPr>
            </w:pPr>
            <w:ins w:id="1541" w:author="Microsoft Office User" w:date="2023-06-09T11:05:00Z">
              <w:r w:rsidRPr="00BB02AD">
                <w:rPr>
                  <w:rFonts w:ascii="Arial" w:hAnsi="Arial" w:cs="Arial"/>
                  <w:b/>
                  <w:color w:val="000000" w:themeColor="text1"/>
                  <w:szCs w:val="21"/>
                </w:rPr>
                <w:t>类型</w:t>
              </w:r>
            </w:ins>
          </w:p>
        </w:tc>
        <w:tc>
          <w:tcPr>
            <w:tcW w:w="2551" w:type="dxa"/>
            <w:shd w:val="clear" w:color="auto" w:fill="D9D9D9" w:themeFill="background1" w:themeFillShade="D9"/>
            <w:vAlign w:val="center"/>
          </w:tcPr>
          <w:p w14:paraId="27F1294D" w14:textId="77777777" w:rsidR="0005320F" w:rsidRPr="00BB02AD" w:rsidRDefault="0005320F" w:rsidP="0004734D">
            <w:pPr>
              <w:jc w:val="center"/>
              <w:rPr>
                <w:ins w:id="1542" w:author="Microsoft Office User" w:date="2023-06-09T11:05:00Z"/>
                <w:rFonts w:ascii="Arial" w:hAnsi="Arial" w:cs="Arial"/>
                <w:b/>
                <w:color w:val="000000" w:themeColor="text1"/>
                <w:szCs w:val="21"/>
              </w:rPr>
            </w:pPr>
            <w:ins w:id="1543" w:author="Microsoft Office User" w:date="2023-06-09T11:05:00Z">
              <w:r w:rsidRPr="00BB02AD">
                <w:rPr>
                  <w:rFonts w:ascii="Arial" w:hAnsi="Arial" w:cs="Arial"/>
                  <w:b/>
                  <w:color w:val="000000" w:themeColor="text1"/>
                  <w:szCs w:val="21"/>
                </w:rPr>
                <w:t>内容</w:t>
              </w:r>
            </w:ins>
          </w:p>
        </w:tc>
        <w:tc>
          <w:tcPr>
            <w:tcW w:w="4484" w:type="dxa"/>
            <w:shd w:val="clear" w:color="auto" w:fill="D9D9D9" w:themeFill="background1" w:themeFillShade="D9"/>
            <w:vAlign w:val="center"/>
          </w:tcPr>
          <w:p w14:paraId="69CA3AA6" w14:textId="77777777" w:rsidR="0005320F" w:rsidRPr="00BB02AD" w:rsidRDefault="0005320F" w:rsidP="0004734D">
            <w:pPr>
              <w:jc w:val="center"/>
              <w:rPr>
                <w:ins w:id="1544" w:author="Microsoft Office User" w:date="2023-06-09T11:05:00Z"/>
                <w:rFonts w:ascii="Arial" w:hAnsi="Arial" w:cs="Arial"/>
                <w:b/>
                <w:color w:val="000000" w:themeColor="text1"/>
                <w:szCs w:val="21"/>
              </w:rPr>
            </w:pPr>
            <w:ins w:id="1545" w:author="Microsoft Office User" w:date="2023-06-09T11:05:00Z">
              <w:r w:rsidRPr="00BB02AD">
                <w:rPr>
                  <w:rFonts w:ascii="Arial" w:hAnsi="Arial" w:cs="Arial"/>
                  <w:b/>
                  <w:color w:val="000000" w:themeColor="text1"/>
                  <w:szCs w:val="21"/>
                </w:rPr>
                <w:t>数据</w:t>
              </w:r>
            </w:ins>
          </w:p>
        </w:tc>
      </w:tr>
      <w:tr w:rsidR="0005320F" w:rsidRPr="00BB02AD" w14:paraId="6203C35B" w14:textId="77777777" w:rsidTr="0004734D">
        <w:trPr>
          <w:jc w:val="center"/>
          <w:ins w:id="1546" w:author="Microsoft Office User" w:date="2023-06-09T11:05:00Z"/>
        </w:trPr>
        <w:tc>
          <w:tcPr>
            <w:tcW w:w="763" w:type="dxa"/>
            <w:vMerge w:val="restart"/>
            <w:vAlign w:val="center"/>
          </w:tcPr>
          <w:p w14:paraId="369D1ADA" w14:textId="77777777" w:rsidR="0005320F" w:rsidRPr="00BB02AD" w:rsidRDefault="0005320F" w:rsidP="0004734D">
            <w:pPr>
              <w:pStyle w:val="ac"/>
              <w:numPr>
                <w:ilvl w:val="0"/>
                <w:numId w:val="6"/>
              </w:numPr>
              <w:ind w:firstLineChars="0"/>
              <w:jc w:val="center"/>
              <w:rPr>
                <w:ins w:id="1547" w:author="Microsoft Office User" w:date="2023-06-09T11:05:00Z"/>
                <w:rFonts w:ascii="Arial" w:hAnsi="Arial" w:cs="Arial"/>
                <w:color w:val="000000" w:themeColor="text1"/>
                <w:szCs w:val="21"/>
              </w:rPr>
            </w:pPr>
          </w:p>
        </w:tc>
        <w:tc>
          <w:tcPr>
            <w:tcW w:w="2551" w:type="dxa"/>
            <w:vMerge w:val="restart"/>
            <w:vAlign w:val="center"/>
          </w:tcPr>
          <w:p w14:paraId="441BF157" w14:textId="34607AA9" w:rsidR="0005320F" w:rsidRPr="00BB02AD" w:rsidRDefault="0005320F" w:rsidP="0004734D">
            <w:pPr>
              <w:jc w:val="center"/>
              <w:rPr>
                <w:ins w:id="1548" w:author="Microsoft Office User" w:date="2023-06-09T11:05:00Z"/>
                <w:rFonts w:ascii="Arial" w:hAnsi="Arial" w:cs="Arial"/>
                <w:color w:val="000000" w:themeColor="text1"/>
                <w:szCs w:val="21"/>
              </w:rPr>
            </w:pPr>
            <w:ins w:id="1549" w:author="Microsoft Office User" w:date="2023-06-09T11:05:00Z">
              <w:r>
                <w:rPr>
                  <w:rFonts w:ascii="Arial" w:hAnsi="Arial" w:cs="Arial" w:hint="eastAsia"/>
                  <w:szCs w:val="21"/>
                </w:rPr>
                <w:t>设置</w:t>
              </w:r>
            </w:ins>
            <w:ins w:id="1550" w:author="Microsoft Office User" w:date="2023-06-09T11:06:00Z">
              <w:r w:rsidR="00525EFC">
                <w:rPr>
                  <w:rFonts w:ascii="Arial" w:hAnsi="Arial" w:cs="Arial" w:hint="eastAsia"/>
                  <w:szCs w:val="21"/>
                </w:rPr>
                <w:t>地址码</w:t>
              </w:r>
            </w:ins>
          </w:p>
        </w:tc>
        <w:tc>
          <w:tcPr>
            <w:tcW w:w="4484" w:type="dxa"/>
          </w:tcPr>
          <w:p w14:paraId="7F066FC4" w14:textId="77777777" w:rsidR="0005320F" w:rsidRDefault="0005320F" w:rsidP="0004734D">
            <w:pPr>
              <w:rPr>
                <w:ins w:id="1551" w:author="Microsoft Office User" w:date="2023-06-09T11:05:00Z"/>
                <w:rFonts w:ascii="Arial" w:hAnsi="Arial" w:cs="Arial"/>
                <w:szCs w:val="21"/>
              </w:rPr>
            </w:pPr>
            <w:ins w:id="1552" w:author="Microsoft Office User" w:date="2023-06-09T11:05:00Z">
              <w:r w:rsidRPr="005F0C89">
                <w:rPr>
                  <w:rFonts w:ascii="Arial" w:hAnsi="Arial" w:cs="Arial"/>
                  <w:szCs w:val="21"/>
                </w:rPr>
                <w:t>下行：</w:t>
              </w:r>
            </w:ins>
          </w:p>
          <w:p w14:paraId="34FAB840" w14:textId="0D7F0DC3" w:rsidR="0005320F" w:rsidRDefault="00525EFC" w:rsidP="0004734D">
            <w:pPr>
              <w:rPr>
                <w:ins w:id="1553" w:author="Microsoft Office User" w:date="2023-06-09T11:05:00Z"/>
                <w:rFonts w:ascii="Arial" w:hAnsi="Arial" w:cs="Arial"/>
                <w:szCs w:val="21"/>
              </w:rPr>
            </w:pPr>
            <w:ins w:id="1554" w:author="Microsoft Office User" w:date="2023-06-09T11:07:00Z">
              <w:r>
                <w:rPr>
                  <w:rFonts w:ascii="Arial" w:hAnsi="Arial" w:cs="Arial" w:hint="eastAsia"/>
                  <w:color w:val="000000" w:themeColor="text1"/>
                  <w:szCs w:val="21"/>
                </w:rPr>
                <w:t>地址码</w:t>
              </w:r>
            </w:ins>
            <w:ins w:id="1555" w:author="Microsoft Office User" w:date="2023-06-09T11:05:00Z">
              <w:r w:rsidR="0005320F">
                <w:rPr>
                  <w:rFonts w:ascii="Arial" w:hAnsi="Arial" w:cs="Arial"/>
                  <w:color w:val="000000" w:themeColor="text1"/>
                  <w:szCs w:val="21"/>
                </w:rPr>
                <w:t>(</w:t>
              </w:r>
              <w:r w:rsidR="0005320F" w:rsidRPr="00BB02AD">
                <w:rPr>
                  <w:rFonts w:ascii="Arial" w:hAnsi="Arial" w:cs="Arial"/>
                  <w:color w:val="000000" w:themeColor="text1"/>
                  <w:szCs w:val="21"/>
                </w:rPr>
                <w:t>1byte</w:t>
              </w:r>
              <w:r w:rsidR="0005320F" w:rsidRPr="00BB02AD">
                <w:rPr>
                  <w:rFonts w:ascii="Arial" w:hAnsi="Arial" w:cs="Arial" w:hint="eastAsia"/>
                  <w:color w:val="000000" w:themeColor="text1"/>
                  <w:szCs w:val="21"/>
                </w:rPr>
                <w:t>，</w:t>
              </w:r>
              <w:r w:rsidR="0005320F" w:rsidRPr="00BB02AD">
                <w:rPr>
                  <w:rFonts w:ascii="Arial" w:hAnsi="Arial" w:cs="Arial"/>
                  <w:color w:val="000000" w:themeColor="text1"/>
                  <w:szCs w:val="21"/>
                </w:rPr>
                <w:t>char</w:t>
              </w:r>
              <w:r w:rsidR="0005320F">
                <w:rPr>
                  <w:rFonts w:ascii="Arial" w:hAnsi="Arial" w:cs="Arial"/>
                  <w:color w:val="000000" w:themeColor="text1"/>
                  <w:szCs w:val="21"/>
                </w:rPr>
                <w:t>)</w:t>
              </w:r>
              <w:r w:rsidR="0005320F" w:rsidRPr="00BB02AD">
                <w:rPr>
                  <w:rFonts w:ascii="Arial" w:hAnsi="Arial" w:cs="Arial" w:hint="eastAsia"/>
                  <w:color w:val="000000" w:themeColor="text1"/>
                  <w:szCs w:val="21"/>
                </w:rPr>
                <w:t>；</w:t>
              </w:r>
            </w:ins>
          </w:p>
          <w:p w14:paraId="44F0B95B" w14:textId="5ABAED33" w:rsidR="0005320F" w:rsidRPr="00BB02AD" w:rsidRDefault="0005320F" w:rsidP="0004734D">
            <w:pPr>
              <w:ind w:firstLineChars="200" w:firstLine="480"/>
              <w:rPr>
                <w:ins w:id="1556" w:author="Microsoft Office User" w:date="2023-06-09T11:05:00Z"/>
                <w:rFonts w:ascii="Arial" w:hAnsi="Arial" w:cs="Arial"/>
                <w:color w:val="000000" w:themeColor="text1"/>
                <w:szCs w:val="21"/>
              </w:rPr>
            </w:pPr>
          </w:p>
        </w:tc>
      </w:tr>
      <w:tr w:rsidR="0005320F" w:rsidRPr="00BB02AD" w14:paraId="2268225C" w14:textId="77777777" w:rsidTr="0004734D">
        <w:trPr>
          <w:jc w:val="center"/>
          <w:ins w:id="1557" w:author="Microsoft Office User" w:date="2023-06-09T11:05:00Z"/>
        </w:trPr>
        <w:tc>
          <w:tcPr>
            <w:tcW w:w="763" w:type="dxa"/>
            <w:vMerge/>
            <w:vAlign w:val="center"/>
          </w:tcPr>
          <w:p w14:paraId="456A5818" w14:textId="77777777" w:rsidR="0005320F" w:rsidRPr="00BB02AD" w:rsidRDefault="0005320F" w:rsidP="0004734D">
            <w:pPr>
              <w:pStyle w:val="ac"/>
              <w:numPr>
                <w:ilvl w:val="0"/>
                <w:numId w:val="6"/>
              </w:numPr>
              <w:ind w:firstLineChars="0"/>
              <w:jc w:val="center"/>
              <w:rPr>
                <w:ins w:id="1558" w:author="Microsoft Office User" w:date="2023-06-09T11:05:00Z"/>
                <w:rFonts w:ascii="Arial" w:hAnsi="Arial" w:cs="Arial"/>
                <w:color w:val="000000" w:themeColor="text1"/>
                <w:szCs w:val="21"/>
              </w:rPr>
            </w:pPr>
          </w:p>
        </w:tc>
        <w:tc>
          <w:tcPr>
            <w:tcW w:w="2551" w:type="dxa"/>
            <w:vMerge/>
            <w:vAlign w:val="center"/>
          </w:tcPr>
          <w:p w14:paraId="1BC268FD" w14:textId="77777777" w:rsidR="0005320F" w:rsidRPr="00BB02AD" w:rsidRDefault="0005320F" w:rsidP="0004734D">
            <w:pPr>
              <w:jc w:val="center"/>
              <w:rPr>
                <w:ins w:id="1559" w:author="Microsoft Office User" w:date="2023-06-09T11:05:00Z"/>
                <w:rFonts w:ascii="Arial" w:hAnsi="Arial" w:cs="Arial"/>
                <w:color w:val="000000" w:themeColor="text1"/>
                <w:szCs w:val="21"/>
              </w:rPr>
            </w:pPr>
          </w:p>
        </w:tc>
        <w:tc>
          <w:tcPr>
            <w:tcW w:w="4484" w:type="dxa"/>
          </w:tcPr>
          <w:p w14:paraId="0C426457" w14:textId="77777777" w:rsidR="0005320F" w:rsidRDefault="0005320F" w:rsidP="0004734D">
            <w:pPr>
              <w:rPr>
                <w:ins w:id="1560" w:author="Microsoft Office User" w:date="2023-06-09T11:05:00Z"/>
                <w:rFonts w:ascii="Arial" w:hAnsi="Arial" w:cs="Arial"/>
                <w:szCs w:val="21"/>
              </w:rPr>
            </w:pPr>
            <w:ins w:id="1561" w:author="Microsoft Office User" w:date="2023-06-09T11:05:00Z">
              <w:r w:rsidRPr="005F0C89">
                <w:rPr>
                  <w:rFonts w:ascii="Arial" w:hAnsi="Arial" w:cs="Arial"/>
                  <w:szCs w:val="21"/>
                </w:rPr>
                <w:t>上行：</w:t>
              </w:r>
            </w:ins>
          </w:p>
          <w:p w14:paraId="6A101A72" w14:textId="77777777" w:rsidR="0005320F" w:rsidRPr="00BB02AD" w:rsidRDefault="0005320F" w:rsidP="0004734D">
            <w:pPr>
              <w:rPr>
                <w:ins w:id="1562" w:author="Microsoft Office User" w:date="2023-06-09T11:05:00Z"/>
                <w:rFonts w:ascii="Arial" w:hAnsi="Arial" w:cs="Arial"/>
                <w:color w:val="000000" w:themeColor="text1"/>
                <w:szCs w:val="21"/>
              </w:rPr>
            </w:pPr>
            <w:ins w:id="1563" w:author="Microsoft Office User" w:date="2023-06-09T11:05:00Z">
              <w:r w:rsidRPr="00BB02AD">
                <w:rPr>
                  <w:rFonts w:ascii="Arial" w:hAnsi="Arial" w:cs="Arial" w:hint="eastAsia"/>
                  <w:color w:val="000000" w:themeColor="text1"/>
                  <w:szCs w:val="21"/>
                </w:rPr>
                <w:t>回复</w:t>
              </w:r>
              <w:r w:rsidRPr="00BB02AD">
                <w:rPr>
                  <w:rFonts w:ascii="Arial" w:hAnsi="Arial" w:cs="Arial"/>
                  <w:color w:val="000000" w:themeColor="text1"/>
                  <w:szCs w:val="21"/>
                </w:rPr>
                <w:t>内容</w:t>
              </w:r>
              <w:r>
                <w:rPr>
                  <w:rFonts w:ascii="Arial" w:hAnsi="Arial" w:cs="Arial"/>
                  <w:color w:val="000000" w:themeColor="text1"/>
                  <w:szCs w:val="21"/>
                </w:rPr>
                <w:t>(</w:t>
              </w:r>
              <w:r w:rsidRPr="00BB02AD">
                <w:rPr>
                  <w:rFonts w:ascii="Arial" w:hAnsi="Arial" w:cs="Arial"/>
                  <w:color w:val="000000" w:themeColor="text1"/>
                  <w:szCs w:val="21"/>
                </w:rPr>
                <w:t>1byte</w:t>
              </w:r>
              <w:r w:rsidRPr="00BB02AD">
                <w:rPr>
                  <w:rFonts w:ascii="Arial" w:hAnsi="Arial" w:cs="Arial" w:hint="eastAsia"/>
                  <w:color w:val="000000" w:themeColor="text1"/>
                  <w:szCs w:val="21"/>
                </w:rPr>
                <w:t>，</w:t>
              </w:r>
              <w:r w:rsidRPr="00BB02AD">
                <w:rPr>
                  <w:rFonts w:ascii="Arial" w:hAnsi="Arial" w:cs="Arial"/>
                  <w:color w:val="000000" w:themeColor="text1"/>
                  <w:szCs w:val="21"/>
                </w:rPr>
                <w:t>char</w:t>
              </w:r>
              <w:r>
                <w:rPr>
                  <w:rFonts w:ascii="Arial" w:hAnsi="Arial" w:cs="Arial"/>
                  <w:color w:val="000000" w:themeColor="text1"/>
                  <w:szCs w:val="21"/>
                </w:rPr>
                <w:t>)</w:t>
              </w:r>
              <w:r w:rsidRPr="00BB02AD">
                <w:rPr>
                  <w:rFonts w:ascii="Arial" w:hAnsi="Arial" w:cs="Arial" w:hint="eastAsia"/>
                  <w:color w:val="000000" w:themeColor="text1"/>
                  <w:szCs w:val="21"/>
                </w:rPr>
                <w:t>；</w:t>
              </w:r>
            </w:ins>
          </w:p>
          <w:p w14:paraId="06D37424" w14:textId="77777777" w:rsidR="0005320F" w:rsidRPr="00BB02AD" w:rsidRDefault="0005320F" w:rsidP="0004734D">
            <w:pPr>
              <w:ind w:firstLineChars="200" w:firstLine="480"/>
              <w:rPr>
                <w:ins w:id="1564" w:author="Microsoft Office User" w:date="2023-06-09T11:05:00Z"/>
                <w:rFonts w:ascii="Arial" w:hAnsi="Arial" w:cs="Arial"/>
                <w:color w:val="000000" w:themeColor="text1"/>
                <w:szCs w:val="21"/>
              </w:rPr>
            </w:pPr>
            <w:ins w:id="1565" w:author="Microsoft Office User" w:date="2023-06-09T11:05:00Z">
              <w:r w:rsidRPr="00BB02AD">
                <w:rPr>
                  <w:rFonts w:ascii="Arial" w:hAnsi="Arial" w:cs="Arial"/>
                  <w:color w:val="000000" w:themeColor="text1"/>
                  <w:szCs w:val="21"/>
                </w:rPr>
                <w:t>0</w:t>
              </w:r>
              <w:r w:rsidRPr="00BB02AD">
                <w:rPr>
                  <w:rFonts w:ascii="Arial" w:hAnsi="Arial" w:cs="Arial"/>
                  <w:color w:val="000000" w:themeColor="text1"/>
                  <w:szCs w:val="21"/>
                </w:rPr>
                <w:t>：</w:t>
              </w:r>
              <w:r>
                <w:rPr>
                  <w:rFonts w:ascii="Arial" w:hAnsi="Arial" w:cs="Arial" w:hint="eastAsia"/>
                  <w:szCs w:val="21"/>
                </w:rPr>
                <w:t>设置</w:t>
              </w:r>
              <w:r w:rsidRPr="005F0C89">
                <w:rPr>
                  <w:rFonts w:ascii="Arial" w:hAnsi="Arial" w:cs="Arial"/>
                  <w:szCs w:val="21"/>
                </w:rPr>
                <w:t>成功</w:t>
              </w:r>
            </w:ins>
          </w:p>
          <w:p w14:paraId="791B2BB1" w14:textId="77777777" w:rsidR="0005320F" w:rsidRPr="00BB02AD" w:rsidRDefault="0005320F" w:rsidP="0004734D">
            <w:pPr>
              <w:ind w:leftChars="200" w:left="1920" w:hangingChars="600" w:hanging="1440"/>
              <w:rPr>
                <w:ins w:id="1566" w:author="Microsoft Office User" w:date="2023-06-09T11:05:00Z"/>
                <w:rFonts w:ascii="Arial" w:hAnsi="Arial" w:cs="Arial"/>
                <w:color w:val="000000" w:themeColor="text1"/>
                <w:szCs w:val="21"/>
              </w:rPr>
            </w:pPr>
            <w:ins w:id="1567" w:author="Microsoft Office User" w:date="2023-06-09T11:05:00Z">
              <w:r w:rsidRPr="00BB02AD">
                <w:rPr>
                  <w:rFonts w:ascii="Arial" w:hAnsi="Arial" w:cs="Arial"/>
                  <w:color w:val="000000" w:themeColor="text1"/>
                  <w:szCs w:val="21"/>
                </w:rPr>
                <w:t>1</w:t>
              </w:r>
              <w:r w:rsidRPr="00BB02AD">
                <w:rPr>
                  <w:rFonts w:ascii="Arial" w:hAnsi="Arial" w:cs="Arial"/>
                  <w:color w:val="000000" w:themeColor="text1"/>
                  <w:szCs w:val="21"/>
                </w:rPr>
                <w:t>：</w:t>
              </w:r>
              <w:r>
                <w:rPr>
                  <w:rFonts w:ascii="Arial" w:hAnsi="Arial" w:cs="Arial" w:hint="eastAsia"/>
                  <w:color w:val="000000" w:themeColor="text1"/>
                  <w:szCs w:val="21"/>
                </w:rPr>
                <w:t>设置</w:t>
              </w:r>
              <w:r w:rsidRPr="005F0C89">
                <w:rPr>
                  <w:rFonts w:ascii="Arial" w:hAnsi="Arial" w:cs="Arial"/>
                  <w:szCs w:val="21"/>
                </w:rPr>
                <w:t>错误</w:t>
              </w:r>
              <w:r w:rsidRPr="00263600">
                <w:rPr>
                  <w:rFonts w:ascii="Arial" w:hAnsi="Arial" w:cs="Arial" w:hint="eastAsia"/>
                  <w:szCs w:val="21"/>
                </w:rPr>
                <w:t xml:space="preserve"> </w:t>
              </w:r>
            </w:ins>
          </w:p>
        </w:tc>
      </w:tr>
      <w:tr w:rsidR="0005320F" w:rsidRPr="00BB02AD" w14:paraId="13FACEB9" w14:textId="77777777" w:rsidTr="0004734D">
        <w:trPr>
          <w:jc w:val="center"/>
          <w:ins w:id="1568" w:author="Microsoft Office User" w:date="2023-06-09T11:05:00Z"/>
        </w:trPr>
        <w:tc>
          <w:tcPr>
            <w:tcW w:w="763" w:type="dxa"/>
            <w:vMerge w:val="restart"/>
            <w:vAlign w:val="center"/>
          </w:tcPr>
          <w:p w14:paraId="0FFADD0C" w14:textId="77777777" w:rsidR="0005320F" w:rsidRPr="00127B01" w:rsidRDefault="0005320F" w:rsidP="0004734D">
            <w:pPr>
              <w:pStyle w:val="ac"/>
              <w:numPr>
                <w:ilvl w:val="0"/>
                <w:numId w:val="6"/>
              </w:numPr>
              <w:ind w:firstLineChars="0"/>
              <w:jc w:val="center"/>
              <w:rPr>
                <w:ins w:id="1569" w:author="Microsoft Office User" w:date="2023-06-09T11:05:00Z"/>
                <w:rFonts w:ascii="Arial" w:hAnsi="Arial" w:cs="Arial"/>
                <w:color w:val="000000" w:themeColor="text1"/>
                <w:szCs w:val="21"/>
              </w:rPr>
            </w:pPr>
          </w:p>
        </w:tc>
        <w:tc>
          <w:tcPr>
            <w:tcW w:w="2551" w:type="dxa"/>
            <w:vMerge w:val="restart"/>
            <w:vAlign w:val="center"/>
          </w:tcPr>
          <w:p w14:paraId="25FEBCA0" w14:textId="131DA6D3" w:rsidR="0005320F" w:rsidRPr="00BB02AD" w:rsidRDefault="00525EFC" w:rsidP="0004734D">
            <w:pPr>
              <w:jc w:val="center"/>
              <w:rPr>
                <w:ins w:id="1570" w:author="Microsoft Office User" w:date="2023-06-09T11:05:00Z"/>
                <w:rFonts w:ascii="Arial" w:hAnsi="Arial" w:cs="Arial"/>
                <w:color w:val="000000" w:themeColor="text1"/>
                <w:szCs w:val="21"/>
              </w:rPr>
            </w:pPr>
            <w:ins w:id="1571" w:author="Microsoft Office User" w:date="2023-06-09T11:08:00Z">
              <w:r>
                <w:rPr>
                  <w:rFonts w:ascii="Arial" w:hAnsi="Arial" w:cs="Arial" w:hint="eastAsia"/>
                  <w:color w:val="000000" w:themeColor="text1"/>
                  <w:szCs w:val="21"/>
                </w:rPr>
                <w:t>查询分组码和地址码</w:t>
              </w:r>
            </w:ins>
          </w:p>
        </w:tc>
        <w:tc>
          <w:tcPr>
            <w:tcW w:w="4484" w:type="dxa"/>
          </w:tcPr>
          <w:p w14:paraId="3897007F" w14:textId="77777777" w:rsidR="0005320F" w:rsidRPr="00BB02AD" w:rsidRDefault="0005320F" w:rsidP="0004734D">
            <w:pPr>
              <w:rPr>
                <w:ins w:id="1572" w:author="Microsoft Office User" w:date="2023-06-09T11:05:00Z"/>
                <w:rFonts w:ascii="Arial" w:hAnsi="Arial" w:cs="Arial"/>
                <w:color w:val="000000" w:themeColor="text1"/>
                <w:szCs w:val="21"/>
              </w:rPr>
            </w:pPr>
            <w:ins w:id="1573" w:author="Microsoft Office User" w:date="2023-06-09T11:05:00Z">
              <w:r w:rsidRPr="005F0C89">
                <w:rPr>
                  <w:rFonts w:ascii="Arial" w:hAnsi="Arial" w:cs="Arial"/>
                  <w:szCs w:val="21"/>
                </w:rPr>
                <w:t>下行：</w:t>
              </w:r>
              <w:r>
                <w:rPr>
                  <w:rFonts w:ascii="Arial" w:hAnsi="Arial" w:cs="Arial" w:hint="eastAsia"/>
                  <w:szCs w:val="21"/>
                </w:rPr>
                <w:t>无</w:t>
              </w:r>
            </w:ins>
          </w:p>
        </w:tc>
      </w:tr>
      <w:tr w:rsidR="0005320F" w:rsidRPr="00BB02AD" w14:paraId="3AEDEDCC" w14:textId="77777777" w:rsidTr="0004734D">
        <w:trPr>
          <w:jc w:val="center"/>
          <w:ins w:id="1574" w:author="Microsoft Office User" w:date="2023-06-09T11:05:00Z"/>
        </w:trPr>
        <w:tc>
          <w:tcPr>
            <w:tcW w:w="763" w:type="dxa"/>
            <w:vMerge/>
            <w:vAlign w:val="center"/>
          </w:tcPr>
          <w:p w14:paraId="17D946BB" w14:textId="77777777" w:rsidR="0005320F" w:rsidRPr="00127B01" w:rsidRDefault="0005320F" w:rsidP="0004734D">
            <w:pPr>
              <w:jc w:val="center"/>
              <w:rPr>
                <w:ins w:id="1575" w:author="Microsoft Office User" w:date="2023-06-09T11:05:00Z"/>
                <w:rFonts w:ascii="Arial" w:hAnsi="Arial" w:cs="Arial"/>
                <w:color w:val="000000" w:themeColor="text1"/>
                <w:szCs w:val="21"/>
              </w:rPr>
            </w:pPr>
          </w:p>
        </w:tc>
        <w:tc>
          <w:tcPr>
            <w:tcW w:w="2551" w:type="dxa"/>
            <w:vMerge/>
            <w:vAlign w:val="center"/>
          </w:tcPr>
          <w:p w14:paraId="057B3E44" w14:textId="77777777" w:rsidR="0005320F" w:rsidRPr="00BB02AD" w:rsidRDefault="0005320F" w:rsidP="0004734D">
            <w:pPr>
              <w:jc w:val="center"/>
              <w:rPr>
                <w:ins w:id="1576" w:author="Microsoft Office User" w:date="2023-06-09T11:05:00Z"/>
                <w:rFonts w:ascii="Arial" w:hAnsi="Arial" w:cs="Arial"/>
                <w:color w:val="000000" w:themeColor="text1"/>
                <w:szCs w:val="21"/>
              </w:rPr>
            </w:pPr>
          </w:p>
        </w:tc>
        <w:tc>
          <w:tcPr>
            <w:tcW w:w="4484" w:type="dxa"/>
          </w:tcPr>
          <w:p w14:paraId="6410715F" w14:textId="77777777" w:rsidR="0005320F" w:rsidRDefault="0005320F" w:rsidP="0004734D">
            <w:pPr>
              <w:rPr>
                <w:ins w:id="1577" w:author="Microsoft Office User" w:date="2023-06-09T11:05:00Z"/>
                <w:rFonts w:ascii="Arial" w:hAnsi="Arial" w:cs="Arial"/>
                <w:szCs w:val="21"/>
              </w:rPr>
            </w:pPr>
            <w:ins w:id="1578" w:author="Microsoft Office User" w:date="2023-06-09T11:05:00Z">
              <w:r w:rsidRPr="005F0C89">
                <w:rPr>
                  <w:rFonts w:ascii="Arial" w:hAnsi="Arial" w:cs="Arial"/>
                  <w:szCs w:val="21"/>
                </w:rPr>
                <w:t>上行：</w:t>
              </w:r>
            </w:ins>
          </w:p>
          <w:p w14:paraId="65DA2BF7" w14:textId="7FC0422E" w:rsidR="0005320F" w:rsidRDefault="00525EFC" w:rsidP="0004734D">
            <w:pPr>
              <w:rPr>
                <w:ins w:id="1579" w:author="Microsoft Office User" w:date="2023-06-09T11:05:00Z"/>
                <w:rFonts w:ascii="Arial" w:hAnsi="Arial" w:cs="Arial"/>
                <w:szCs w:val="21"/>
              </w:rPr>
            </w:pPr>
            <w:ins w:id="1580" w:author="Microsoft Office User" w:date="2023-06-09T11:15:00Z">
              <w:r>
                <w:rPr>
                  <w:rFonts w:ascii="Arial" w:hAnsi="Arial" w:cs="Arial" w:hint="eastAsia"/>
                  <w:color w:val="000000" w:themeColor="text1"/>
                  <w:szCs w:val="21"/>
                </w:rPr>
                <w:t>分组码</w:t>
              </w:r>
            </w:ins>
            <w:ins w:id="1581" w:author="Microsoft Office User" w:date="2023-06-09T11:05:00Z">
              <w:r w:rsidR="0005320F">
                <w:rPr>
                  <w:rFonts w:ascii="Arial" w:hAnsi="Arial" w:cs="Arial"/>
                  <w:color w:val="000000" w:themeColor="text1"/>
                  <w:szCs w:val="21"/>
                </w:rPr>
                <w:t>(</w:t>
              </w:r>
              <w:r w:rsidR="0005320F" w:rsidRPr="00BB02AD">
                <w:rPr>
                  <w:rFonts w:ascii="Arial" w:hAnsi="Arial" w:cs="Arial"/>
                  <w:color w:val="000000" w:themeColor="text1"/>
                  <w:szCs w:val="21"/>
                </w:rPr>
                <w:t>1byte</w:t>
              </w:r>
              <w:r w:rsidR="0005320F" w:rsidRPr="00BB02AD">
                <w:rPr>
                  <w:rFonts w:ascii="Arial" w:hAnsi="Arial" w:cs="Arial" w:hint="eastAsia"/>
                  <w:color w:val="000000" w:themeColor="text1"/>
                  <w:szCs w:val="21"/>
                </w:rPr>
                <w:t>，</w:t>
              </w:r>
              <w:r w:rsidR="0005320F" w:rsidRPr="00BB02AD">
                <w:rPr>
                  <w:rFonts w:ascii="Arial" w:hAnsi="Arial" w:cs="Arial"/>
                  <w:color w:val="000000" w:themeColor="text1"/>
                  <w:szCs w:val="21"/>
                </w:rPr>
                <w:t>char</w:t>
              </w:r>
              <w:r w:rsidR="0005320F">
                <w:rPr>
                  <w:rFonts w:ascii="Arial" w:hAnsi="Arial" w:cs="Arial"/>
                  <w:color w:val="000000" w:themeColor="text1"/>
                  <w:szCs w:val="21"/>
                </w:rPr>
                <w:t>)</w:t>
              </w:r>
              <w:r w:rsidR="0005320F" w:rsidRPr="00BB02AD">
                <w:rPr>
                  <w:rFonts w:ascii="Arial" w:hAnsi="Arial" w:cs="Arial" w:hint="eastAsia"/>
                  <w:color w:val="000000" w:themeColor="text1"/>
                  <w:szCs w:val="21"/>
                </w:rPr>
                <w:t>；</w:t>
              </w:r>
            </w:ins>
          </w:p>
          <w:p w14:paraId="4160D591" w14:textId="0A2320D3" w:rsidR="0005320F" w:rsidRPr="00BB02AD" w:rsidRDefault="00525EFC">
            <w:pPr>
              <w:rPr>
                <w:ins w:id="1582" w:author="Microsoft Office User" w:date="2023-06-09T11:05:00Z"/>
                <w:rFonts w:ascii="Arial" w:hAnsi="Arial" w:cs="Arial"/>
                <w:color w:val="000000" w:themeColor="text1"/>
                <w:szCs w:val="21"/>
              </w:rPr>
              <w:pPrChange w:id="1583" w:author="Microsoft Office User" w:date="2023-06-09T11:16:00Z">
                <w:pPr>
                  <w:ind w:leftChars="200" w:left="1920" w:hangingChars="600" w:hanging="1440"/>
                </w:pPr>
              </w:pPrChange>
            </w:pPr>
            <w:ins w:id="1584" w:author="Microsoft Office User" w:date="2023-06-09T11:16:00Z">
              <w:r>
                <w:rPr>
                  <w:rFonts w:ascii="Arial" w:hAnsi="Arial" w:cs="Arial" w:hint="eastAsia"/>
                  <w:szCs w:val="21"/>
                </w:rPr>
                <w:t>地址吗（）</w:t>
              </w:r>
            </w:ins>
          </w:p>
        </w:tc>
      </w:tr>
      <w:tr w:rsidR="00525EFC" w:rsidRPr="00BB02AD" w14:paraId="222B3476" w14:textId="77777777" w:rsidTr="0004734D">
        <w:trPr>
          <w:jc w:val="center"/>
          <w:ins w:id="1585" w:author="Microsoft Office User" w:date="2023-06-09T11:05:00Z"/>
        </w:trPr>
        <w:tc>
          <w:tcPr>
            <w:tcW w:w="763" w:type="dxa"/>
            <w:vMerge w:val="restart"/>
            <w:vAlign w:val="center"/>
          </w:tcPr>
          <w:p w14:paraId="54C887F2" w14:textId="77777777" w:rsidR="00525EFC" w:rsidRPr="00127B01" w:rsidRDefault="00525EFC" w:rsidP="00525EFC">
            <w:pPr>
              <w:pStyle w:val="ac"/>
              <w:numPr>
                <w:ilvl w:val="0"/>
                <w:numId w:val="6"/>
              </w:numPr>
              <w:ind w:firstLineChars="0"/>
              <w:jc w:val="center"/>
              <w:rPr>
                <w:ins w:id="1586" w:author="Microsoft Office User" w:date="2023-06-09T11:05:00Z"/>
                <w:rFonts w:ascii="Arial" w:hAnsi="Arial" w:cs="Arial"/>
                <w:color w:val="000000" w:themeColor="text1"/>
                <w:szCs w:val="21"/>
              </w:rPr>
            </w:pPr>
          </w:p>
        </w:tc>
        <w:tc>
          <w:tcPr>
            <w:tcW w:w="2551" w:type="dxa"/>
            <w:vMerge w:val="restart"/>
            <w:vAlign w:val="center"/>
          </w:tcPr>
          <w:p w14:paraId="2C142AC7" w14:textId="6EF440A1" w:rsidR="00525EFC" w:rsidRPr="00BB02AD" w:rsidRDefault="00525EFC" w:rsidP="00525EFC">
            <w:pPr>
              <w:jc w:val="center"/>
              <w:rPr>
                <w:ins w:id="1587" w:author="Microsoft Office User" w:date="2023-06-09T11:05:00Z"/>
                <w:rFonts w:ascii="Arial" w:hAnsi="Arial" w:cs="Arial"/>
                <w:color w:val="000000" w:themeColor="text1"/>
                <w:szCs w:val="21"/>
              </w:rPr>
            </w:pPr>
            <w:ins w:id="1588" w:author="Microsoft Office User" w:date="2023-06-09T11:16:00Z">
              <w:r>
                <w:rPr>
                  <w:rFonts w:ascii="Arial" w:hAnsi="Arial" w:cs="Arial" w:hint="eastAsia"/>
                  <w:szCs w:val="21"/>
                </w:rPr>
                <w:t>潜标声学应答板参数查询指令</w:t>
              </w:r>
            </w:ins>
          </w:p>
        </w:tc>
        <w:tc>
          <w:tcPr>
            <w:tcW w:w="4484" w:type="dxa"/>
          </w:tcPr>
          <w:p w14:paraId="1CB9E24C" w14:textId="77777777" w:rsidR="00525EFC" w:rsidRPr="00BB02AD" w:rsidRDefault="00525EFC" w:rsidP="00525EFC">
            <w:pPr>
              <w:rPr>
                <w:ins w:id="1589" w:author="Microsoft Office User" w:date="2023-06-09T11:05:00Z"/>
                <w:rFonts w:ascii="Arial" w:hAnsi="Arial" w:cs="Arial"/>
                <w:color w:val="000000" w:themeColor="text1"/>
                <w:szCs w:val="21"/>
              </w:rPr>
            </w:pPr>
            <w:ins w:id="1590" w:author="Microsoft Office User" w:date="2023-06-09T11:05:00Z">
              <w:r>
                <w:rPr>
                  <w:rFonts w:ascii="Arial" w:hAnsi="Arial" w:cs="Arial" w:hint="eastAsia"/>
                  <w:szCs w:val="21"/>
                </w:rPr>
                <w:t>下行：无</w:t>
              </w:r>
            </w:ins>
          </w:p>
        </w:tc>
      </w:tr>
      <w:tr w:rsidR="00525EFC" w:rsidRPr="00BB02AD" w14:paraId="4EF062B1" w14:textId="77777777" w:rsidTr="0004734D">
        <w:trPr>
          <w:jc w:val="center"/>
          <w:ins w:id="1591" w:author="Microsoft Office User" w:date="2023-06-09T11:05:00Z"/>
        </w:trPr>
        <w:tc>
          <w:tcPr>
            <w:tcW w:w="763" w:type="dxa"/>
            <w:vMerge/>
            <w:vAlign w:val="center"/>
          </w:tcPr>
          <w:p w14:paraId="6E8844D8" w14:textId="77777777" w:rsidR="00525EFC" w:rsidRPr="00127B01" w:rsidRDefault="00525EFC" w:rsidP="00525EFC">
            <w:pPr>
              <w:pStyle w:val="ac"/>
              <w:numPr>
                <w:ilvl w:val="0"/>
                <w:numId w:val="6"/>
              </w:numPr>
              <w:ind w:firstLineChars="0"/>
              <w:jc w:val="center"/>
              <w:rPr>
                <w:ins w:id="1592" w:author="Microsoft Office User" w:date="2023-06-09T11:05:00Z"/>
                <w:rFonts w:ascii="Arial" w:hAnsi="Arial" w:cs="Arial"/>
                <w:color w:val="000000" w:themeColor="text1"/>
                <w:szCs w:val="21"/>
              </w:rPr>
            </w:pPr>
          </w:p>
        </w:tc>
        <w:tc>
          <w:tcPr>
            <w:tcW w:w="2551" w:type="dxa"/>
            <w:vMerge/>
            <w:vAlign w:val="center"/>
          </w:tcPr>
          <w:p w14:paraId="7CC5F239" w14:textId="77777777" w:rsidR="00525EFC" w:rsidRPr="00BB02AD" w:rsidRDefault="00525EFC" w:rsidP="00525EFC">
            <w:pPr>
              <w:jc w:val="center"/>
              <w:rPr>
                <w:ins w:id="1593" w:author="Microsoft Office User" w:date="2023-06-09T11:05:00Z"/>
                <w:rFonts w:ascii="Arial" w:hAnsi="Arial" w:cs="Arial"/>
                <w:color w:val="000000" w:themeColor="text1"/>
                <w:szCs w:val="21"/>
              </w:rPr>
            </w:pPr>
          </w:p>
        </w:tc>
        <w:tc>
          <w:tcPr>
            <w:tcW w:w="4484" w:type="dxa"/>
          </w:tcPr>
          <w:p w14:paraId="50EA7A4E" w14:textId="77777777" w:rsidR="00525EFC" w:rsidRDefault="00525EFC" w:rsidP="00525EFC">
            <w:pPr>
              <w:rPr>
                <w:ins w:id="1594" w:author="Microsoft Office User" w:date="2023-06-09T11:05:00Z"/>
                <w:rFonts w:ascii="Arial" w:hAnsi="Arial" w:cs="Arial"/>
                <w:szCs w:val="21"/>
              </w:rPr>
            </w:pPr>
            <w:ins w:id="1595" w:author="Microsoft Office User" w:date="2023-06-09T11:05:00Z">
              <w:r>
                <w:rPr>
                  <w:rFonts w:ascii="Arial" w:hAnsi="Arial" w:cs="Arial" w:hint="eastAsia"/>
                  <w:szCs w:val="21"/>
                </w:rPr>
                <w:t>上行：</w:t>
              </w:r>
            </w:ins>
          </w:p>
          <w:p w14:paraId="4E62D714" w14:textId="77777777" w:rsidR="00525EFC" w:rsidRPr="00BB02AD" w:rsidRDefault="00525EFC" w:rsidP="00525EFC">
            <w:pPr>
              <w:rPr>
                <w:ins w:id="1596" w:author="Microsoft Office User" w:date="2023-06-09T11:05:00Z"/>
                <w:rFonts w:ascii="Arial" w:hAnsi="Arial" w:cs="Arial"/>
                <w:color w:val="000000" w:themeColor="text1"/>
                <w:szCs w:val="21"/>
              </w:rPr>
            </w:pPr>
            <w:ins w:id="1597" w:author="Microsoft Office User" w:date="2023-06-09T11:05:00Z">
              <w:r w:rsidRPr="00BB02AD">
                <w:rPr>
                  <w:rFonts w:ascii="Arial" w:hAnsi="Arial" w:cs="Arial" w:hint="eastAsia"/>
                  <w:color w:val="000000" w:themeColor="text1"/>
                  <w:szCs w:val="21"/>
                </w:rPr>
                <w:t>回复</w:t>
              </w:r>
              <w:r w:rsidRPr="00BB02AD">
                <w:rPr>
                  <w:rFonts w:ascii="Arial" w:hAnsi="Arial" w:cs="Arial"/>
                  <w:color w:val="000000" w:themeColor="text1"/>
                  <w:szCs w:val="21"/>
                </w:rPr>
                <w:t>内容</w:t>
              </w:r>
              <w:r>
                <w:rPr>
                  <w:rFonts w:ascii="Arial" w:hAnsi="Arial" w:cs="Arial"/>
                  <w:color w:val="000000" w:themeColor="text1"/>
                  <w:szCs w:val="21"/>
                </w:rPr>
                <w:t>(</w:t>
              </w:r>
              <w:r w:rsidRPr="00BB02AD">
                <w:rPr>
                  <w:rFonts w:ascii="Arial" w:hAnsi="Arial" w:cs="Arial"/>
                  <w:color w:val="000000" w:themeColor="text1"/>
                  <w:szCs w:val="21"/>
                </w:rPr>
                <w:t>1byte</w:t>
              </w:r>
              <w:r w:rsidRPr="00BB02AD">
                <w:rPr>
                  <w:rFonts w:ascii="Arial" w:hAnsi="Arial" w:cs="Arial" w:hint="eastAsia"/>
                  <w:color w:val="000000" w:themeColor="text1"/>
                  <w:szCs w:val="21"/>
                </w:rPr>
                <w:t>，</w:t>
              </w:r>
              <w:r w:rsidRPr="00BB02AD">
                <w:rPr>
                  <w:rFonts w:ascii="Arial" w:hAnsi="Arial" w:cs="Arial"/>
                  <w:color w:val="000000" w:themeColor="text1"/>
                  <w:szCs w:val="21"/>
                </w:rPr>
                <w:t>char</w:t>
              </w:r>
              <w:r>
                <w:rPr>
                  <w:rFonts w:ascii="Arial" w:hAnsi="Arial" w:cs="Arial"/>
                  <w:color w:val="000000" w:themeColor="text1"/>
                  <w:szCs w:val="21"/>
                </w:rPr>
                <w:t>)</w:t>
              </w:r>
              <w:r w:rsidRPr="00BB02AD">
                <w:rPr>
                  <w:rFonts w:ascii="Arial" w:hAnsi="Arial" w:cs="Arial" w:hint="eastAsia"/>
                  <w:color w:val="000000" w:themeColor="text1"/>
                  <w:szCs w:val="21"/>
                </w:rPr>
                <w:t>；</w:t>
              </w:r>
            </w:ins>
          </w:p>
          <w:p w14:paraId="26B73CBB" w14:textId="77777777" w:rsidR="00525EFC" w:rsidRPr="0004734D" w:rsidRDefault="00525EFC" w:rsidP="00525EFC">
            <w:pPr>
              <w:pStyle w:val="af7"/>
              <w:jc w:val="both"/>
              <w:rPr>
                <w:ins w:id="1598" w:author="Microsoft Office User" w:date="2023-06-09T11:17:00Z"/>
                <w:rFonts w:ascii="Arial" w:eastAsia="宋体" w:hAnsi="Arial" w:cs="Arial"/>
                <w:sz w:val="24"/>
                <w:szCs w:val="24"/>
              </w:rPr>
            </w:pPr>
            <w:ins w:id="1599" w:author="Microsoft Office User" w:date="2023-06-09T11:17:00Z">
              <w:r w:rsidRPr="0004734D">
                <w:rPr>
                  <w:rFonts w:ascii="Arial" w:eastAsia="宋体" w:hAnsi="Arial" w:cs="Arial" w:hint="eastAsia"/>
                  <w:sz w:val="24"/>
                  <w:szCs w:val="24"/>
                </w:rPr>
                <w:t>第</w:t>
              </w:r>
              <w:r w:rsidRPr="0004734D">
                <w:rPr>
                  <w:rFonts w:ascii="Arial" w:eastAsia="宋体" w:hAnsi="Arial" w:cs="Arial"/>
                  <w:sz w:val="24"/>
                  <w:szCs w:val="24"/>
                </w:rPr>
                <w:t>1</w:t>
              </w:r>
              <w:r w:rsidRPr="0004734D">
                <w:rPr>
                  <w:rFonts w:ascii="Arial" w:eastAsia="宋体" w:hAnsi="Arial" w:cs="Arial" w:hint="eastAsia"/>
                  <w:sz w:val="24"/>
                  <w:szCs w:val="24"/>
                </w:rPr>
                <w:t>字节：幅度门限；</w:t>
              </w:r>
            </w:ins>
          </w:p>
          <w:p w14:paraId="5EA19B70" w14:textId="77777777" w:rsidR="00525EFC" w:rsidRPr="0004734D" w:rsidRDefault="00525EFC" w:rsidP="00525EFC">
            <w:pPr>
              <w:rPr>
                <w:ins w:id="1600" w:author="Microsoft Office User" w:date="2023-06-09T11:17:00Z"/>
                <w:rFonts w:ascii="Arial" w:hAnsi="Arial" w:cs="Arial"/>
                <w:szCs w:val="24"/>
              </w:rPr>
            </w:pPr>
            <w:ins w:id="1601" w:author="Microsoft Office User" w:date="2023-06-09T11:17:00Z">
              <w:r w:rsidRPr="0004734D">
                <w:rPr>
                  <w:rFonts w:ascii="Arial" w:hAnsi="Arial" w:cs="Arial" w:hint="eastAsia"/>
                  <w:szCs w:val="24"/>
                </w:rPr>
                <w:t>第</w:t>
              </w:r>
              <w:r w:rsidRPr="0004734D">
                <w:rPr>
                  <w:rFonts w:ascii="Arial" w:hAnsi="Arial" w:cs="Arial"/>
                  <w:szCs w:val="24"/>
                </w:rPr>
                <w:t>2-3</w:t>
              </w:r>
              <w:r w:rsidRPr="0004734D">
                <w:rPr>
                  <w:rFonts w:ascii="Arial" w:hAnsi="Arial" w:cs="Arial" w:hint="eastAsia"/>
                  <w:szCs w:val="24"/>
                </w:rPr>
                <w:t>字节：方差门限；</w:t>
              </w:r>
            </w:ins>
          </w:p>
          <w:p w14:paraId="39DF84A4" w14:textId="78D4F8CB" w:rsidR="00525EFC" w:rsidRPr="000A3B42" w:rsidRDefault="00525EFC">
            <w:pPr>
              <w:rPr>
                <w:ins w:id="1602" w:author="Microsoft Office User" w:date="2023-06-09T11:05:00Z"/>
                <w:rFonts w:ascii="Arial" w:hAnsi="Arial" w:cs="Arial"/>
                <w:color w:val="FF0000"/>
                <w:szCs w:val="21"/>
              </w:rPr>
              <w:pPrChange w:id="1603" w:author="Microsoft Office User" w:date="2023-06-09T11:17:00Z">
                <w:pPr>
                  <w:ind w:firstLineChars="200" w:firstLine="480"/>
                </w:pPr>
              </w:pPrChange>
            </w:pPr>
            <w:ins w:id="1604" w:author="Microsoft Office User" w:date="2023-06-09T11:17:00Z">
              <w:r w:rsidRPr="0004734D">
                <w:rPr>
                  <w:rFonts w:ascii="Arial" w:hAnsi="Arial" w:cs="Arial" w:hint="eastAsia"/>
                  <w:szCs w:val="24"/>
                </w:rPr>
                <w:t>第</w:t>
              </w:r>
              <w:r w:rsidRPr="0004734D">
                <w:rPr>
                  <w:rFonts w:ascii="Arial" w:hAnsi="Arial" w:cs="Arial"/>
                  <w:szCs w:val="24"/>
                </w:rPr>
                <w:t>4</w:t>
              </w:r>
              <w:r w:rsidRPr="0004734D">
                <w:rPr>
                  <w:rFonts w:ascii="Arial" w:hAnsi="Arial" w:cs="Arial" w:hint="eastAsia"/>
                  <w:szCs w:val="24"/>
                </w:rPr>
                <w:t>字节：接收增益；</w:t>
              </w:r>
            </w:ins>
          </w:p>
        </w:tc>
      </w:tr>
      <w:tr w:rsidR="00525EFC" w:rsidRPr="00BB02AD" w14:paraId="63845A9D" w14:textId="77777777" w:rsidTr="0004734D">
        <w:trPr>
          <w:jc w:val="center"/>
          <w:ins w:id="1605" w:author="Microsoft Office User" w:date="2023-06-09T11:05:00Z"/>
        </w:trPr>
        <w:tc>
          <w:tcPr>
            <w:tcW w:w="763" w:type="dxa"/>
            <w:vMerge w:val="restart"/>
            <w:vAlign w:val="center"/>
          </w:tcPr>
          <w:p w14:paraId="7706F557" w14:textId="77777777" w:rsidR="00525EFC" w:rsidRPr="00127B01" w:rsidRDefault="00525EFC" w:rsidP="00525EFC">
            <w:pPr>
              <w:pStyle w:val="ac"/>
              <w:numPr>
                <w:ilvl w:val="0"/>
                <w:numId w:val="6"/>
              </w:numPr>
              <w:ind w:firstLineChars="0"/>
              <w:jc w:val="center"/>
              <w:rPr>
                <w:ins w:id="1606" w:author="Microsoft Office User" w:date="2023-06-09T11:05:00Z"/>
                <w:rFonts w:ascii="Arial" w:hAnsi="Arial" w:cs="Arial"/>
                <w:color w:val="000000" w:themeColor="text1"/>
                <w:szCs w:val="21"/>
              </w:rPr>
            </w:pPr>
          </w:p>
        </w:tc>
        <w:tc>
          <w:tcPr>
            <w:tcW w:w="2551" w:type="dxa"/>
            <w:vMerge w:val="restart"/>
            <w:vAlign w:val="center"/>
          </w:tcPr>
          <w:p w14:paraId="60FF1106" w14:textId="276FD550" w:rsidR="00525EFC" w:rsidRPr="00BB02AD" w:rsidRDefault="00525EFC" w:rsidP="00525EFC">
            <w:pPr>
              <w:jc w:val="center"/>
              <w:rPr>
                <w:ins w:id="1607" w:author="Microsoft Office User" w:date="2023-06-09T11:05:00Z"/>
                <w:rFonts w:ascii="Arial" w:hAnsi="Arial" w:cs="Arial"/>
                <w:color w:val="000000" w:themeColor="text1"/>
                <w:szCs w:val="21"/>
              </w:rPr>
            </w:pPr>
            <w:ins w:id="1608" w:author="Microsoft Office User" w:date="2023-06-09T11:16:00Z">
              <w:r>
                <w:rPr>
                  <w:rFonts w:ascii="Arial" w:hAnsi="Arial" w:cs="Arial" w:hint="eastAsia"/>
                  <w:szCs w:val="21"/>
                </w:rPr>
                <w:t>潜标声学应答板参数设置指令</w:t>
              </w:r>
            </w:ins>
          </w:p>
        </w:tc>
        <w:tc>
          <w:tcPr>
            <w:tcW w:w="4484" w:type="dxa"/>
          </w:tcPr>
          <w:p w14:paraId="343D0E4A" w14:textId="77777777" w:rsidR="00525EFC" w:rsidRDefault="00525EFC" w:rsidP="00525EFC">
            <w:pPr>
              <w:rPr>
                <w:ins w:id="1609" w:author="Microsoft Office User" w:date="2023-06-09T11:05:00Z"/>
                <w:rFonts w:ascii="Arial" w:hAnsi="Arial" w:cs="Arial"/>
                <w:szCs w:val="21"/>
              </w:rPr>
            </w:pPr>
            <w:ins w:id="1610" w:author="Microsoft Office User" w:date="2023-06-09T11:05:00Z">
              <w:r>
                <w:rPr>
                  <w:rFonts w:ascii="Arial" w:hAnsi="Arial" w:cs="Arial" w:hint="eastAsia"/>
                  <w:szCs w:val="21"/>
                </w:rPr>
                <w:t>下行：</w:t>
              </w:r>
            </w:ins>
          </w:p>
          <w:p w14:paraId="1ABAC739" w14:textId="77777777" w:rsidR="0086316A" w:rsidRPr="0004734D" w:rsidRDefault="0086316A" w:rsidP="0086316A">
            <w:pPr>
              <w:pStyle w:val="af7"/>
              <w:jc w:val="both"/>
              <w:rPr>
                <w:ins w:id="1611" w:author="Microsoft Office User" w:date="2023-06-09T14:09:00Z"/>
                <w:rFonts w:ascii="Arial" w:eastAsia="宋体" w:hAnsi="Arial" w:cs="Arial"/>
                <w:sz w:val="24"/>
                <w:szCs w:val="24"/>
              </w:rPr>
            </w:pPr>
            <w:ins w:id="1612" w:author="Microsoft Office User" w:date="2023-06-09T14:09:00Z">
              <w:r w:rsidRPr="0004734D">
                <w:rPr>
                  <w:rFonts w:ascii="Arial" w:eastAsia="宋体" w:hAnsi="Arial" w:cs="Arial" w:hint="eastAsia"/>
                  <w:sz w:val="24"/>
                  <w:szCs w:val="24"/>
                </w:rPr>
                <w:t>第</w:t>
              </w:r>
              <w:r w:rsidRPr="0004734D">
                <w:rPr>
                  <w:rFonts w:ascii="Arial" w:eastAsia="宋体" w:hAnsi="Arial" w:cs="Arial"/>
                  <w:sz w:val="24"/>
                  <w:szCs w:val="24"/>
                </w:rPr>
                <w:t>1</w:t>
              </w:r>
              <w:r w:rsidRPr="0004734D">
                <w:rPr>
                  <w:rFonts w:ascii="Arial" w:eastAsia="宋体" w:hAnsi="Arial" w:cs="Arial" w:hint="eastAsia"/>
                  <w:sz w:val="24"/>
                  <w:szCs w:val="24"/>
                </w:rPr>
                <w:t>字节：幅度门限；</w:t>
              </w:r>
            </w:ins>
          </w:p>
          <w:p w14:paraId="0A7989B6" w14:textId="77777777" w:rsidR="0086316A" w:rsidRPr="0004734D" w:rsidRDefault="0086316A" w:rsidP="0086316A">
            <w:pPr>
              <w:rPr>
                <w:ins w:id="1613" w:author="Microsoft Office User" w:date="2023-06-09T14:09:00Z"/>
                <w:rFonts w:ascii="Arial" w:hAnsi="Arial" w:cs="Arial"/>
                <w:szCs w:val="24"/>
              </w:rPr>
            </w:pPr>
            <w:ins w:id="1614" w:author="Microsoft Office User" w:date="2023-06-09T14:09:00Z">
              <w:r w:rsidRPr="0004734D">
                <w:rPr>
                  <w:rFonts w:ascii="Arial" w:hAnsi="Arial" w:cs="Arial" w:hint="eastAsia"/>
                  <w:szCs w:val="24"/>
                </w:rPr>
                <w:t>第</w:t>
              </w:r>
              <w:r w:rsidRPr="0004734D">
                <w:rPr>
                  <w:rFonts w:ascii="Arial" w:hAnsi="Arial" w:cs="Arial"/>
                  <w:szCs w:val="24"/>
                </w:rPr>
                <w:t>2-3</w:t>
              </w:r>
              <w:r w:rsidRPr="0004734D">
                <w:rPr>
                  <w:rFonts w:ascii="Arial" w:hAnsi="Arial" w:cs="Arial" w:hint="eastAsia"/>
                  <w:szCs w:val="24"/>
                </w:rPr>
                <w:t>字节：方差门限；</w:t>
              </w:r>
            </w:ins>
          </w:p>
          <w:p w14:paraId="4403DEBA" w14:textId="73A4C0D7" w:rsidR="00525EFC" w:rsidRPr="00BB02AD" w:rsidRDefault="0086316A" w:rsidP="0086316A">
            <w:pPr>
              <w:rPr>
                <w:ins w:id="1615" w:author="Microsoft Office User" w:date="2023-06-09T11:05:00Z"/>
                <w:rFonts w:ascii="Arial" w:hAnsi="Arial" w:cs="Arial"/>
                <w:color w:val="000000" w:themeColor="text1"/>
                <w:szCs w:val="21"/>
              </w:rPr>
              <w:pPrChange w:id="1616" w:author="Microsoft Office User" w:date="2023-06-09T14:09:00Z">
                <w:pPr>
                  <w:ind w:firstLineChars="200" w:firstLine="480"/>
                </w:pPr>
              </w:pPrChange>
            </w:pPr>
            <w:ins w:id="1617" w:author="Microsoft Office User" w:date="2023-06-09T14:09:00Z">
              <w:r w:rsidRPr="0004734D">
                <w:rPr>
                  <w:rFonts w:ascii="Arial" w:hAnsi="Arial" w:cs="Arial" w:hint="eastAsia"/>
                  <w:szCs w:val="24"/>
                </w:rPr>
                <w:t>第</w:t>
              </w:r>
              <w:r w:rsidRPr="0004734D">
                <w:rPr>
                  <w:rFonts w:ascii="Arial" w:hAnsi="Arial" w:cs="Arial"/>
                  <w:szCs w:val="24"/>
                </w:rPr>
                <w:t>4</w:t>
              </w:r>
              <w:r w:rsidRPr="0004734D">
                <w:rPr>
                  <w:rFonts w:ascii="Arial" w:hAnsi="Arial" w:cs="Arial" w:hint="eastAsia"/>
                  <w:szCs w:val="24"/>
                </w:rPr>
                <w:t>字节：接收增益；</w:t>
              </w:r>
            </w:ins>
          </w:p>
        </w:tc>
      </w:tr>
      <w:tr w:rsidR="0005320F" w:rsidRPr="00BB02AD" w14:paraId="0D1B76B5" w14:textId="77777777" w:rsidTr="0004734D">
        <w:trPr>
          <w:jc w:val="center"/>
          <w:ins w:id="1618" w:author="Microsoft Office User" w:date="2023-06-09T11:05:00Z"/>
        </w:trPr>
        <w:tc>
          <w:tcPr>
            <w:tcW w:w="763" w:type="dxa"/>
            <w:vMerge/>
            <w:vAlign w:val="center"/>
          </w:tcPr>
          <w:p w14:paraId="67951917" w14:textId="77777777" w:rsidR="0005320F" w:rsidRPr="00127B01" w:rsidRDefault="0005320F" w:rsidP="0004734D">
            <w:pPr>
              <w:jc w:val="center"/>
              <w:rPr>
                <w:ins w:id="1619" w:author="Microsoft Office User" w:date="2023-06-09T11:05:00Z"/>
                <w:rFonts w:ascii="Arial" w:hAnsi="Arial" w:cs="Arial"/>
                <w:color w:val="000000" w:themeColor="text1"/>
                <w:szCs w:val="21"/>
              </w:rPr>
            </w:pPr>
          </w:p>
        </w:tc>
        <w:tc>
          <w:tcPr>
            <w:tcW w:w="2551" w:type="dxa"/>
            <w:vMerge/>
            <w:vAlign w:val="center"/>
          </w:tcPr>
          <w:p w14:paraId="5DF08250" w14:textId="77777777" w:rsidR="0005320F" w:rsidRPr="00BB02AD" w:rsidRDefault="0005320F" w:rsidP="0004734D">
            <w:pPr>
              <w:jc w:val="center"/>
              <w:rPr>
                <w:ins w:id="1620" w:author="Microsoft Office User" w:date="2023-06-09T11:05:00Z"/>
                <w:rFonts w:ascii="Arial" w:hAnsi="Arial" w:cs="Arial"/>
                <w:color w:val="000000" w:themeColor="text1"/>
                <w:szCs w:val="21"/>
              </w:rPr>
            </w:pPr>
          </w:p>
        </w:tc>
        <w:tc>
          <w:tcPr>
            <w:tcW w:w="4484" w:type="dxa"/>
          </w:tcPr>
          <w:p w14:paraId="6EC413AC" w14:textId="77777777" w:rsidR="0005320F" w:rsidRDefault="0005320F" w:rsidP="0004734D">
            <w:pPr>
              <w:rPr>
                <w:ins w:id="1621" w:author="Microsoft Office User" w:date="2023-06-09T11:05:00Z"/>
                <w:rFonts w:ascii="Arial" w:hAnsi="Arial" w:cs="Arial"/>
                <w:szCs w:val="21"/>
              </w:rPr>
            </w:pPr>
            <w:ins w:id="1622" w:author="Microsoft Office User" w:date="2023-06-09T11:05:00Z">
              <w:r w:rsidRPr="005F0C89">
                <w:rPr>
                  <w:rFonts w:ascii="Arial" w:hAnsi="Arial" w:cs="Arial"/>
                  <w:szCs w:val="21"/>
                </w:rPr>
                <w:t>上行：</w:t>
              </w:r>
            </w:ins>
          </w:p>
          <w:p w14:paraId="73339ACD" w14:textId="77777777" w:rsidR="0005320F" w:rsidRPr="00BB02AD" w:rsidRDefault="0005320F" w:rsidP="0004734D">
            <w:pPr>
              <w:rPr>
                <w:ins w:id="1623" w:author="Microsoft Office User" w:date="2023-06-09T11:05:00Z"/>
                <w:rFonts w:ascii="Arial" w:hAnsi="Arial" w:cs="Arial"/>
                <w:color w:val="000000" w:themeColor="text1"/>
                <w:szCs w:val="21"/>
              </w:rPr>
            </w:pPr>
            <w:ins w:id="1624" w:author="Microsoft Office User" w:date="2023-06-09T11:05:00Z">
              <w:r w:rsidRPr="00BB02AD">
                <w:rPr>
                  <w:rFonts w:ascii="Arial" w:hAnsi="Arial" w:cs="Arial" w:hint="eastAsia"/>
                  <w:color w:val="000000" w:themeColor="text1"/>
                  <w:szCs w:val="21"/>
                </w:rPr>
                <w:t>回复</w:t>
              </w:r>
              <w:r w:rsidRPr="00BB02AD">
                <w:rPr>
                  <w:rFonts w:ascii="Arial" w:hAnsi="Arial" w:cs="Arial"/>
                  <w:color w:val="000000" w:themeColor="text1"/>
                  <w:szCs w:val="21"/>
                </w:rPr>
                <w:t>内容</w:t>
              </w:r>
              <w:r>
                <w:rPr>
                  <w:rFonts w:ascii="Arial" w:hAnsi="Arial" w:cs="Arial"/>
                  <w:color w:val="000000" w:themeColor="text1"/>
                  <w:szCs w:val="21"/>
                </w:rPr>
                <w:t>(</w:t>
              </w:r>
              <w:r w:rsidRPr="00BB02AD">
                <w:rPr>
                  <w:rFonts w:ascii="Arial" w:hAnsi="Arial" w:cs="Arial"/>
                  <w:color w:val="000000" w:themeColor="text1"/>
                  <w:szCs w:val="21"/>
                </w:rPr>
                <w:t>1byte</w:t>
              </w:r>
              <w:r w:rsidRPr="00BB02AD">
                <w:rPr>
                  <w:rFonts w:ascii="Arial" w:hAnsi="Arial" w:cs="Arial" w:hint="eastAsia"/>
                  <w:color w:val="000000" w:themeColor="text1"/>
                  <w:szCs w:val="21"/>
                </w:rPr>
                <w:t>，</w:t>
              </w:r>
              <w:r w:rsidRPr="00BB02AD">
                <w:rPr>
                  <w:rFonts w:ascii="Arial" w:hAnsi="Arial" w:cs="Arial"/>
                  <w:color w:val="000000" w:themeColor="text1"/>
                  <w:szCs w:val="21"/>
                </w:rPr>
                <w:t>char</w:t>
              </w:r>
              <w:r>
                <w:rPr>
                  <w:rFonts w:ascii="Arial" w:hAnsi="Arial" w:cs="Arial"/>
                  <w:color w:val="000000" w:themeColor="text1"/>
                  <w:szCs w:val="21"/>
                </w:rPr>
                <w:t>)</w:t>
              </w:r>
              <w:r w:rsidRPr="00BB02AD">
                <w:rPr>
                  <w:rFonts w:ascii="Arial" w:hAnsi="Arial" w:cs="Arial" w:hint="eastAsia"/>
                  <w:color w:val="000000" w:themeColor="text1"/>
                  <w:szCs w:val="21"/>
                </w:rPr>
                <w:t>；</w:t>
              </w:r>
            </w:ins>
          </w:p>
          <w:p w14:paraId="1DC6AB47" w14:textId="77777777" w:rsidR="0005320F" w:rsidRPr="00BB02AD" w:rsidRDefault="0005320F" w:rsidP="0004734D">
            <w:pPr>
              <w:ind w:firstLineChars="200" w:firstLine="480"/>
              <w:rPr>
                <w:ins w:id="1625" w:author="Microsoft Office User" w:date="2023-06-09T11:05:00Z"/>
                <w:rFonts w:ascii="Arial" w:hAnsi="Arial" w:cs="Arial"/>
                <w:color w:val="000000" w:themeColor="text1"/>
                <w:szCs w:val="21"/>
              </w:rPr>
            </w:pPr>
            <w:ins w:id="1626" w:author="Microsoft Office User" w:date="2023-06-09T11:05:00Z">
              <w:r w:rsidRPr="00BB02AD">
                <w:rPr>
                  <w:rFonts w:ascii="Arial" w:hAnsi="Arial" w:cs="Arial"/>
                  <w:color w:val="000000" w:themeColor="text1"/>
                  <w:szCs w:val="21"/>
                </w:rPr>
                <w:t>0</w:t>
              </w:r>
              <w:r w:rsidRPr="00BB02AD">
                <w:rPr>
                  <w:rFonts w:ascii="Arial" w:hAnsi="Arial" w:cs="Arial"/>
                  <w:color w:val="000000" w:themeColor="text1"/>
                  <w:szCs w:val="21"/>
                </w:rPr>
                <w:t>：</w:t>
              </w:r>
              <w:r>
                <w:rPr>
                  <w:rFonts w:ascii="Arial" w:hAnsi="Arial" w:cs="Arial" w:hint="eastAsia"/>
                  <w:szCs w:val="21"/>
                </w:rPr>
                <w:t>设置</w:t>
              </w:r>
              <w:r w:rsidRPr="005F0C89">
                <w:rPr>
                  <w:rFonts w:ascii="Arial" w:hAnsi="Arial" w:cs="Arial"/>
                  <w:szCs w:val="21"/>
                </w:rPr>
                <w:t>成功</w:t>
              </w:r>
            </w:ins>
          </w:p>
          <w:p w14:paraId="69A57F8F" w14:textId="77777777" w:rsidR="0005320F" w:rsidRPr="00BB02AD" w:rsidRDefault="0005320F" w:rsidP="0004734D">
            <w:pPr>
              <w:ind w:firstLineChars="200" w:firstLine="480"/>
              <w:rPr>
                <w:ins w:id="1627" w:author="Microsoft Office User" w:date="2023-06-09T11:05:00Z"/>
                <w:rFonts w:ascii="Arial" w:hAnsi="Arial" w:cs="Arial"/>
                <w:color w:val="000000" w:themeColor="text1"/>
                <w:szCs w:val="21"/>
              </w:rPr>
            </w:pPr>
            <w:ins w:id="1628" w:author="Microsoft Office User" w:date="2023-06-09T11:05:00Z">
              <w:r w:rsidRPr="00981CC2">
                <w:rPr>
                  <w:rFonts w:ascii="Arial" w:hAnsi="Arial" w:cs="Arial"/>
                  <w:szCs w:val="21"/>
                </w:rPr>
                <w:t>1</w:t>
              </w:r>
              <w:r w:rsidRPr="00981CC2">
                <w:rPr>
                  <w:rFonts w:ascii="Arial" w:hAnsi="Arial" w:cs="Arial"/>
                  <w:szCs w:val="21"/>
                </w:rPr>
                <w:t>：</w:t>
              </w:r>
              <w:r w:rsidRPr="00981CC2">
                <w:rPr>
                  <w:rFonts w:ascii="Arial" w:hAnsi="Arial" w:cs="Arial" w:hint="eastAsia"/>
                  <w:szCs w:val="21"/>
                </w:rPr>
                <w:t>设置</w:t>
              </w:r>
              <w:r w:rsidRPr="005F0C89">
                <w:rPr>
                  <w:rFonts w:ascii="Arial" w:hAnsi="Arial" w:cs="Arial"/>
                  <w:szCs w:val="21"/>
                </w:rPr>
                <w:t>错误</w:t>
              </w:r>
            </w:ins>
          </w:p>
        </w:tc>
      </w:tr>
      <w:tr w:rsidR="0005320F" w:rsidRPr="00BB02AD" w14:paraId="27D3875C" w14:textId="77777777" w:rsidTr="0004734D">
        <w:trPr>
          <w:jc w:val="center"/>
          <w:ins w:id="1629" w:author="Microsoft Office User" w:date="2023-06-09T11:05:00Z"/>
        </w:trPr>
        <w:tc>
          <w:tcPr>
            <w:tcW w:w="763" w:type="dxa"/>
            <w:vMerge w:val="restart"/>
            <w:vAlign w:val="center"/>
          </w:tcPr>
          <w:p w14:paraId="71A5A47D" w14:textId="77777777" w:rsidR="0005320F" w:rsidRPr="00127B01" w:rsidRDefault="0005320F" w:rsidP="0004734D">
            <w:pPr>
              <w:pStyle w:val="ac"/>
              <w:numPr>
                <w:ilvl w:val="0"/>
                <w:numId w:val="6"/>
              </w:numPr>
              <w:ind w:firstLineChars="0"/>
              <w:jc w:val="center"/>
              <w:rPr>
                <w:ins w:id="1630" w:author="Microsoft Office User" w:date="2023-06-09T11:05:00Z"/>
                <w:rFonts w:ascii="Arial" w:hAnsi="Arial" w:cs="Arial"/>
                <w:color w:val="000000" w:themeColor="text1"/>
                <w:szCs w:val="21"/>
              </w:rPr>
            </w:pPr>
          </w:p>
        </w:tc>
        <w:tc>
          <w:tcPr>
            <w:tcW w:w="2551" w:type="dxa"/>
            <w:vMerge w:val="restart"/>
            <w:vAlign w:val="center"/>
          </w:tcPr>
          <w:p w14:paraId="7AA44C16" w14:textId="03205B7E" w:rsidR="0005320F" w:rsidRPr="00BB02AD" w:rsidRDefault="0005320F" w:rsidP="0004734D">
            <w:pPr>
              <w:jc w:val="center"/>
              <w:rPr>
                <w:ins w:id="1631" w:author="Microsoft Office User" w:date="2023-06-09T11:05:00Z"/>
                <w:rFonts w:ascii="Arial" w:hAnsi="Arial" w:cs="Arial"/>
                <w:color w:val="000000" w:themeColor="text1"/>
                <w:szCs w:val="21"/>
              </w:rPr>
            </w:pPr>
            <w:ins w:id="1632" w:author="Microsoft Office User" w:date="2023-06-09T11:05:00Z">
              <w:r>
                <w:rPr>
                  <w:rFonts w:ascii="Arial" w:hAnsi="Arial" w:cs="Arial" w:hint="eastAsia"/>
                  <w:szCs w:val="21"/>
                </w:rPr>
                <w:t>获取</w:t>
              </w:r>
            </w:ins>
            <w:ins w:id="1633" w:author="Microsoft Office User" w:date="2023-06-09T11:17:00Z">
              <w:r w:rsidR="00623D9F">
                <w:rPr>
                  <w:rFonts w:ascii="Arial" w:hAnsi="Arial" w:cs="Arial" w:hint="eastAsia"/>
                  <w:szCs w:val="21"/>
                </w:rPr>
                <w:t>电压与电量</w:t>
              </w:r>
            </w:ins>
          </w:p>
        </w:tc>
        <w:tc>
          <w:tcPr>
            <w:tcW w:w="4484" w:type="dxa"/>
          </w:tcPr>
          <w:p w14:paraId="0C07F1CA" w14:textId="77777777" w:rsidR="0005320F" w:rsidRPr="00BB02AD" w:rsidRDefault="0005320F" w:rsidP="0004734D">
            <w:pPr>
              <w:rPr>
                <w:ins w:id="1634" w:author="Microsoft Office User" w:date="2023-06-09T11:05:00Z"/>
                <w:rFonts w:ascii="Arial" w:hAnsi="Arial" w:cs="Arial"/>
                <w:color w:val="000000" w:themeColor="text1"/>
                <w:szCs w:val="21"/>
              </w:rPr>
            </w:pPr>
            <w:ins w:id="1635" w:author="Microsoft Office User" w:date="2023-06-09T11:05:00Z">
              <w:r>
                <w:rPr>
                  <w:rFonts w:ascii="Arial" w:hAnsi="Arial" w:cs="Arial" w:hint="eastAsia"/>
                  <w:szCs w:val="21"/>
                </w:rPr>
                <w:t>下行：无</w:t>
              </w:r>
            </w:ins>
          </w:p>
        </w:tc>
      </w:tr>
      <w:tr w:rsidR="0005320F" w:rsidRPr="00BB02AD" w14:paraId="72736648" w14:textId="77777777" w:rsidTr="0004734D">
        <w:trPr>
          <w:jc w:val="center"/>
          <w:ins w:id="1636" w:author="Microsoft Office User" w:date="2023-06-09T11:05:00Z"/>
        </w:trPr>
        <w:tc>
          <w:tcPr>
            <w:tcW w:w="763" w:type="dxa"/>
            <w:vMerge/>
            <w:vAlign w:val="center"/>
          </w:tcPr>
          <w:p w14:paraId="78FC9801" w14:textId="77777777" w:rsidR="0005320F" w:rsidRPr="00127B01" w:rsidRDefault="0005320F" w:rsidP="0004734D">
            <w:pPr>
              <w:jc w:val="center"/>
              <w:rPr>
                <w:ins w:id="1637" w:author="Microsoft Office User" w:date="2023-06-09T11:05:00Z"/>
                <w:rFonts w:ascii="Arial" w:hAnsi="Arial" w:cs="Arial"/>
                <w:color w:val="000000" w:themeColor="text1"/>
                <w:szCs w:val="21"/>
              </w:rPr>
            </w:pPr>
          </w:p>
        </w:tc>
        <w:tc>
          <w:tcPr>
            <w:tcW w:w="2551" w:type="dxa"/>
            <w:vMerge/>
            <w:vAlign w:val="center"/>
          </w:tcPr>
          <w:p w14:paraId="0D60586D" w14:textId="77777777" w:rsidR="0005320F" w:rsidRPr="00BB02AD" w:rsidRDefault="0005320F" w:rsidP="0004734D">
            <w:pPr>
              <w:jc w:val="center"/>
              <w:rPr>
                <w:ins w:id="1638" w:author="Microsoft Office User" w:date="2023-06-09T11:05:00Z"/>
                <w:rFonts w:ascii="Arial" w:hAnsi="Arial" w:cs="Arial"/>
                <w:color w:val="000000" w:themeColor="text1"/>
                <w:szCs w:val="21"/>
              </w:rPr>
            </w:pPr>
          </w:p>
        </w:tc>
        <w:tc>
          <w:tcPr>
            <w:tcW w:w="4484" w:type="dxa"/>
          </w:tcPr>
          <w:p w14:paraId="442CFD07" w14:textId="77777777" w:rsidR="0005320F" w:rsidRDefault="0005320F" w:rsidP="0004734D">
            <w:pPr>
              <w:rPr>
                <w:ins w:id="1639" w:author="Microsoft Office User" w:date="2023-06-09T11:05:00Z"/>
                <w:rFonts w:ascii="Arial" w:hAnsi="Arial" w:cs="Arial"/>
                <w:szCs w:val="21"/>
              </w:rPr>
            </w:pPr>
            <w:ins w:id="1640" w:author="Microsoft Office User" w:date="2023-06-09T11:05:00Z">
              <w:r>
                <w:rPr>
                  <w:rFonts w:ascii="Arial" w:hAnsi="Arial" w:cs="Arial" w:hint="eastAsia"/>
                  <w:szCs w:val="21"/>
                </w:rPr>
                <w:t>上行：</w:t>
              </w:r>
            </w:ins>
          </w:p>
          <w:p w14:paraId="0CF3CE90" w14:textId="1D1AFB92" w:rsidR="0005320F" w:rsidRPr="00CF2A05" w:rsidRDefault="00623D9F" w:rsidP="0004734D">
            <w:pPr>
              <w:rPr>
                <w:ins w:id="1641" w:author="Microsoft Office User" w:date="2023-06-09T11:05:00Z"/>
                <w:rFonts w:ascii="Arial" w:hAnsi="Arial" w:cs="Arial"/>
                <w:color w:val="000000" w:themeColor="text1"/>
                <w:szCs w:val="21"/>
              </w:rPr>
            </w:pPr>
            <w:ins w:id="1642" w:author="Microsoft Office User" w:date="2023-06-09T11:18:00Z">
              <w:r>
                <w:rPr>
                  <w:rFonts w:ascii="Arial" w:hAnsi="Arial" w:cs="Arial" w:hint="eastAsia"/>
                  <w:color w:val="000000" w:themeColor="text1"/>
                  <w:szCs w:val="21"/>
                </w:rPr>
                <w:t>一次性</w:t>
              </w:r>
            </w:ins>
            <w:ins w:id="1643" w:author="Microsoft Office User" w:date="2023-06-09T14:09:00Z">
              <w:r w:rsidR="0086316A">
                <w:rPr>
                  <w:rFonts w:ascii="Arial" w:hAnsi="Arial" w:cs="Arial" w:hint="eastAsia"/>
                  <w:color w:val="000000" w:themeColor="text1"/>
                  <w:szCs w:val="21"/>
                </w:rPr>
                <w:t>2</w:t>
              </w:r>
              <w:r w:rsidR="0086316A">
                <w:rPr>
                  <w:rFonts w:ascii="Arial" w:hAnsi="Arial" w:cs="Arial"/>
                  <w:color w:val="000000" w:themeColor="text1"/>
                  <w:szCs w:val="21"/>
                </w:rPr>
                <w:t>4V</w:t>
              </w:r>
            </w:ins>
            <w:ins w:id="1644" w:author="Microsoft Office User" w:date="2023-06-09T11:18:00Z">
              <w:r>
                <w:rPr>
                  <w:rFonts w:ascii="Arial" w:hAnsi="Arial" w:cs="Arial" w:hint="eastAsia"/>
                  <w:color w:val="000000" w:themeColor="text1"/>
                  <w:szCs w:val="21"/>
                </w:rPr>
                <w:t>电池电压</w:t>
              </w:r>
            </w:ins>
            <w:ins w:id="1645" w:author="Microsoft Office User" w:date="2023-06-09T11:05:00Z">
              <w:r w:rsidR="0005320F" w:rsidRPr="00CF2A05">
                <w:rPr>
                  <w:rFonts w:ascii="Arial" w:hAnsi="Arial" w:cs="Arial" w:hint="eastAsia"/>
                  <w:color w:val="000000" w:themeColor="text1"/>
                  <w:szCs w:val="21"/>
                </w:rPr>
                <w:t>(1byte</w:t>
              </w:r>
              <w:r w:rsidR="0005320F" w:rsidRPr="00BB02AD">
                <w:rPr>
                  <w:rFonts w:ascii="Arial" w:hAnsi="Arial" w:cs="Arial" w:hint="eastAsia"/>
                  <w:color w:val="000000" w:themeColor="text1"/>
                  <w:szCs w:val="21"/>
                </w:rPr>
                <w:t>，</w:t>
              </w:r>
              <w:r w:rsidR="0005320F" w:rsidRPr="00BB02AD">
                <w:rPr>
                  <w:rFonts w:ascii="Arial" w:hAnsi="Arial" w:cs="Arial"/>
                  <w:color w:val="000000" w:themeColor="text1"/>
                  <w:szCs w:val="21"/>
                </w:rPr>
                <w:t>char</w:t>
              </w:r>
              <w:r w:rsidR="0005320F" w:rsidRPr="00CF2A05">
                <w:rPr>
                  <w:rFonts w:ascii="Arial" w:hAnsi="Arial" w:cs="Arial" w:hint="eastAsia"/>
                  <w:color w:val="000000" w:themeColor="text1"/>
                  <w:szCs w:val="21"/>
                </w:rPr>
                <w:t>)</w:t>
              </w:r>
              <w:r w:rsidR="0005320F" w:rsidRPr="00CF2A05">
                <w:rPr>
                  <w:rFonts w:ascii="Arial" w:hAnsi="Arial" w:cs="Arial" w:hint="eastAsia"/>
                  <w:color w:val="000000" w:themeColor="text1"/>
                  <w:szCs w:val="21"/>
                </w:rPr>
                <w:t>；</w:t>
              </w:r>
            </w:ins>
          </w:p>
          <w:p w14:paraId="68752E05" w14:textId="16642D5E" w:rsidR="00623D9F" w:rsidRPr="00BB02AD" w:rsidRDefault="00623D9F">
            <w:pPr>
              <w:rPr>
                <w:ins w:id="1646" w:author="Microsoft Office User" w:date="2023-06-09T11:05:00Z"/>
                <w:rFonts w:ascii="Arial" w:hAnsi="Arial" w:cs="Arial"/>
                <w:color w:val="000000" w:themeColor="text1"/>
                <w:szCs w:val="21"/>
              </w:rPr>
              <w:pPrChange w:id="1647" w:author="Microsoft Office User" w:date="2023-06-09T11:18:00Z">
                <w:pPr>
                  <w:ind w:firstLineChars="200" w:firstLine="480"/>
                </w:pPr>
              </w:pPrChange>
            </w:pPr>
            <w:ins w:id="1648" w:author="Microsoft Office User" w:date="2023-06-09T11:18:00Z">
              <w:r>
                <w:rPr>
                  <w:rFonts w:ascii="Arial" w:hAnsi="Arial" w:cs="Arial" w:hint="eastAsia"/>
                  <w:color w:val="000000" w:themeColor="text1"/>
                  <w:szCs w:val="21"/>
                </w:rPr>
                <w:t>可充电</w:t>
              </w:r>
            </w:ins>
            <w:ins w:id="1649" w:author="Microsoft Office User" w:date="2023-06-09T14:09:00Z">
              <w:r w:rsidR="0086316A">
                <w:rPr>
                  <w:rFonts w:ascii="Arial" w:hAnsi="Arial" w:cs="Arial" w:hint="eastAsia"/>
                  <w:color w:val="000000" w:themeColor="text1"/>
                  <w:szCs w:val="21"/>
                </w:rPr>
                <w:t>2</w:t>
              </w:r>
              <w:r w:rsidR="0086316A">
                <w:rPr>
                  <w:rFonts w:ascii="Arial" w:hAnsi="Arial" w:cs="Arial"/>
                  <w:color w:val="000000" w:themeColor="text1"/>
                  <w:szCs w:val="21"/>
                </w:rPr>
                <w:t>4V</w:t>
              </w:r>
            </w:ins>
            <w:ins w:id="1650" w:author="Microsoft Office User" w:date="2023-06-09T11:18:00Z">
              <w:r>
                <w:rPr>
                  <w:rFonts w:ascii="Arial" w:hAnsi="Arial" w:cs="Arial" w:hint="eastAsia"/>
                  <w:color w:val="000000" w:themeColor="text1"/>
                  <w:szCs w:val="21"/>
                </w:rPr>
                <w:t>电池电量</w:t>
              </w:r>
              <w:r w:rsidRPr="00CF2A05">
                <w:rPr>
                  <w:rFonts w:ascii="Arial" w:hAnsi="Arial" w:cs="Arial" w:hint="eastAsia"/>
                  <w:color w:val="000000" w:themeColor="text1"/>
                  <w:szCs w:val="21"/>
                </w:rPr>
                <w:t>(1byte</w:t>
              </w:r>
              <w:r w:rsidRPr="00BB02AD">
                <w:rPr>
                  <w:rFonts w:ascii="Arial" w:hAnsi="Arial" w:cs="Arial" w:hint="eastAsia"/>
                  <w:color w:val="000000" w:themeColor="text1"/>
                  <w:szCs w:val="21"/>
                </w:rPr>
                <w:t>，</w:t>
              </w:r>
              <w:r w:rsidRPr="00BB02AD">
                <w:rPr>
                  <w:rFonts w:ascii="Arial" w:hAnsi="Arial" w:cs="Arial"/>
                  <w:color w:val="000000" w:themeColor="text1"/>
                  <w:szCs w:val="21"/>
                </w:rPr>
                <w:t>char</w:t>
              </w:r>
              <w:r w:rsidRPr="00CF2A05">
                <w:rPr>
                  <w:rFonts w:ascii="Arial" w:hAnsi="Arial" w:cs="Arial" w:hint="eastAsia"/>
                  <w:color w:val="000000" w:themeColor="text1"/>
                  <w:szCs w:val="21"/>
                </w:rPr>
                <w:t>)</w:t>
              </w:r>
              <w:r w:rsidRPr="00CF2A05">
                <w:rPr>
                  <w:rFonts w:ascii="Arial" w:hAnsi="Arial" w:cs="Arial" w:hint="eastAsia"/>
                  <w:color w:val="000000" w:themeColor="text1"/>
                  <w:szCs w:val="21"/>
                </w:rPr>
                <w:t>；</w:t>
              </w:r>
            </w:ins>
          </w:p>
        </w:tc>
      </w:tr>
    </w:tbl>
    <w:p w14:paraId="51AC881F" w14:textId="5842FDA3" w:rsidR="00574304" w:rsidRPr="00433952" w:rsidRDefault="0005320F" w:rsidP="00433952">
      <w:pPr>
        <w:pStyle w:val="20"/>
        <w:numPr>
          <w:ilvl w:val="1"/>
          <w:numId w:val="3"/>
        </w:numPr>
        <w:spacing w:before="120" w:after="0" w:line="360" w:lineRule="auto"/>
        <w:rPr>
          <w:rFonts w:ascii="Arial" w:eastAsia="黑体" w:hAnsi="Arial" w:cs="Arial"/>
          <w:color w:val="000000" w:themeColor="text1"/>
          <w:sz w:val="24"/>
        </w:rPr>
      </w:pPr>
      <w:bookmarkStart w:id="1651" w:name="_Toc137217308"/>
      <w:r w:rsidRPr="00433952">
        <w:rPr>
          <w:rFonts w:ascii="Arial" w:eastAsia="黑体" w:hAnsi="Arial" w:cs="Arial" w:hint="eastAsia"/>
          <w:color w:val="000000" w:themeColor="text1"/>
          <w:sz w:val="24"/>
        </w:rPr>
        <w:lastRenderedPageBreak/>
        <w:t>显控软件与潜标主控板的串口通信</w:t>
      </w:r>
      <w:bookmarkEnd w:id="1103"/>
      <w:bookmarkEnd w:id="1651"/>
    </w:p>
    <w:p w14:paraId="66E63B34" w14:textId="54948413" w:rsidR="008E2A90" w:rsidRPr="00FC4881" w:rsidRDefault="00574304" w:rsidP="008E2A90">
      <w:pPr>
        <w:pStyle w:val="ac"/>
        <w:spacing w:line="360" w:lineRule="auto"/>
        <w:ind w:firstLine="480"/>
        <w:rPr>
          <w:rFonts w:ascii="Arial" w:hAnsi="Arial" w:cs="Arial"/>
          <w:color w:val="000000" w:themeColor="text1"/>
          <w:szCs w:val="24"/>
        </w:rPr>
      </w:pPr>
      <w:r w:rsidRPr="00A52A69">
        <w:rPr>
          <w:rFonts w:ascii="Arial" w:hAnsi="Arial" w:cs="Arial" w:hint="eastAsia"/>
          <w:color w:val="000000" w:themeColor="text1"/>
          <w:szCs w:val="24"/>
        </w:rPr>
        <w:t>显控软件与潜标主控板</w:t>
      </w:r>
      <w:r w:rsidRPr="00A52A69">
        <w:rPr>
          <w:rFonts w:ascii="Arial" w:hAnsi="Arial" w:cs="Arial"/>
          <w:color w:val="000000" w:themeColor="text1"/>
          <w:szCs w:val="24"/>
        </w:rPr>
        <w:t>之间采用串口</w:t>
      </w:r>
      <w:r w:rsidR="000B5FCA" w:rsidRPr="00C14764">
        <w:rPr>
          <w:rFonts w:ascii="Arial" w:hAnsi="Arial" w:cs="Arial"/>
          <w:szCs w:val="24"/>
        </w:rPr>
        <w:t>（</w:t>
      </w:r>
      <w:r w:rsidR="000B5FCA" w:rsidRPr="00C14764">
        <w:rPr>
          <w:rFonts w:ascii="Arial" w:hAnsi="Arial" w:cs="Arial" w:hint="eastAsia"/>
          <w:szCs w:val="24"/>
        </w:rPr>
        <w:t>RS232</w:t>
      </w:r>
      <w:r w:rsidR="000B5FCA" w:rsidRPr="00C14764">
        <w:rPr>
          <w:rFonts w:ascii="Arial" w:hAnsi="Arial" w:cs="Arial" w:hint="eastAsia"/>
          <w:szCs w:val="24"/>
        </w:rPr>
        <w:t>，</w:t>
      </w:r>
      <w:r w:rsidR="000B5FCA" w:rsidRPr="00C14764">
        <w:rPr>
          <w:rFonts w:ascii="Arial" w:cs="Arial" w:hint="eastAsia"/>
          <w:szCs w:val="24"/>
        </w:rPr>
        <w:t>波特率</w:t>
      </w:r>
      <w:r w:rsidR="000B5FCA">
        <w:rPr>
          <w:rFonts w:ascii="Arial" w:cs="Arial"/>
          <w:szCs w:val="24"/>
        </w:rPr>
        <w:t>1152</w:t>
      </w:r>
      <w:r w:rsidR="000B5FCA" w:rsidRPr="00C14764">
        <w:rPr>
          <w:rFonts w:ascii="Arial" w:cs="Arial"/>
          <w:szCs w:val="24"/>
        </w:rPr>
        <w:t>00</w:t>
      </w:r>
      <w:r w:rsidR="000B5FCA" w:rsidRPr="00C14764">
        <w:rPr>
          <w:rFonts w:ascii="Arial" w:cs="Arial" w:hint="eastAsia"/>
          <w:szCs w:val="24"/>
        </w:rPr>
        <w:t>，数据位</w:t>
      </w:r>
      <w:r w:rsidR="000B5FCA" w:rsidRPr="00C14764">
        <w:rPr>
          <w:rFonts w:ascii="Arial" w:cs="Arial" w:hint="eastAsia"/>
          <w:szCs w:val="24"/>
        </w:rPr>
        <w:t>8</w:t>
      </w:r>
      <w:r w:rsidR="000B5FCA" w:rsidRPr="00C14764">
        <w:rPr>
          <w:rFonts w:ascii="Arial" w:cs="Arial" w:hint="eastAsia"/>
          <w:szCs w:val="24"/>
        </w:rPr>
        <w:t>，停止位</w:t>
      </w:r>
      <w:r w:rsidR="000B5FCA" w:rsidRPr="00C14764">
        <w:rPr>
          <w:rFonts w:ascii="Arial" w:cs="Arial" w:hint="eastAsia"/>
          <w:szCs w:val="24"/>
        </w:rPr>
        <w:t>1</w:t>
      </w:r>
      <w:r w:rsidR="000B5FCA" w:rsidRPr="00C14764">
        <w:rPr>
          <w:rFonts w:ascii="Arial" w:cs="Arial" w:hint="eastAsia"/>
          <w:szCs w:val="24"/>
        </w:rPr>
        <w:t>，无奇偶校验）</w:t>
      </w:r>
      <w:r w:rsidRPr="00A52A69">
        <w:rPr>
          <w:rFonts w:ascii="Arial" w:hAnsi="Arial" w:cs="Arial"/>
          <w:color w:val="000000" w:themeColor="text1"/>
          <w:szCs w:val="24"/>
        </w:rPr>
        <w:t>进行命令和状态信息传送</w:t>
      </w:r>
      <w:r w:rsidR="008E2A90" w:rsidRPr="00C14764">
        <w:rPr>
          <w:rFonts w:ascii="Arial" w:hAnsi="Arial" w:cs="Arial" w:hint="eastAsia"/>
          <w:szCs w:val="24"/>
        </w:rPr>
        <w:t>。</w:t>
      </w:r>
    </w:p>
    <w:p w14:paraId="0291DD35" w14:textId="77777777" w:rsidR="00574304" w:rsidRPr="00A52A69" w:rsidRDefault="00574304" w:rsidP="00AC0620">
      <w:pPr>
        <w:pStyle w:val="30"/>
        <w:numPr>
          <w:ilvl w:val="2"/>
          <w:numId w:val="3"/>
        </w:numPr>
        <w:spacing w:beforeLines="50" w:before="156" w:after="0" w:line="360" w:lineRule="auto"/>
        <w:rPr>
          <w:rFonts w:ascii="Arial" w:eastAsia="黑体" w:hAnsi="Arial" w:cs="Arial"/>
          <w:color w:val="000000" w:themeColor="text1"/>
          <w:sz w:val="24"/>
          <w:szCs w:val="24"/>
        </w:rPr>
      </w:pPr>
      <w:bookmarkStart w:id="1652" w:name="_Toc131162254"/>
      <w:bookmarkStart w:id="1653" w:name="_Toc137217309"/>
      <w:r w:rsidRPr="00A52A69">
        <w:rPr>
          <w:rFonts w:ascii="Arial" w:eastAsia="黑体" w:hAnsi="Arial" w:cs="Arial" w:hint="eastAsia"/>
          <w:color w:val="000000" w:themeColor="text1"/>
          <w:sz w:val="24"/>
          <w:szCs w:val="24"/>
        </w:rPr>
        <w:t>方向说明</w:t>
      </w:r>
      <w:bookmarkEnd w:id="1652"/>
      <w:bookmarkEnd w:id="1653"/>
    </w:p>
    <w:p w14:paraId="30DFEA22" w14:textId="77777777" w:rsidR="00574304" w:rsidRPr="00A52A69" w:rsidRDefault="00574304" w:rsidP="00574304">
      <w:pPr>
        <w:spacing w:line="360" w:lineRule="auto"/>
        <w:ind w:firstLineChars="200" w:firstLine="480"/>
        <w:rPr>
          <w:rFonts w:ascii="Arial" w:hAnsi="Arial" w:cs="Arial"/>
          <w:color w:val="000000" w:themeColor="text1"/>
          <w:szCs w:val="21"/>
        </w:rPr>
      </w:pPr>
      <w:r w:rsidRPr="00A52A69">
        <w:rPr>
          <w:rFonts w:ascii="Arial" w:hAnsi="Arial" w:cs="Arial"/>
          <w:color w:val="000000" w:themeColor="text1"/>
          <w:szCs w:val="21"/>
        </w:rPr>
        <w:t>下行：</w:t>
      </w:r>
      <w:r w:rsidRPr="00A52A69">
        <w:rPr>
          <w:rFonts w:ascii="Arial" w:hAnsi="Arial" w:cs="Arial" w:hint="eastAsia"/>
          <w:color w:val="000000" w:themeColor="text1"/>
          <w:szCs w:val="24"/>
        </w:rPr>
        <w:t>显控软件</w:t>
      </w:r>
      <w:r w:rsidRPr="00A52A69">
        <w:rPr>
          <w:rFonts w:ascii="Arial" w:hAnsi="Arial" w:cs="Arial"/>
          <w:color w:val="000000" w:themeColor="text1"/>
          <w:szCs w:val="21"/>
        </w:rPr>
        <w:t>-&gt;</w:t>
      </w:r>
      <w:r w:rsidRPr="00A52A69">
        <w:rPr>
          <w:rFonts w:ascii="Arial" w:hAnsi="Arial" w:cs="Arial" w:hint="eastAsia"/>
          <w:color w:val="000000" w:themeColor="text1"/>
          <w:szCs w:val="24"/>
        </w:rPr>
        <w:t>潜标主控板</w:t>
      </w:r>
    </w:p>
    <w:p w14:paraId="1925F6D1" w14:textId="77777777" w:rsidR="00574304" w:rsidRPr="00A52A69" w:rsidRDefault="00574304" w:rsidP="00574304">
      <w:pPr>
        <w:spacing w:line="360" w:lineRule="auto"/>
        <w:ind w:firstLineChars="200" w:firstLine="480"/>
        <w:rPr>
          <w:rFonts w:ascii="Arial" w:hAnsi="Arial" w:cs="Arial"/>
          <w:color w:val="000000" w:themeColor="text1"/>
          <w:szCs w:val="21"/>
        </w:rPr>
      </w:pPr>
      <w:r w:rsidRPr="00A52A69">
        <w:rPr>
          <w:rFonts w:ascii="Arial" w:hAnsi="Arial" w:cs="Arial"/>
          <w:color w:val="000000" w:themeColor="text1"/>
          <w:szCs w:val="21"/>
        </w:rPr>
        <w:t>上行：</w:t>
      </w:r>
      <w:r w:rsidRPr="00A52A69">
        <w:rPr>
          <w:rFonts w:ascii="Arial" w:hAnsi="Arial" w:cs="Arial" w:hint="eastAsia"/>
          <w:color w:val="000000" w:themeColor="text1"/>
          <w:szCs w:val="24"/>
        </w:rPr>
        <w:t>潜标主控板</w:t>
      </w:r>
      <w:r w:rsidRPr="00A52A69">
        <w:rPr>
          <w:rFonts w:ascii="Arial" w:hAnsi="Arial" w:cs="Arial"/>
          <w:color w:val="000000" w:themeColor="text1"/>
          <w:szCs w:val="21"/>
        </w:rPr>
        <w:t>-&gt;</w:t>
      </w:r>
      <w:r w:rsidRPr="00A52A69">
        <w:rPr>
          <w:rFonts w:ascii="Arial" w:hAnsi="Arial" w:cs="Arial" w:hint="eastAsia"/>
          <w:color w:val="000000" w:themeColor="text1"/>
          <w:szCs w:val="24"/>
        </w:rPr>
        <w:t>显控软件</w:t>
      </w:r>
    </w:p>
    <w:p w14:paraId="607A7FF3" w14:textId="77777777" w:rsidR="00574304" w:rsidRPr="00A52A69" w:rsidRDefault="00574304" w:rsidP="00AC0620">
      <w:pPr>
        <w:pStyle w:val="30"/>
        <w:numPr>
          <w:ilvl w:val="2"/>
          <w:numId w:val="3"/>
        </w:numPr>
        <w:spacing w:beforeLines="50" w:before="156" w:after="0" w:line="360" w:lineRule="auto"/>
        <w:rPr>
          <w:rFonts w:ascii="Arial" w:eastAsia="黑体" w:hAnsi="Arial" w:cs="Arial"/>
          <w:color w:val="000000" w:themeColor="text1"/>
          <w:sz w:val="24"/>
          <w:szCs w:val="24"/>
        </w:rPr>
      </w:pPr>
      <w:bookmarkStart w:id="1654" w:name="_Toc131162255"/>
      <w:bookmarkStart w:id="1655" w:name="_Toc137217310"/>
      <w:r w:rsidRPr="00A52A69">
        <w:rPr>
          <w:rFonts w:ascii="Arial" w:eastAsia="黑体" w:hAnsi="Arial" w:cs="Arial"/>
          <w:color w:val="000000" w:themeColor="text1"/>
          <w:sz w:val="24"/>
          <w:szCs w:val="24"/>
        </w:rPr>
        <w:t>通信协议格式</w:t>
      </w:r>
      <w:bookmarkEnd w:id="1654"/>
      <w:bookmarkEnd w:id="165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96"/>
        <w:gridCol w:w="1292"/>
        <w:gridCol w:w="1292"/>
        <w:gridCol w:w="1293"/>
        <w:gridCol w:w="1292"/>
        <w:gridCol w:w="1293"/>
      </w:tblGrid>
      <w:tr w:rsidR="000B5FCA" w:rsidRPr="00BB02AD" w14:paraId="683999A1" w14:textId="77777777" w:rsidTr="00534BB6">
        <w:trPr>
          <w:trHeight w:val="359"/>
          <w:jc w:val="center"/>
        </w:trPr>
        <w:tc>
          <w:tcPr>
            <w:tcW w:w="1996" w:type="dxa"/>
            <w:shd w:val="clear" w:color="auto" w:fill="D9D9D9"/>
            <w:vAlign w:val="center"/>
          </w:tcPr>
          <w:p w14:paraId="5BE8D1CB" w14:textId="77777777" w:rsidR="000B5FCA" w:rsidRPr="00BB02AD" w:rsidRDefault="000B5FCA" w:rsidP="00534BB6">
            <w:pPr>
              <w:jc w:val="center"/>
              <w:rPr>
                <w:rFonts w:ascii="Arial" w:hAnsi="Arial" w:cs="Arial"/>
                <w:b/>
                <w:color w:val="000000" w:themeColor="text1"/>
                <w:szCs w:val="21"/>
              </w:rPr>
            </w:pPr>
            <w:r w:rsidRPr="00BB02AD">
              <w:rPr>
                <w:rFonts w:ascii="Arial" w:hAnsi="Arial" w:cs="Arial"/>
                <w:b/>
                <w:color w:val="000000" w:themeColor="text1"/>
                <w:szCs w:val="21"/>
              </w:rPr>
              <w:t>帧头</w:t>
            </w:r>
          </w:p>
        </w:tc>
        <w:tc>
          <w:tcPr>
            <w:tcW w:w="1292" w:type="dxa"/>
            <w:shd w:val="clear" w:color="auto" w:fill="D9D9D9"/>
            <w:vAlign w:val="center"/>
          </w:tcPr>
          <w:p w14:paraId="0DC54E03" w14:textId="77777777" w:rsidR="000B5FCA" w:rsidRPr="00BB02AD" w:rsidRDefault="000B5FCA" w:rsidP="00534BB6">
            <w:pPr>
              <w:jc w:val="center"/>
              <w:rPr>
                <w:rFonts w:ascii="Arial" w:hAnsi="Arial" w:cs="Arial"/>
                <w:b/>
                <w:color w:val="000000" w:themeColor="text1"/>
                <w:szCs w:val="21"/>
              </w:rPr>
            </w:pPr>
            <w:r w:rsidRPr="00BB02AD">
              <w:rPr>
                <w:rFonts w:ascii="Arial" w:hAnsi="Arial" w:cs="Arial"/>
                <w:b/>
                <w:color w:val="000000" w:themeColor="text1"/>
                <w:szCs w:val="21"/>
              </w:rPr>
              <w:t>长度</w:t>
            </w:r>
          </w:p>
        </w:tc>
        <w:tc>
          <w:tcPr>
            <w:tcW w:w="1292" w:type="dxa"/>
            <w:shd w:val="clear" w:color="auto" w:fill="D9D9D9"/>
            <w:vAlign w:val="center"/>
          </w:tcPr>
          <w:p w14:paraId="654E86D4" w14:textId="77777777" w:rsidR="000B5FCA" w:rsidRPr="00BB02AD" w:rsidRDefault="000B5FCA" w:rsidP="00534BB6">
            <w:pPr>
              <w:jc w:val="center"/>
              <w:rPr>
                <w:rFonts w:ascii="Arial" w:hAnsi="Arial" w:cs="Arial"/>
                <w:b/>
                <w:color w:val="000000" w:themeColor="text1"/>
                <w:szCs w:val="21"/>
              </w:rPr>
            </w:pPr>
            <w:r w:rsidRPr="00BB02AD">
              <w:rPr>
                <w:rFonts w:ascii="Arial" w:hAnsi="Arial" w:cs="Arial"/>
                <w:b/>
                <w:color w:val="000000" w:themeColor="text1"/>
                <w:szCs w:val="21"/>
              </w:rPr>
              <w:t>保留</w:t>
            </w:r>
          </w:p>
        </w:tc>
        <w:tc>
          <w:tcPr>
            <w:tcW w:w="1293" w:type="dxa"/>
            <w:shd w:val="clear" w:color="auto" w:fill="D9D9D9"/>
            <w:vAlign w:val="center"/>
          </w:tcPr>
          <w:p w14:paraId="109766A2" w14:textId="77777777" w:rsidR="000B5FCA" w:rsidRPr="00BB02AD" w:rsidRDefault="000B5FCA" w:rsidP="00534BB6">
            <w:pPr>
              <w:jc w:val="center"/>
              <w:rPr>
                <w:rFonts w:ascii="Arial" w:hAnsi="Arial" w:cs="Arial"/>
                <w:b/>
                <w:color w:val="000000" w:themeColor="text1"/>
                <w:szCs w:val="21"/>
              </w:rPr>
            </w:pPr>
            <w:r w:rsidRPr="00BB02AD">
              <w:rPr>
                <w:rFonts w:ascii="Arial" w:hAnsi="Arial" w:cs="Arial"/>
                <w:b/>
                <w:color w:val="000000" w:themeColor="text1"/>
                <w:szCs w:val="21"/>
              </w:rPr>
              <w:t>类型</w:t>
            </w:r>
          </w:p>
        </w:tc>
        <w:tc>
          <w:tcPr>
            <w:tcW w:w="1292" w:type="dxa"/>
            <w:shd w:val="clear" w:color="auto" w:fill="D9D9D9"/>
            <w:vAlign w:val="center"/>
          </w:tcPr>
          <w:p w14:paraId="1B4912BF" w14:textId="77777777" w:rsidR="000B5FCA" w:rsidRPr="00BB02AD" w:rsidRDefault="000B5FCA" w:rsidP="00534BB6">
            <w:pPr>
              <w:jc w:val="center"/>
              <w:rPr>
                <w:rFonts w:ascii="Arial" w:hAnsi="Arial" w:cs="Arial"/>
                <w:b/>
                <w:color w:val="000000" w:themeColor="text1"/>
                <w:szCs w:val="21"/>
              </w:rPr>
            </w:pPr>
            <w:r w:rsidRPr="00BB02AD">
              <w:rPr>
                <w:rFonts w:ascii="Arial" w:hAnsi="Arial" w:cs="Arial"/>
                <w:b/>
                <w:color w:val="000000" w:themeColor="text1"/>
                <w:szCs w:val="21"/>
              </w:rPr>
              <w:t>数据内容</w:t>
            </w:r>
          </w:p>
        </w:tc>
        <w:tc>
          <w:tcPr>
            <w:tcW w:w="1293" w:type="dxa"/>
            <w:shd w:val="clear" w:color="auto" w:fill="D9D9D9"/>
            <w:vAlign w:val="center"/>
          </w:tcPr>
          <w:p w14:paraId="5D60DE36" w14:textId="77777777" w:rsidR="000B5FCA" w:rsidRPr="00BB02AD" w:rsidRDefault="000B5FCA" w:rsidP="00534BB6">
            <w:pPr>
              <w:jc w:val="center"/>
              <w:rPr>
                <w:rFonts w:ascii="Arial" w:hAnsi="Arial" w:cs="Arial"/>
                <w:b/>
                <w:color w:val="000000" w:themeColor="text1"/>
                <w:szCs w:val="21"/>
              </w:rPr>
            </w:pPr>
            <w:r w:rsidRPr="00BB02AD">
              <w:rPr>
                <w:rFonts w:ascii="Arial" w:hAnsi="Arial" w:cs="Arial"/>
                <w:b/>
                <w:color w:val="000000" w:themeColor="text1"/>
                <w:szCs w:val="21"/>
              </w:rPr>
              <w:t>校验和</w:t>
            </w:r>
          </w:p>
        </w:tc>
      </w:tr>
      <w:tr w:rsidR="000B5FCA" w:rsidRPr="00BB02AD" w14:paraId="27F99BFB" w14:textId="77777777" w:rsidTr="00534BB6">
        <w:trPr>
          <w:trHeight w:val="448"/>
          <w:jc w:val="center"/>
        </w:trPr>
        <w:tc>
          <w:tcPr>
            <w:tcW w:w="1996" w:type="dxa"/>
            <w:vAlign w:val="center"/>
          </w:tcPr>
          <w:p w14:paraId="04C7916E" w14:textId="77777777" w:rsidR="000B5FCA" w:rsidRPr="00BB02AD" w:rsidRDefault="000B5FCA" w:rsidP="00534BB6">
            <w:pPr>
              <w:jc w:val="center"/>
              <w:rPr>
                <w:rFonts w:ascii="Arial" w:hAnsi="Arial" w:cs="Arial"/>
                <w:color w:val="000000" w:themeColor="text1"/>
                <w:szCs w:val="21"/>
              </w:rPr>
            </w:pPr>
            <w:r w:rsidRPr="00BB02AD">
              <w:rPr>
                <w:rFonts w:ascii="Arial" w:hAnsi="Arial" w:cs="Arial"/>
                <w:color w:val="000000" w:themeColor="text1"/>
                <w:szCs w:val="21"/>
              </w:rPr>
              <w:t>1byte</w:t>
            </w:r>
            <w:r w:rsidRPr="00BB02AD">
              <w:rPr>
                <w:rFonts w:ascii="Arial" w:hAnsi="Arial" w:cs="Arial"/>
                <w:color w:val="000000" w:themeColor="text1"/>
                <w:szCs w:val="21"/>
              </w:rPr>
              <w:t>（</w:t>
            </w:r>
            <w:r w:rsidRPr="00BB02AD">
              <w:rPr>
                <w:rFonts w:ascii="Arial" w:hAnsi="Arial" w:cs="Arial"/>
                <w:color w:val="000000" w:themeColor="text1"/>
                <w:szCs w:val="21"/>
              </w:rPr>
              <w:t>0xAA</w:t>
            </w:r>
            <w:r w:rsidRPr="00BB02AD">
              <w:rPr>
                <w:rFonts w:ascii="Arial" w:hAnsi="Arial" w:cs="Arial"/>
                <w:color w:val="000000" w:themeColor="text1"/>
                <w:szCs w:val="21"/>
              </w:rPr>
              <w:t>）</w:t>
            </w:r>
          </w:p>
        </w:tc>
        <w:tc>
          <w:tcPr>
            <w:tcW w:w="1292" w:type="dxa"/>
            <w:vAlign w:val="center"/>
          </w:tcPr>
          <w:p w14:paraId="7722D790" w14:textId="77777777" w:rsidR="000B5FCA" w:rsidRPr="00BB02AD" w:rsidRDefault="000B5FCA" w:rsidP="00534BB6">
            <w:pPr>
              <w:jc w:val="center"/>
              <w:rPr>
                <w:rFonts w:ascii="Arial" w:hAnsi="Arial" w:cs="Arial"/>
                <w:color w:val="000000" w:themeColor="text1"/>
                <w:szCs w:val="21"/>
              </w:rPr>
            </w:pPr>
            <w:r w:rsidRPr="00BB02AD">
              <w:rPr>
                <w:rFonts w:ascii="Arial" w:hAnsi="Arial" w:cs="Arial"/>
                <w:color w:val="000000" w:themeColor="text1"/>
                <w:szCs w:val="21"/>
              </w:rPr>
              <w:t>2bytes</w:t>
            </w:r>
          </w:p>
        </w:tc>
        <w:tc>
          <w:tcPr>
            <w:tcW w:w="1292" w:type="dxa"/>
            <w:vAlign w:val="center"/>
          </w:tcPr>
          <w:p w14:paraId="0EB4AEC5" w14:textId="77777777" w:rsidR="000B5FCA" w:rsidRPr="00BB02AD" w:rsidRDefault="000B5FCA" w:rsidP="00534BB6">
            <w:pPr>
              <w:jc w:val="center"/>
              <w:rPr>
                <w:rFonts w:ascii="Arial" w:hAnsi="Arial" w:cs="Arial"/>
                <w:color w:val="000000" w:themeColor="text1"/>
                <w:szCs w:val="21"/>
              </w:rPr>
            </w:pPr>
            <w:r w:rsidRPr="00BB02AD">
              <w:rPr>
                <w:rFonts w:ascii="Arial" w:hAnsi="Arial" w:cs="Arial"/>
                <w:color w:val="000000" w:themeColor="text1"/>
                <w:szCs w:val="21"/>
              </w:rPr>
              <w:t>2bytes</w:t>
            </w:r>
          </w:p>
        </w:tc>
        <w:tc>
          <w:tcPr>
            <w:tcW w:w="1293" w:type="dxa"/>
            <w:vAlign w:val="center"/>
          </w:tcPr>
          <w:p w14:paraId="44A16DFE" w14:textId="77777777" w:rsidR="000B5FCA" w:rsidRPr="00BB02AD" w:rsidRDefault="000B5FCA" w:rsidP="00534BB6">
            <w:pPr>
              <w:jc w:val="center"/>
              <w:rPr>
                <w:rFonts w:ascii="Arial" w:hAnsi="Arial" w:cs="Arial"/>
                <w:color w:val="000000" w:themeColor="text1"/>
                <w:szCs w:val="21"/>
              </w:rPr>
            </w:pPr>
            <w:r w:rsidRPr="00BB02AD">
              <w:rPr>
                <w:rFonts w:ascii="Arial" w:hAnsi="Arial" w:cs="Arial"/>
                <w:color w:val="000000" w:themeColor="text1"/>
                <w:szCs w:val="21"/>
              </w:rPr>
              <w:t>1byte</w:t>
            </w:r>
          </w:p>
        </w:tc>
        <w:tc>
          <w:tcPr>
            <w:tcW w:w="1292" w:type="dxa"/>
            <w:vAlign w:val="center"/>
          </w:tcPr>
          <w:p w14:paraId="00058C7C" w14:textId="77777777" w:rsidR="000B5FCA" w:rsidRPr="00BB02AD" w:rsidRDefault="000B5FCA" w:rsidP="00534BB6">
            <w:pPr>
              <w:jc w:val="center"/>
              <w:rPr>
                <w:rFonts w:ascii="Arial" w:hAnsi="Arial" w:cs="Arial"/>
                <w:color w:val="000000" w:themeColor="text1"/>
                <w:szCs w:val="21"/>
              </w:rPr>
            </w:pPr>
            <w:r w:rsidRPr="00BB02AD">
              <w:rPr>
                <w:rFonts w:ascii="Arial" w:hAnsi="Arial" w:cs="Arial"/>
                <w:color w:val="000000" w:themeColor="text1"/>
                <w:szCs w:val="21"/>
              </w:rPr>
              <w:t>Nbytes</w:t>
            </w:r>
          </w:p>
        </w:tc>
        <w:tc>
          <w:tcPr>
            <w:tcW w:w="1293" w:type="dxa"/>
            <w:vAlign w:val="center"/>
          </w:tcPr>
          <w:p w14:paraId="6FEB110A" w14:textId="77777777" w:rsidR="000B5FCA" w:rsidRPr="00BB02AD" w:rsidRDefault="000B5FCA" w:rsidP="00534BB6">
            <w:pPr>
              <w:jc w:val="center"/>
              <w:rPr>
                <w:rFonts w:ascii="Arial" w:hAnsi="Arial" w:cs="Arial"/>
                <w:color w:val="000000" w:themeColor="text1"/>
                <w:szCs w:val="21"/>
              </w:rPr>
            </w:pPr>
            <w:r w:rsidRPr="00BB02AD">
              <w:rPr>
                <w:rFonts w:ascii="Arial" w:hAnsi="Arial" w:cs="Arial"/>
                <w:color w:val="000000" w:themeColor="text1"/>
                <w:szCs w:val="21"/>
              </w:rPr>
              <w:t>2bytes</w:t>
            </w:r>
          </w:p>
        </w:tc>
      </w:tr>
    </w:tbl>
    <w:p w14:paraId="43E7E864" w14:textId="5E961CB4" w:rsidR="00574304" w:rsidRPr="00A52A69" w:rsidRDefault="00574304" w:rsidP="00574304">
      <w:pPr>
        <w:spacing w:line="360" w:lineRule="auto"/>
        <w:ind w:firstLineChars="100" w:firstLine="240"/>
        <w:rPr>
          <w:rFonts w:ascii="Arial" w:hAnsi="Arial" w:cs="Arial"/>
          <w:color w:val="000000" w:themeColor="text1"/>
          <w:szCs w:val="21"/>
        </w:rPr>
      </w:pPr>
      <w:r w:rsidRPr="00A52A69">
        <w:rPr>
          <w:rFonts w:ascii="Arial" w:hAnsi="Arial" w:cs="Arial"/>
          <w:color w:val="000000" w:themeColor="text1"/>
          <w:szCs w:val="21"/>
        </w:rPr>
        <w:t>其中：</w:t>
      </w:r>
    </w:p>
    <w:p w14:paraId="5DF057B8" w14:textId="77777777" w:rsidR="000B5FCA" w:rsidRPr="00343443" w:rsidRDefault="000B5FCA" w:rsidP="000B5FCA">
      <w:pPr>
        <w:numPr>
          <w:ilvl w:val="0"/>
          <w:numId w:val="5"/>
        </w:numPr>
        <w:spacing w:line="360" w:lineRule="auto"/>
        <w:rPr>
          <w:rFonts w:ascii="Arial" w:hAnsi="Arial" w:cs="Arial"/>
          <w:color w:val="000000" w:themeColor="text1"/>
          <w:szCs w:val="21"/>
        </w:rPr>
      </w:pPr>
      <w:r w:rsidRPr="00343443">
        <w:rPr>
          <w:rFonts w:ascii="Arial" w:hAnsi="Arial" w:cs="Arial"/>
          <w:color w:val="000000" w:themeColor="text1"/>
          <w:szCs w:val="21"/>
        </w:rPr>
        <w:t>保留的</w:t>
      </w:r>
      <w:r>
        <w:rPr>
          <w:rFonts w:ascii="Arial" w:hAnsi="Arial" w:cs="Arial"/>
          <w:color w:val="000000" w:themeColor="text1"/>
          <w:szCs w:val="21"/>
        </w:rPr>
        <w:t>2</w:t>
      </w:r>
      <w:r w:rsidRPr="00343443">
        <w:rPr>
          <w:rFonts w:ascii="Arial" w:hAnsi="Arial" w:cs="Arial"/>
          <w:color w:val="000000" w:themeColor="text1"/>
          <w:szCs w:val="21"/>
        </w:rPr>
        <w:t>个字节为扩展用，默认值为</w:t>
      </w:r>
      <w:r w:rsidRPr="00343443">
        <w:rPr>
          <w:rFonts w:ascii="Arial" w:hAnsi="Arial" w:cs="Arial"/>
          <w:color w:val="000000" w:themeColor="text1"/>
          <w:szCs w:val="21"/>
        </w:rPr>
        <w:t>0</w:t>
      </w:r>
      <w:r w:rsidRPr="00343443">
        <w:rPr>
          <w:rFonts w:ascii="Arial" w:hAnsi="Arial" w:cs="Arial"/>
          <w:color w:val="000000" w:themeColor="text1"/>
          <w:szCs w:val="21"/>
        </w:rPr>
        <w:t>；</w:t>
      </w:r>
    </w:p>
    <w:p w14:paraId="68620C67" w14:textId="77777777" w:rsidR="000B5FCA" w:rsidRPr="00343443" w:rsidRDefault="000B5FCA" w:rsidP="000B5FCA">
      <w:pPr>
        <w:numPr>
          <w:ilvl w:val="0"/>
          <w:numId w:val="5"/>
        </w:numPr>
        <w:spacing w:line="360" w:lineRule="auto"/>
        <w:rPr>
          <w:rFonts w:ascii="Arial" w:hAnsi="Arial" w:cs="Arial"/>
          <w:color w:val="000000" w:themeColor="text1"/>
          <w:szCs w:val="21"/>
        </w:rPr>
      </w:pPr>
      <w:r w:rsidRPr="00343443">
        <w:rPr>
          <w:rFonts w:ascii="Arial" w:hAnsi="Arial" w:cs="Arial"/>
          <w:color w:val="000000" w:themeColor="text1"/>
          <w:szCs w:val="21"/>
        </w:rPr>
        <w:t>数据长度为保留</w:t>
      </w:r>
      <w:r w:rsidRPr="00343443">
        <w:rPr>
          <w:rFonts w:ascii="Arial" w:hAnsi="Arial" w:cs="Arial" w:hint="eastAsia"/>
          <w:color w:val="000000" w:themeColor="text1"/>
          <w:szCs w:val="21"/>
        </w:rPr>
        <w:t>、</w:t>
      </w:r>
      <w:r w:rsidRPr="00343443">
        <w:rPr>
          <w:rFonts w:ascii="Arial" w:hAnsi="Arial" w:cs="Arial"/>
          <w:color w:val="000000" w:themeColor="text1"/>
          <w:szCs w:val="21"/>
        </w:rPr>
        <w:t>类型、数据内容和校验和的总字节数；</w:t>
      </w:r>
    </w:p>
    <w:p w14:paraId="1482AE1A" w14:textId="77777777" w:rsidR="000B5FCA" w:rsidRPr="00343443" w:rsidRDefault="000B5FCA" w:rsidP="000B5FCA">
      <w:pPr>
        <w:numPr>
          <w:ilvl w:val="0"/>
          <w:numId w:val="5"/>
        </w:numPr>
        <w:spacing w:line="360" w:lineRule="auto"/>
        <w:rPr>
          <w:rFonts w:ascii="Arial" w:hAnsi="Arial" w:cs="Arial"/>
          <w:color w:val="000000" w:themeColor="text1"/>
          <w:szCs w:val="21"/>
        </w:rPr>
      </w:pPr>
      <w:r w:rsidRPr="00343443">
        <w:rPr>
          <w:rFonts w:ascii="Arial" w:hAnsi="Arial" w:cs="Arial"/>
          <w:color w:val="000000" w:themeColor="text1"/>
          <w:szCs w:val="21"/>
        </w:rPr>
        <w:t>CRC</w:t>
      </w:r>
      <w:r w:rsidRPr="00343443">
        <w:rPr>
          <w:rFonts w:ascii="Arial" w:hAnsi="Arial" w:cs="Arial"/>
          <w:color w:val="000000" w:themeColor="text1"/>
          <w:szCs w:val="21"/>
        </w:rPr>
        <w:t>校验和由保留、类型和数据内容共同参与计算；</w:t>
      </w:r>
    </w:p>
    <w:p w14:paraId="745DD763" w14:textId="77777777" w:rsidR="000B5FCA" w:rsidRPr="00343443" w:rsidRDefault="000B5FCA" w:rsidP="000B5FCA">
      <w:pPr>
        <w:numPr>
          <w:ilvl w:val="0"/>
          <w:numId w:val="5"/>
        </w:numPr>
        <w:spacing w:line="360" w:lineRule="auto"/>
        <w:rPr>
          <w:rFonts w:ascii="Arial" w:hAnsi="Arial" w:cs="Arial"/>
          <w:color w:val="000000" w:themeColor="text1"/>
          <w:szCs w:val="21"/>
        </w:rPr>
      </w:pPr>
      <w:r w:rsidRPr="00343443">
        <w:rPr>
          <w:rFonts w:ascii="Arial" w:hAnsi="Arial" w:cs="Arial"/>
          <w:color w:val="000000" w:themeColor="text1"/>
          <w:szCs w:val="21"/>
        </w:rPr>
        <w:t>数据内容占用</w:t>
      </w:r>
      <w:r w:rsidRPr="00343443">
        <w:rPr>
          <w:rFonts w:ascii="Arial" w:hAnsi="Arial" w:cs="Arial"/>
          <w:color w:val="000000" w:themeColor="text1"/>
          <w:szCs w:val="21"/>
        </w:rPr>
        <w:t>2</w:t>
      </w:r>
      <w:r w:rsidRPr="00343443">
        <w:rPr>
          <w:rFonts w:ascii="Arial" w:hAnsi="Arial" w:cs="Arial"/>
          <w:color w:val="000000" w:themeColor="text1"/>
          <w:szCs w:val="21"/>
        </w:rPr>
        <w:t>个字节时，先发低位，再发高位；</w:t>
      </w:r>
    </w:p>
    <w:p w14:paraId="4C7DC23B" w14:textId="71762C44" w:rsidR="00CA6B8A" w:rsidRPr="00CA6B8A" w:rsidRDefault="00CA6B8A" w:rsidP="00AC0620">
      <w:pPr>
        <w:pStyle w:val="30"/>
        <w:numPr>
          <w:ilvl w:val="2"/>
          <w:numId w:val="3"/>
        </w:numPr>
        <w:spacing w:beforeLines="50" w:before="156" w:after="0" w:line="360" w:lineRule="auto"/>
        <w:rPr>
          <w:rFonts w:ascii="Arial" w:eastAsia="黑体" w:hAnsi="Arial" w:cs="Arial"/>
          <w:color w:val="000000" w:themeColor="text1"/>
          <w:sz w:val="24"/>
          <w:szCs w:val="24"/>
        </w:rPr>
      </w:pPr>
      <w:bookmarkStart w:id="1656" w:name="_Toc40448792"/>
      <w:bookmarkStart w:id="1657" w:name="_Toc73459401"/>
      <w:bookmarkStart w:id="1658" w:name="_Toc137217311"/>
      <w:r>
        <w:rPr>
          <w:rFonts w:ascii="Arial" w:eastAsia="黑体" w:hAnsi="Arial" w:cs="Arial" w:hint="eastAsia"/>
          <w:color w:val="000000" w:themeColor="text1"/>
          <w:sz w:val="24"/>
          <w:szCs w:val="24"/>
        </w:rPr>
        <w:t>通信</w:t>
      </w:r>
      <w:r w:rsidRPr="00CA6B8A">
        <w:rPr>
          <w:rFonts w:ascii="Arial" w:eastAsia="黑体" w:hAnsi="Arial" w:cs="Arial" w:hint="eastAsia"/>
          <w:color w:val="000000" w:themeColor="text1"/>
          <w:sz w:val="24"/>
          <w:szCs w:val="24"/>
        </w:rPr>
        <w:t>协议</w:t>
      </w:r>
      <w:bookmarkEnd w:id="1656"/>
      <w:r w:rsidRPr="00CA6B8A">
        <w:rPr>
          <w:rFonts w:ascii="Arial" w:eastAsia="黑体" w:hAnsi="Arial" w:cs="Arial" w:hint="eastAsia"/>
          <w:color w:val="000000" w:themeColor="text1"/>
          <w:sz w:val="24"/>
          <w:szCs w:val="24"/>
        </w:rPr>
        <w:t>内容</w:t>
      </w:r>
      <w:bookmarkEnd w:id="1657"/>
      <w:bookmarkEnd w:id="1658"/>
    </w:p>
    <w:p w14:paraId="0F913312" w14:textId="13040E35" w:rsidR="00CA6B8A" w:rsidRPr="009B4126" w:rsidRDefault="00CA6B8A" w:rsidP="00CA6B8A">
      <w:pPr>
        <w:pStyle w:val="ae"/>
        <w:keepNext/>
        <w:spacing w:beforeLines="100" w:before="312"/>
        <w:jc w:val="center"/>
        <w:rPr>
          <w:rFonts w:ascii="Arial" w:hAnsi="Arial" w:cs="Arial"/>
          <w:sz w:val="24"/>
        </w:rPr>
      </w:pPr>
      <w:r w:rsidRPr="00F91D60">
        <w:rPr>
          <w:rFonts w:ascii="Arial" w:hAnsi="Arial" w:cs="Arial"/>
          <w:sz w:val="24"/>
        </w:rPr>
        <w:t>表</w:t>
      </w:r>
      <w:r w:rsidRPr="00F91D60">
        <w:rPr>
          <w:rFonts w:ascii="Arial" w:hAnsi="Arial" w:cs="Arial"/>
          <w:sz w:val="24"/>
        </w:rPr>
        <w:fldChar w:fldCharType="begin"/>
      </w:r>
      <w:r w:rsidRPr="00F91D60">
        <w:rPr>
          <w:rFonts w:ascii="Arial" w:hAnsi="Arial" w:cs="Arial"/>
          <w:sz w:val="24"/>
        </w:rPr>
        <w:instrText xml:space="preserve"> STYLEREF 1 \s </w:instrText>
      </w:r>
      <w:r w:rsidRPr="00F91D60">
        <w:rPr>
          <w:rFonts w:ascii="Arial" w:hAnsi="Arial" w:cs="Arial"/>
          <w:sz w:val="24"/>
        </w:rPr>
        <w:fldChar w:fldCharType="separate"/>
      </w:r>
      <w:r w:rsidR="00C2385F">
        <w:rPr>
          <w:rFonts w:ascii="Arial" w:hAnsi="Arial" w:cs="Arial"/>
          <w:noProof/>
          <w:sz w:val="24"/>
        </w:rPr>
        <w:t>2</w:t>
      </w:r>
      <w:r w:rsidRPr="00F91D60">
        <w:rPr>
          <w:rFonts w:ascii="Arial" w:hAnsi="Arial" w:cs="Arial"/>
          <w:sz w:val="24"/>
        </w:rPr>
        <w:fldChar w:fldCharType="end"/>
      </w:r>
      <w:r w:rsidRPr="00F91D60">
        <w:rPr>
          <w:rFonts w:ascii="Arial" w:hAnsi="Arial" w:cs="Arial"/>
          <w:sz w:val="24"/>
        </w:rPr>
        <w:t>.</w:t>
      </w:r>
      <w:r w:rsidRPr="00F91D60">
        <w:rPr>
          <w:rFonts w:ascii="Arial" w:hAnsi="Arial" w:cs="Arial"/>
          <w:sz w:val="24"/>
        </w:rPr>
        <w:fldChar w:fldCharType="begin"/>
      </w:r>
      <w:r w:rsidRPr="00F91D60">
        <w:rPr>
          <w:rFonts w:ascii="Arial" w:hAnsi="Arial" w:cs="Arial"/>
          <w:sz w:val="24"/>
        </w:rPr>
        <w:instrText xml:space="preserve"> SEQ </w:instrText>
      </w:r>
      <w:r w:rsidRPr="00F91D60">
        <w:rPr>
          <w:rFonts w:ascii="Arial" w:hAnsi="Arial" w:cs="Arial"/>
          <w:sz w:val="24"/>
        </w:rPr>
        <w:instrText>表</w:instrText>
      </w:r>
      <w:r w:rsidRPr="00F91D60">
        <w:rPr>
          <w:rFonts w:ascii="Arial" w:hAnsi="Arial" w:cs="Arial"/>
          <w:sz w:val="24"/>
        </w:rPr>
        <w:instrText xml:space="preserve"> \* ARABIC \s 1 </w:instrText>
      </w:r>
      <w:r w:rsidRPr="00F91D60">
        <w:rPr>
          <w:rFonts w:ascii="Arial" w:hAnsi="Arial" w:cs="Arial"/>
          <w:sz w:val="24"/>
        </w:rPr>
        <w:fldChar w:fldCharType="separate"/>
      </w:r>
      <w:ins w:id="1659" w:author="Microsoft Office User" w:date="2023-06-09T15:26:00Z">
        <w:r w:rsidR="00C2385F">
          <w:rPr>
            <w:rFonts w:ascii="Arial" w:hAnsi="Arial" w:cs="Arial"/>
            <w:noProof/>
            <w:sz w:val="24"/>
          </w:rPr>
          <w:t>5</w:t>
        </w:r>
      </w:ins>
      <w:del w:id="1660" w:author="Microsoft Office User" w:date="2023-06-09T15:23:00Z">
        <w:r w:rsidR="000B2617" w:rsidDel="00C2385F">
          <w:rPr>
            <w:rFonts w:ascii="Arial" w:hAnsi="Arial" w:cs="Arial"/>
            <w:noProof/>
            <w:sz w:val="24"/>
          </w:rPr>
          <w:delText>3</w:delText>
        </w:r>
      </w:del>
      <w:r w:rsidRPr="00F91D60">
        <w:rPr>
          <w:rFonts w:ascii="Arial" w:hAnsi="Arial" w:cs="Arial"/>
          <w:sz w:val="24"/>
        </w:rPr>
        <w:fldChar w:fldCharType="end"/>
      </w:r>
      <w:r w:rsidRPr="00F91D60">
        <w:rPr>
          <w:rFonts w:ascii="Arial" w:hAnsi="Arial" w:cs="Arial" w:hint="eastAsia"/>
          <w:sz w:val="24"/>
        </w:rPr>
        <w:t xml:space="preserve">　</w:t>
      </w:r>
      <w:r w:rsidR="00E92078">
        <w:rPr>
          <w:rFonts w:ascii="黑体" w:hAnsi="黑体" w:cs="Arial" w:hint="eastAsia"/>
          <w:color w:val="000000" w:themeColor="text1"/>
          <w:sz w:val="24"/>
        </w:rPr>
        <w:t>显控软件与潜标主控板</w:t>
      </w:r>
      <w:r w:rsidRPr="00380425">
        <w:rPr>
          <w:rFonts w:ascii="黑体" w:hAnsi="黑体" w:cs="Arial"/>
          <w:color w:val="000000" w:themeColor="text1"/>
          <w:sz w:val="24"/>
        </w:rPr>
        <w:t>通信协议内容</w:t>
      </w:r>
    </w:p>
    <w:tbl>
      <w:tblPr>
        <w:tblStyle w:val="a4"/>
        <w:tblW w:w="0" w:type="auto"/>
        <w:jc w:val="center"/>
        <w:tblLook w:val="04A0" w:firstRow="1" w:lastRow="0" w:firstColumn="1" w:lastColumn="0" w:noHBand="0" w:noVBand="1"/>
      </w:tblPr>
      <w:tblGrid>
        <w:gridCol w:w="763"/>
        <w:gridCol w:w="2551"/>
        <w:gridCol w:w="4484"/>
      </w:tblGrid>
      <w:tr w:rsidR="00B25F32" w:rsidRPr="00BB02AD" w14:paraId="14088F36" w14:textId="77777777" w:rsidTr="00534BB6">
        <w:trPr>
          <w:tblHeader/>
          <w:jc w:val="center"/>
        </w:trPr>
        <w:tc>
          <w:tcPr>
            <w:tcW w:w="763" w:type="dxa"/>
            <w:shd w:val="clear" w:color="auto" w:fill="D9D9D9" w:themeFill="background1" w:themeFillShade="D9"/>
            <w:vAlign w:val="center"/>
          </w:tcPr>
          <w:p w14:paraId="193DF967" w14:textId="77777777" w:rsidR="00B25F32" w:rsidRPr="00BB02AD" w:rsidRDefault="00B25F32" w:rsidP="00534BB6">
            <w:pPr>
              <w:jc w:val="center"/>
              <w:rPr>
                <w:rFonts w:ascii="Arial" w:hAnsi="Arial" w:cs="Arial"/>
                <w:b/>
                <w:color w:val="000000" w:themeColor="text1"/>
                <w:szCs w:val="21"/>
              </w:rPr>
            </w:pPr>
            <w:r w:rsidRPr="00BB02AD">
              <w:rPr>
                <w:rFonts w:ascii="Arial" w:hAnsi="Arial" w:cs="Arial"/>
                <w:b/>
                <w:color w:val="000000" w:themeColor="text1"/>
                <w:szCs w:val="21"/>
              </w:rPr>
              <w:t>类型</w:t>
            </w:r>
          </w:p>
        </w:tc>
        <w:tc>
          <w:tcPr>
            <w:tcW w:w="2551" w:type="dxa"/>
            <w:shd w:val="clear" w:color="auto" w:fill="D9D9D9" w:themeFill="background1" w:themeFillShade="D9"/>
            <w:vAlign w:val="center"/>
          </w:tcPr>
          <w:p w14:paraId="79959BA3" w14:textId="77777777" w:rsidR="00B25F32" w:rsidRPr="00BB02AD" w:rsidRDefault="00B25F32" w:rsidP="00534BB6">
            <w:pPr>
              <w:jc w:val="center"/>
              <w:rPr>
                <w:rFonts w:ascii="Arial" w:hAnsi="Arial" w:cs="Arial"/>
                <w:b/>
                <w:color w:val="000000" w:themeColor="text1"/>
                <w:szCs w:val="21"/>
              </w:rPr>
            </w:pPr>
            <w:r w:rsidRPr="00BB02AD">
              <w:rPr>
                <w:rFonts w:ascii="Arial" w:hAnsi="Arial" w:cs="Arial"/>
                <w:b/>
                <w:color w:val="000000" w:themeColor="text1"/>
                <w:szCs w:val="21"/>
              </w:rPr>
              <w:t>内容</w:t>
            </w:r>
          </w:p>
        </w:tc>
        <w:tc>
          <w:tcPr>
            <w:tcW w:w="4484" w:type="dxa"/>
            <w:shd w:val="clear" w:color="auto" w:fill="D9D9D9" w:themeFill="background1" w:themeFillShade="D9"/>
            <w:vAlign w:val="center"/>
          </w:tcPr>
          <w:p w14:paraId="7B80B765" w14:textId="77777777" w:rsidR="00B25F32" w:rsidRPr="00BB02AD" w:rsidRDefault="00B25F32" w:rsidP="00534BB6">
            <w:pPr>
              <w:jc w:val="center"/>
              <w:rPr>
                <w:rFonts w:ascii="Arial" w:hAnsi="Arial" w:cs="Arial"/>
                <w:b/>
                <w:color w:val="000000" w:themeColor="text1"/>
                <w:szCs w:val="21"/>
              </w:rPr>
            </w:pPr>
            <w:r w:rsidRPr="00BB02AD">
              <w:rPr>
                <w:rFonts w:ascii="Arial" w:hAnsi="Arial" w:cs="Arial"/>
                <w:b/>
                <w:color w:val="000000" w:themeColor="text1"/>
                <w:szCs w:val="21"/>
              </w:rPr>
              <w:t>数据</w:t>
            </w:r>
          </w:p>
        </w:tc>
      </w:tr>
      <w:tr w:rsidR="00B25F32" w:rsidRPr="00BB02AD" w14:paraId="19238388" w14:textId="77777777" w:rsidTr="00534BB6">
        <w:trPr>
          <w:jc w:val="center"/>
        </w:trPr>
        <w:tc>
          <w:tcPr>
            <w:tcW w:w="763" w:type="dxa"/>
            <w:vMerge w:val="restart"/>
            <w:vAlign w:val="center"/>
          </w:tcPr>
          <w:p w14:paraId="01E91348" w14:textId="77777777" w:rsidR="00B25F32" w:rsidRPr="00BB02AD" w:rsidRDefault="00B25F32">
            <w:pPr>
              <w:pStyle w:val="ac"/>
              <w:numPr>
                <w:ilvl w:val="0"/>
                <w:numId w:val="34"/>
              </w:numPr>
              <w:ind w:firstLineChars="0"/>
              <w:jc w:val="center"/>
              <w:rPr>
                <w:rFonts w:ascii="Arial" w:hAnsi="Arial" w:cs="Arial"/>
                <w:color w:val="000000" w:themeColor="text1"/>
                <w:szCs w:val="21"/>
              </w:rPr>
              <w:pPrChange w:id="1661" w:author="Microsoft Office User" w:date="2023-06-09T11:20:00Z">
                <w:pPr>
                  <w:pStyle w:val="ac"/>
                  <w:numPr>
                    <w:numId w:val="6"/>
                  </w:numPr>
                  <w:ind w:left="420" w:firstLineChars="0" w:hanging="420"/>
                  <w:jc w:val="center"/>
                </w:pPr>
              </w:pPrChange>
            </w:pPr>
          </w:p>
        </w:tc>
        <w:tc>
          <w:tcPr>
            <w:tcW w:w="2551" w:type="dxa"/>
            <w:vMerge w:val="restart"/>
            <w:vAlign w:val="center"/>
          </w:tcPr>
          <w:p w14:paraId="65956322" w14:textId="77777777" w:rsidR="00B25F32" w:rsidRPr="00BB02AD" w:rsidRDefault="00B25F32" w:rsidP="00534BB6">
            <w:pPr>
              <w:jc w:val="center"/>
              <w:rPr>
                <w:rFonts w:ascii="Arial" w:hAnsi="Arial" w:cs="Arial"/>
                <w:color w:val="000000" w:themeColor="text1"/>
                <w:szCs w:val="21"/>
              </w:rPr>
            </w:pPr>
            <w:r>
              <w:rPr>
                <w:rFonts w:ascii="Arial" w:hAnsi="Arial" w:cs="Arial" w:hint="eastAsia"/>
                <w:szCs w:val="21"/>
              </w:rPr>
              <w:t>设置工作模式</w:t>
            </w:r>
          </w:p>
        </w:tc>
        <w:tc>
          <w:tcPr>
            <w:tcW w:w="4484" w:type="dxa"/>
          </w:tcPr>
          <w:p w14:paraId="2F08EF1D" w14:textId="77777777" w:rsidR="00B25F32" w:rsidRDefault="00B25F32" w:rsidP="00534BB6">
            <w:pPr>
              <w:rPr>
                <w:rFonts w:ascii="Arial" w:hAnsi="Arial" w:cs="Arial"/>
                <w:szCs w:val="21"/>
              </w:rPr>
            </w:pPr>
            <w:r w:rsidRPr="005F0C89">
              <w:rPr>
                <w:rFonts w:ascii="Arial" w:hAnsi="Arial" w:cs="Arial"/>
                <w:szCs w:val="21"/>
              </w:rPr>
              <w:t>下行：</w:t>
            </w:r>
          </w:p>
          <w:p w14:paraId="04C9FB43" w14:textId="77777777" w:rsidR="00B25F32" w:rsidRDefault="00B25F32" w:rsidP="00534BB6">
            <w:pPr>
              <w:rPr>
                <w:rFonts w:ascii="Arial" w:hAnsi="Arial" w:cs="Arial"/>
                <w:szCs w:val="21"/>
              </w:rPr>
            </w:pPr>
            <w:r>
              <w:rPr>
                <w:rFonts w:ascii="Arial" w:hAnsi="Arial" w:cs="Arial" w:hint="eastAsia"/>
                <w:szCs w:val="21"/>
              </w:rPr>
              <w:t>工作模式</w:t>
            </w:r>
            <w:r>
              <w:rPr>
                <w:rFonts w:ascii="Arial" w:hAnsi="Arial" w:cs="Arial"/>
                <w:color w:val="000000" w:themeColor="text1"/>
                <w:szCs w:val="21"/>
              </w:rPr>
              <w:t>(</w:t>
            </w:r>
            <w:r w:rsidRPr="00BB02AD">
              <w:rPr>
                <w:rFonts w:ascii="Arial" w:hAnsi="Arial" w:cs="Arial"/>
                <w:color w:val="000000" w:themeColor="text1"/>
                <w:szCs w:val="21"/>
              </w:rPr>
              <w:t>1byte</w:t>
            </w:r>
            <w:r w:rsidRPr="00BB02AD">
              <w:rPr>
                <w:rFonts w:ascii="Arial" w:hAnsi="Arial" w:cs="Arial" w:hint="eastAsia"/>
                <w:color w:val="000000" w:themeColor="text1"/>
                <w:szCs w:val="21"/>
              </w:rPr>
              <w:t>，</w:t>
            </w:r>
            <w:r w:rsidRPr="00BB02AD">
              <w:rPr>
                <w:rFonts w:ascii="Arial" w:hAnsi="Arial" w:cs="Arial"/>
                <w:color w:val="000000" w:themeColor="text1"/>
                <w:szCs w:val="21"/>
              </w:rPr>
              <w:t>char</w:t>
            </w:r>
            <w:r>
              <w:rPr>
                <w:rFonts w:ascii="Arial" w:hAnsi="Arial" w:cs="Arial"/>
                <w:color w:val="000000" w:themeColor="text1"/>
                <w:szCs w:val="21"/>
              </w:rPr>
              <w:t>)</w:t>
            </w:r>
            <w:r w:rsidRPr="00BB02AD">
              <w:rPr>
                <w:rFonts w:ascii="Arial" w:hAnsi="Arial" w:cs="Arial" w:hint="eastAsia"/>
                <w:color w:val="000000" w:themeColor="text1"/>
                <w:szCs w:val="21"/>
              </w:rPr>
              <w:t>；</w:t>
            </w:r>
          </w:p>
          <w:p w14:paraId="53B8F701" w14:textId="77777777" w:rsidR="00B25F32" w:rsidRDefault="00B25F32" w:rsidP="00534BB6">
            <w:pPr>
              <w:ind w:firstLineChars="200" w:firstLine="480"/>
              <w:rPr>
                <w:rFonts w:ascii="Arial" w:hAnsi="Arial" w:cs="Arial"/>
                <w:szCs w:val="21"/>
              </w:rPr>
            </w:pPr>
            <w:r w:rsidRPr="009769FD">
              <w:rPr>
                <w:rFonts w:ascii="Arial" w:hAnsi="Arial" w:cs="Arial"/>
                <w:szCs w:val="21"/>
              </w:rPr>
              <w:t>0</w:t>
            </w:r>
            <w:r>
              <w:rPr>
                <w:rFonts w:ascii="Arial" w:hAnsi="Arial" w:cs="Arial"/>
                <w:szCs w:val="21"/>
              </w:rPr>
              <w:t>：待机状态</w:t>
            </w:r>
          </w:p>
          <w:p w14:paraId="79E8CE02" w14:textId="740A48AD" w:rsidR="00B25F32" w:rsidRPr="00186111" w:rsidDel="0086316A" w:rsidRDefault="00B25F32" w:rsidP="00534BB6">
            <w:pPr>
              <w:ind w:firstLineChars="200" w:firstLine="480"/>
              <w:rPr>
                <w:del w:id="1662" w:author="Microsoft Office User" w:date="2023-06-09T14:10:00Z"/>
                <w:rFonts w:ascii="Arial" w:hAnsi="Arial" w:cs="Arial"/>
                <w:strike/>
                <w:szCs w:val="21"/>
                <w:rPrChange w:id="1663" w:author="Microsoft Office User" w:date="2023-06-07T12:46:00Z">
                  <w:rPr>
                    <w:del w:id="1664" w:author="Microsoft Office User" w:date="2023-06-09T14:10:00Z"/>
                    <w:rFonts w:ascii="Arial" w:hAnsi="Arial" w:cs="Arial"/>
                    <w:szCs w:val="21"/>
                  </w:rPr>
                </w:rPrChange>
              </w:rPr>
            </w:pPr>
            <w:del w:id="1665" w:author="Microsoft Office User" w:date="2023-06-09T14:10:00Z">
              <w:r w:rsidRPr="00186111" w:rsidDel="0086316A">
                <w:rPr>
                  <w:rFonts w:ascii="Arial" w:hAnsi="Arial" w:cs="Arial"/>
                  <w:strike/>
                  <w:szCs w:val="21"/>
                  <w:rPrChange w:id="1666" w:author="Microsoft Office User" w:date="2023-06-07T12:46:00Z">
                    <w:rPr>
                      <w:rFonts w:ascii="Arial" w:hAnsi="Arial" w:cs="Arial"/>
                      <w:szCs w:val="21"/>
                    </w:rPr>
                  </w:rPrChange>
                </w:rPr>
                <w:delText>1</w:delText>
              </w:r>
              <w:r w:rsidRPr="00186111" w:rsidDel="0086316A">
                <w:rPr>
                  <w:rFonts w:ascii="Arial" w:hAnsi="Arial" w:cs="Arial" w:hint="eastAsia"/>
                  <w:strike/>
                  <w:szCs w:val="21"/>
                  <w:rPrChange w:id="1667" w:author="Microsoft Office User" w:date="2023-06-07T12:46:00Z">
                    <w:rPr>
                      <w:rFonts w:ascii="Arial" w:hAnsi="Arial" w:cs="Arial" w:hint="eastAsia"/>
                      <w:szCs w:val="21"/>
                    </w:rPr>
                  </w:rPrChange>
                </w:rPr>
                <w:delText>：连续数据采集存储不分析</w:delText>
              </w:r>
            </w:del>
          </w:p>
          <w:p w14:paraId="73340B19" w14:textId="7FAE3B97" w:rsidR="00B25F32" w:rsidRDefault="00B25F32" w:rsidP="00534BB6">
            <w:pPr>
              <w:ind w:firstLineChars="200" w:firstLine="480"/>
              <w:rPr>
                <w:rFonts w:ascii="Arial" w:hAnsi="Arial" w:cs="Arial"/>
                <w:szCs w:val="21"/>
              </w:rPr>
            </w:pPr>
            <w:del w:id="1668" w:author="Microsoft Office User" w:date="2023-06-07T12:46:00Z">
              <w:r w:rsidRPr="009769FD" w:rsidDel="00186111">
                <w:rPr>
                  <w:rFonts w:ascii="Arial" w:hAnsi="Arial" w:cs="Arial"/>
                  <w:szCs w:val="21"/>
                </w:rPr>
                <w:delText>2</w:delText>
              </w:r>
            </w:del>
            <w:ins w:id="1669" w:author="Microsoft Office User" w:date="2023-06-07T12:46:00Z">
              <w:r w:rsidR="00186111">
                <w:rPr>
                  <w:rFonts w:ascii="Arial" w:hAnsi="Arial" w:cs="Arial"/>
                  <w:szCs w:val="21"/>
                </w:rPr>
                <w:t>1</w:t>
              </w:r>
            </w:ins>
            <w:r>
              <w:rPr>
                <w:rFonts w:ascii="Arial" w:hAnsi="Arial" w:cs="Arial"/>
                <w:szCs w:val="21"/>
              </w:rPr>
              <w:t>：连续数据采集分析存储</w:t>
            </w:r>
          </w:p>
          <w:p w14:paraId="2E9ABF56" w14:textId="4A891FF1" w:rsidR="00B25F32" w:rsidRDefault="00186111" w:rsidP="00534BB6">
            <w:pPr>
              <w:ind w:firstLineChars="200" w:firstLine="480"/>
              <w:rPr>
                <w:rFonts w:ascii="Arial" w:hAnsi="Arial" w:cs="Arial"/>
                <w:szCs w:val="21"/>
              </w:rPr>
            </w:pPr>
            <w:ins w:id="1670" w:author="Microsoft Office User" w:date="2023-06-07T12:46:00Z">
              <w:r>
                <w:rPr>
                  <w:rFonts w:ascii="Arial" w:hAnsi="Arial" w:cs="Arial"/>
                  <w:szCs w:val="21"/>
                </w:rPr>
                <w:t>2</w:t>
              </w:r>
            </w:ins>
            <w:del w:id="1671" w:author="Microsoft Office User" w:date="2023-06-07T12:46:00Z">
              <w:r w:rsidR="00B25F32" w:rsidRPr="009769FD" w:rsidDel="00186111">
                <w:rPr>
                  <w:rFonts w:ascii="Arial" w:hAnsi="Arial" w:cs="Arial"/>
                  <w:szCs w:val="21"/>
                </w:rPr>
                <w:delText>3</w:delText>
              </w:r>
            </w:del>
            <w:r w:rsidR="00B25F32" w:rsidRPr="009769FD">
              <w:rPr>
                <w:rFonts w:ascii="Arial" w:hAnsi="Arial" w:cs="Arial"/>
                <w:szCs w:val="21"/>
              </w:rPr>
              <w:t>：触发采集</w:t>
            </w:r>
          </w:p>
          <w:p w14:paraId="01AB0676" w14:textId="4E7240C4" w:rsidR="00B25F32" w:rsidRPr="00BB02AD" w:rsidRDefault="00186111" w:rsidP="00534BB6">
            <w:pPr>
              <w:ind w:firstLineChars="200" w:firstLine="480"/>
              <w:rPr>
                <w:rFonts w:ascii="Arial" w:hAnsi="Arial" w:cs="Arial"/>
                <w:color w:val="000000" w:themeColor="text1"/>
                <w:szCs w:val="21"/>
              </w:rPr>
            </w:pPr>
            <w:ins w:id="1672" w:author="Microsoft Office User" w:date="2023-06-07T12:46:00Z">
              <w:r>
                <w:rPr>
                  <w:rFonts w:ascii="Arial" w:hAnsi="Arial" w:cs="Arial"/>
                  <w:szCs w:val="21"/>
                </w:rPr>
                <w:t>3</w:t>
              </w:r>
            </w:ins>
            <w:del w:id="1673" w:author="Microsoft Office User" w:date="2023-06-07T12:46:00Z">
              <w:r w:rsidR="00B25F32" w:rsidDel="00186111">
                <w:rPr>
                  <w:rFonts w:ascii="Arial" w:hAnsi="Arial" w:cs="Arial" w:hint="eastAsia"/>
                  <w:szCs w:val="21"/>
                </w:rPr>
                <w:delText>4</w:delText>
              </w:r>
            </w:del>
            <w:r w:rsidR="00B25F32">
              <w:rPr>
                <w:rFonts w:ascii="Arial" w:hAnsi="Arial" w:cs="Arial" w:hint="eastAsia"/>
                <w:szCs w:val="21"/>
              </w:rPr>
              <w:t>：数据导出模式</w:t>
            </w:r>
          </w:p>
        </w:tc>
      </w:tr>
      <w:tr w:rsidR="00B25F32" w:rsidRPr="00BB02AD" w14:paraId="4B14154D" w14:textId="77777777" w:rsidTr="00534BB6">
        <w:trPr>
          <w:jc w:val="center"/>
        </w:trPr>
        <w:tc>
          <w:tcPr>
            <w:tcW w:w="763" w:type="dxa"/>
            <w:vMerge/>
            <w:vAlign w:val="center"/>
          </w:tcPr>
          <w:p w14:paraId="0279C7C3" w14:textId="77777777" w:rsidR="00B25F32" w:rsidRPr="00BB02AD" w:rsidRDefault="00B25F32">
            <w:pPr>
              <w:pStyle w:val="ac"/>
              <w:numPr>
                <w:ilvl w:val="0"/>
                <w:numId w:val="34"/>
              </w:numPr>
              <w:ind w:firstLineChars="0"/>
              <w:jc w:val="center"/>
              <w:rPr>
                <w:rFonts w:ascii="Arial" w:hAnsi="Arial" w:cs="Arial"/>
                <w:color w:val="000000" w:themeColor="text1"/>
                <w:szCs w:val="21"/>
              </w:rPr>
              <w:pPrChange w:id="1674" w:author="Microsoft Office User" w:date="2023-06-09T11:20:00Z">
                <w:pPr>
                  <w:pStyle w:val="ac"/>
                  <w:numPr>
                    <w:numId w:val="6"/>
                  </w:numPr>
                  <w:ind w:left="420" w:firstLineChars="0" w:hanging="420"/>
                  <w:jc w:val="center"/>
                </w:pPr>
              </w:pPrChange>
            </w:pPr>
          </w:p>
        </w:tc>
        <w:tc>
          <w:tcPr>
            <w:tcW w:w="2551" w:type="dxa"/>
            <w:vMerge/>
            <w:vAlign w:val="center"/>
          </w:tcPr>
          <w:p w14:paraId="14F135AC" w14:textId="77777777" w:rsidR="00B25F32" w:rsidRPr="00BB02AD" w:rsidRDefault="00B25F32" w:rsidP="00534BB6">
            <w:pPr>
              <w:jc w:val="center"/>
              <w:rPr>
                <w:rFonts w:ascii="Arial" w:hAnsi="Arial" w:cs="Arial"/>
                <w:color w:val="000000" w:themeColor="text1"/>
                <w:szCs w:val="21"/>
              </w:rPr>
            </w:pPr>
          </w:p>
        </w:tc>
        <w:tc>
          <w:tcPr>
            <w:tcW w:w="4484" w:type="dxa"/>
          </w:tcPr>
          <w:p w14:paraId="04A4B2F3" w14:textId="77777777" w:rsidR="00B25F32" w:rsidRDefault="00B25F32" w:rsidP="00534BB6">
            <w:pPr>
              <w:rPr>
                <w:rFonts w:ascii="Arial" w:hAnsi="Arial" w:cs="Arial"/>
                <w:szCs w:val="21"/>
              </w:rPr>
            </w:pPr>
            <w:r w:rsidRPr="005F0C89">
              <w:rPr>
                <w:rFonts w:ascii="Arial" w:hAnsi="Arial" w:cs="Arial"/>
                <w:szCs w:val="21"/>
              </w:rPr>
              <w:t>上行：</w:t>
            </w:r>
          </w:p>
          <w:p w14:paraId="3D71C5E1" w14:textId="77777777" w:rsidR="00B25F32" w:rsidRPr="00BB02AD" w:rsidRDefault="00B25F32" w:rsidP="00534BB6">
            <w:pPr>
              <w:rPr>
                <w:rFonts w:ascii="Arial" w:hAnsi="Arial" w:cs="Arial"/>
                <w:color w:val="000000" w:themeColor="text1"/>
                <w:szCs w:val="21"/>
              </w:rPr>
            </w:pPr>
            <w:r w:rsidRPr="00BB02AD">
              <w:rPr>
                <w:rFonts w:ascii="Arial" w:hAnsi="Arial" w:cs="Arial" w:hint="eastAsia"/>
                <w:color w:val="000000" w:themeColor="text1"/>
                <w:szCs w:val="21"/>
              </w:rPr>
              <w:t>回复</w:t>
            </w:r>
            <w:r w:rsidRPr="00BB02AD">
              <w:rPr>
                <w:rFonts w:ascii="Arial" w:hAnsi="Arial" w:cs="Arial"/>
                <w:color w:val="000000" w:themeColor="text1"/>
                <w:szCs w:val="21"/>
              </w:rPr>
              <w:t>内容</w:t>
            </w:r>
            <w:r>
              <w:rPr>
                <w:rFonts w:ascii="Arial" w:hAnsi="Arial" w:cs="Arial"/>
                <w:color w:val="000000" w:themeColor="text1"/>
                <w:szCs w:val="21"/>
              </w:rPr>
              <w:t>(</w:t>
            </w:r>
            <w:r w:rsidRPr="00BB02AD">
              <w:rPr>
                <w:rFonts w:ascii="Arial" w:hAnsi="Arial" w:cs="Arial"/>
                <w:color w:val="000000" w:themeColor="text1"/>
                <w:szCs w:val="21"/>
              </w:rPr>
              <w:t>1byte</w:t>
            </w:r>
            <w:r w:rsidRPr="00BB02AD">
              <w:rPr>
                <w:rFonts w:ascii="Arial" w:hAnsi="Arial" w:cs="Arial" w:hint="eastAsia"/>
                <w:color w:val="000000" w:themeColor="text1"/>
                <w:szCs w:val="21"/>
              </w:rPr>
              <w:t>，</w:t>
            </w:r>
            <w:r w:rsidRPr="00BB02AD">
              <w:rPr>
                <w:rFonts w:ascii="Arial" w:hAnsi="Arial" w:cs="Arial"/>
                <w:color w:val="000000" w:themeColor="text1"/>
                <w:szCs w:val="21"/>
              </w:rPr>
              <w:t>char</w:t>
            </w:r>
            <w:r>
              <w:rPr>
                <w:rFonts w:ascii="Arial" w:hAnsi="Arial" w:cs="Arial"/>
                <w:color w:val="000000" w:themeColor="text1"/>
                <w:szCs w:val="21"/>
              </w:rPr>
              <w:t>)</w:t>
            </w:r>
            <w:r w:rsidRPr="00BB02AD">
              <w:rPr>
                <w:rFonts w:ascii="Arial" w:hAnsi="Arial" w:cs="Arial" w:hint="eastAsia"/>
                <w:color w:val="000000" w:themeColor="text1"/>
                <w:szCs w:val="21"/>
              </w:rPr>
              <w:t>；</w:t>
            </w:r>
          </w:p>
          <w:p w14:paraId="50C12C04" w14:textId="77777777" w:rsidR="00B25F32" w:rsidRPr="00BB02AD" w:rsidRDefault="00B25F32" w:rsidP="00534BB6">
            <w:pPr>
              <w:ind w:firstLineChars="200" w:firstLine="480"/>
              <w:rPr>
                <w:rFonts w:ascii="Arial" w:hAnsi="Arial" w:cs="Arial"/>
                <w:color w:val="000000" w:themeColor="text1"/>
                <w:szCs w:val="21"/>
              </w:rPr>
            </w:pPr>
            <w:r w:rsidRPr="00BB02AD">
              <w:rPr>
                <w:rFonts w:ascii="Arial" w:hAnsi="Arial" w:cs="Arial"/>
                <w:color w:val="000000" w:themeColor="text1"/>
                <w:szCs w:val="21"/>
              </w:rPr>
              <w:t>0</w:t>
            </w:r>
            <w:r w:rsidRPr="00BB02AD">
              <w:rPr>
                <w:rFonts w:ascii="Arial" w:hAnsi="Arial" w:cs="Arial"/>
                <w:color w:val="000000" w:themeColor="text1"/>
                <w:szCs w:val="21"/>
              </w:rPr>
              <w:t>：</w:t>
            </w:r>
            <w:r>
              <w:rPr>
                <w:rFonts w:ascii="Arial" w:hAnsi="Arial" w:cs="Arial" w:hint="eastAsia"/>
                <w:szCs w:val="21"/>
              </w:rPr>
              <w:t>设置</w:t>
            </w:r>
            <w:r w:rsidRPr="005F0C89">
              <w:rPr>
                <w:rFonts w:ascii="Arial" w:hAnsi="Arial" w:cs="Arial"/>
                <w:szCs w:val="21"/>
              </w:rPr>
              <w:t>成功</w:t>
            </w:r>
          </w:p>
          <w:p w14:paraId="1DC28925" w14:textId="77777777" w:rsidR="00B25F32" w:rsidRPr="00BB02AD" w:rsidRDefault="00B25F32" w:rsidP="00534BB6">
            <w:pPr>
              <w:ind w:leftChars="200" w:left="1920" w:hangingChars="600" w:hanging="1440"/>
              <w:rPr>
                <w:rFonts w:ascii="Arial" w:hAnsi="Arial" w:cs="Arial"/>
                <w:color w:val="000000" w:themeColor="text1"/>
                <w:szCs w:val="21"/>
              </w:rPr>
            </w:pPr>
            <w:r w:rsidRPr="00BB02AD">
              <w:rPr>
                <w:rFonts w:ascii="Arial" w:hAnsi="Arial" w:cs="Arial"/>
                <w:color w:val="000000" w:themeColor="text1"/>
                <w:szCs w:val="21"/>
              </w:rPr>
              <w:t>1</w:t>
            </w:r>
            <w:r w:rsidRPr="00BB02AD">
              <w:rPr>
                <w:rFonts w:ascii="Arial" w:hAnsi="Arial" w:cs="Arial"/>
                <w:color w:val="000000" w:themeColor="text1"/>
                <w:szCs w:val="21"/>
              </w:rPr>
              <w:t>：</w:t>
            </w:r>
            <w:r>
              <w:rPr>
                <w:rFonts w:ascii="Arial" w:hAnsi="Arial" w:cs="Arial" w:hint="eastAsia"/>
                <w:color w:val="000000" w:themeColor="text1"/>
                <w:szCs w:val="21"/>
              </w:rPr>
              <w:t>设置</w:t>
            </w:r>
            <w:r w:rsidRPr="005F0C89">
              <w:rPr>
                <w:rFonts w:ascii="Arial" w:hAnsi="Arial" w:cs="Arial"/>
                <w:szCs w:val="21"/>
              </w:rPr>
              <w:t>错误</w:t>
            </w:r>
            <w:r w:rsidRPr="00263600">
              <w:rPr>
                <w:rFonts w:ascii="Arial" w:hAnsi="Arial" w:cs="Arial" w:hint="eastAsia"/>
                <w:szCs w:val="21"/>
              </w:rPr>
              <w:t xml:space="preserve"> </w:t>
            </w:r>
          </w:p>
        </w:tc>
      </w:tr>
      <w:tr w:rsidR="00B25F32" w:rsidRPr="00BB02AD" w14:paraId="75E23C29" w14:textId="77777777" w:rsidTr="00534BB6">
        <w:trPr>
          <w:jc w:val="center"/>
        </w:trPr>
        <w:tc>
          <w:tcPr>
            <w:tcW w:w="763" w:type="dxa"/>
            <w:vMerge w:val="restart"/>
            <w:vAlign w:val="center"/>
          </w:tcPr>
          <w:p w14:paraId="5C82020A" w14:textId="77777777" w:rsidR="00B25F32" w:rsidRPr="00127B01" w:rsidRDefault="00B25F32">
            <w:pPr>
              <w:pStyle w:val="ac"/>
              <w:numPr>
                <w:ilvl w:val="0"/>
                <w:numId w:val="34"/>
              </w:numPr>
              <w:ind w:firstLineChars="0"/>
              <w:jc w:val="center"/>
              <w:rPr>
                <w:rFonts w:ascii="Arial" w:hAnsi="Arial" w:cs="Arial"/>
                <w:color w:val="000000" w:themeColor="text1"/>
                <w:szCs w:val="21"/>
              </w:rPr>
              <w:pPrChange w:id="1675" w:author="Microsoft Office User" w:date="2023-06-09T11:20:00Z">
                <w:pPr>
                  <w:pStyle w:val="ac"/>
                  <w:numPr>
                    <w:numId w:val="6"/>
                  </w:numPr>
                  <w:ind w:left="420" w:firstLineChars="0" w:hanging="420"/>
                  <w:jc w:val="center"/>
                </w:pPr>
              </w:pPrChange>
            </w:pPr>
          </w:p>
        </w:tc>
        <w:tc>
          <w:tcPr>
            <w:tcW w:w="2551" w:type="dxa"/>
            <w:vMerge w:val="restart"/>
            <w:vAlign w:val="center"/>
          </w:tcPr>
          <w:p w14:paraId="02951606" w14:textId="77777777" w:rsidR="00B25F32" w:rsidRPr="00BB02AD" w:rsidRDefault="00B25F32" w:rsidP="00534BB6">
            <w:pPr>
              <w:jc w:val="center"/>
              <w:rPr>
                <w:rFonts w:ascii="Arial" w:hAnsi="Arial" w:cs="Arial"/>
                <w:color w:val="000000" w:themeColor="text1"/>
                <w:szCs w:val="21"/>
              </w:rPr>
            </w:pPr>
            <w:r>
              <w:rPr>
                <w:rFonts w:ascii="Arial" w:hAnsi="Arial" w:cs="Arial" w:hint="eastAsia"/>
                <w:szCs w:val="21"/>
              </w:rPr>
              <w:t>读取工作模式</w:t>
            </w:r>
          </w:p>
        </w:tc>
        <w:tc>
          <w:tcPr>
            <w:tcW w:w="4484" w:type="dxa"/>
          </w:tcPr>
          <w:p w14:paraId="2C7A963C" w14:textId="77777777" w:rsidR="00B25F32" w:rsidRPr="00BB02AD" w:rsidRDefault="00B25F32" w:rsidP="00534BB6">
            <w:pPr>
              <w:rPr>
                <w:rFonts w:ascii="Arial" w:hAnsi="Arial" w:cs="Arial"/>
                <w:color w:val="000000" w:themeColor="text1"/>
                <w:szCs w:val="21"/>
              </w:rPr>
            </w:pPr>
            <w:r w:rsidRPr="005F0C89">
              <w:rPr>
                <w:rFonts w:ascii="Arial" w:hAnsi="Arial" w:cs="Arial"/>
                <w:szCs w:val="21"/>
              </w:rPr>
              <w:t>下行：</w:t>
            </w:r>
            <w:r>
              <w:rPr>
                <w:rFonts w:ascii="Arial" w:hAnsi="Arial" w:cs="Arial" w:hint="eastAsia"/>
                <w:szCs w:val="21"/>
              </w:rPr>
              <w:t>无</w:t>
            </w:r>
          </w:p>
        </w:tc>
      </w:tr>
      <w:tr w:rsidR="00B25F32" w:rsidRPr="00BB02AD" w14:paraId="0E333884" w14:textId="77777777" w:rsidTr="00534BB6">
        <w:trPr>
          <w:jc w:val="center"/>
        </w:trPr>
        <w:tc>
          <w:tcPr>
            <w:tcW w:w="763" w:type="dxa"/>
            <w:vMerge/>
            <w:vAlign w:val="center"/>
          </w:tcPr>
          <w:p w14:paraId="032AE2DD" w14:textId="77777777" w:rsidR="00B25F32" w:rsidRPr="00127B01" w:rsidRDefault="00B25F32" w:rsidP="00534BB6">
            <w:pPr>
              <w:jc w:val="center"/>
              <w:rPr>
                <w:rFonts w:ascii="Arial" w:hAnsi="Arial" w:cs="Arial"/>
                <w:color w:val="000000" w:themeColor="text1"/>
                <w:szCs w:val="21"/>
              </w:rPr>
            </w:pPr>
          </w:p>
        </w:tc>
        <w:tc>
          <w:tcPr>
            <w:tcW w:w="2551" w:type="dxa"/>
            <w:vMerge/>
            <w:vAlign w:val="center"/>
          </w:tcPr>
          <w:p w14:paraId="1F4DF667" w14:textId="77777777" w:rsidR="00B25F32" w:rsidRPr="00BB02AD" w:rsidRDefault="00B25F32" w:rsidP="00534BB6">
            <w:pPr>
              <w:jc w:val="center"/>
              <w:rPr>
                <w:rFonts w:ascii="Arial" w:hAnsi="Arial" w:cs="Arial"/>
                <w:color w:val="000000" w:themeColor="text1"/>
                <w:szCs w:val="21"/>
              </w:rPr>
            </w:pPr>
          </w:p>
        </w:tc>
        <w:tc>
          <w:tcPr>
            <w:tcW w:w="4484" w:type="dxa"/>
          </w:tcPr>
          <w:p w14:paraId="0CF29727" w14:textId="77777777" w:rsidR="00B25F32" w:rsidRDefault="00B25F32" w:rsidP="00534BB6">
            <w:pPr>
              <w:rPr>
                <w:rFonts w:ascii="Arial" w:hAnsi="Arial" w:cs="Arial"/>
                <w:szCs w:val="21"/>
              </w:rPr>
            </w:pPr>
            <w:r w:rsidRPr="005F0C89">
              <w:rPr>
                <w:rFonts w:ascii="Arial" w:hAnsi="Arial" w:cs="Arial"/>
                <w:szCs w:val="21"/>
              </w:rPr>
              <w:t>上行：</w:t>
            </w:r>
          </w:p>
          <w:p w14:paraId="519D7375" w14:textId="77777777" w:rsidR="00B25F32" w:rsidRDefault="00B25F32" w:rsidP="00534BB6">
            <w:pPr>
              <w:rPr>
                <w:rFonts w:ascii="Arial" w:hAnsi="Arial" w:cs="Arial"/>
                <w:szCs w:val="21"/>
              </w:rPr>
            </w:pPr>
            <w:r>
              <w:rPr>
                <w:rFonts w:ascii="Arial" w:hAnsi="Arial" w:cs="Arial" w:hint="eastAsia"/>
                <w:szCs w:val="21"/>
              </w:rPr>
              <w:t>工作模式</w:t>
            </w:r>
            <w:r>
              <w:rPr>
                <w:rFonts w:ascii="Arial" w:hAnsi="Arial" w:cs="Arial"/>
                <w:color w:val="000000" w:themeColor="text1"/>
                <w:szCs w:val="21"/>
              </w:rPr>
              <w:t>(</w:t>
            </w:r>
            <w:r w:rsidRPr="00BB02AD">
              <w:rPr>
                <w:rFonts w:ascii="Arial" w:hAnsi="Arial" w:cs="Arial"/>
                <w:color w:val="000000" w:themeColor="text1"/>
                <w:szCs w:val="21"/>
              </w:rPr>
              <w:t>1byte</w:t>
            </w:r>
            <w:r w:rsidRPr="00BB02AD">
              <w:rPr>
                <w:rFonts w:ascii="Arial" w:hAnsi="Arial" w:cs="Arial" w:hint="eastAsia"/>
                <w:color w:val="000000" w:themeColor="text1"/>
                <w:szCs w:val="21"/>
              </w:rPr>
              <w:t>，</w:t>
            </w:r>
            <w:r w:rsidRPr="00BB02AD">
              <w:rPr>
                <w:rFonts w:ascii="Arial" w:hAnsi="Arial" w:cs="Arial"/>
                <w:color w:val="000000" w:themeColor="text1"/>
                <w:szCs w:val="21"/>
              </w:rPr>
              <w:t>char</w:t>
            </w:r>
            <w:r>
              <w:rPr>
                <w:rFonts w:ascii="Arial" w:hAnsi="Arial" w:cs="Arial"/>
                <w:color w:val="000000" w:themeColor="text1"/>
                <w:szCs w:val="21"/>
              </w:rPr>
              <w:t>)</w:t>
            </w:r>
            <w:r w:rsidRPr="00BB02AD">
              <w:rPr>
                <w:rFonts w:ascii="Arial" w:hAnsi="Arial" w:cs="Arial" w:hint="eastAsia"/>
                <w:color w:val="000000" w:themeColor="text1"/>
                <w:szCs w:val="21"/>
              </w:rPr>
              <w:t>；</w:t>
            </w:r>
          </w:p>
          <w:p w14:paraId="20632380" w14:textId="77777777" w:rsidR="00B25F32" w:rsidRDefault="00B25F32" w:rsidP="00534BB6">
            <w:pPr>
              <w:ind w:firstLineChars="200" w:firstLine="480"/>
              <w:rPr>
                <w:rFonts w:ascii="Arial" w:hAnsi="Arial" w:cs="Arial"/>
                <w:szCs w:val="21"/>
              </w:rPr>
            </w:pPr>
            <w:r w:rsidRPr="009769FD">
              <w:rPr>
                <w:rFonts w:ascii="Arial" w:hAnsi="Arial" w:cs="Arial"/>
                <w:szCs w:val="21"/>
              </w:rPr>
              <w:t>0</w:t>
            </w:r>
            <w:r>
              <w:rPr>
                <w:rFonts w:ascii="Arial" w:hAnsi="Arial" w:cs="Arial"/>
                <w:szCs w:val="21"/>
              </w:rPr>
              <w:t>：待机状态</w:t>
            </w:r>
          </w:p>
          <w:p w14:paraId="1655B0BB" w14:textId="5A71FCC0" w:rsidR="00B25F32" w:rsidRPr="00186111" w:rsidDel="0086316A" w:rsidRDefault="00B25F32" w:rsidP="00534BB6">
            <w:pPr>
              <w:ind w:firstLineChars="200" w:firstLine="480"/>
              <w:rPr>
                <w:del w:id="1676" w:author="Microsoft Office User" w:date="2023-06-09T14:10:00Z"/>
                <w:rFonts w:ascii="Arial" w:hAnsi="Arial" w:cs="Arial"/>
                <w:strike/>
                <w:szCs w:val="21"/>
                <w:rPrChange w:id="1677" w:author="Microsoft Office User" w:date="2023-06-07T12:47:00Z">
                  <w:rPr>
                    <w:del w:id="1678" w:author="Microsoft Office User" w:date="2023-06-09T14:10:00Z"/>
                    <w:rFonts w:ascii="Arial" w:hAnsi="Arial" w:cs="Arial"/>
                    <w:szCs w:val="21"/>
                  </w:rPr>
                </w:rPrChange>
              </w:rPr>
            </w:pPr>
            <w:del w:id="1679" w:author="Microsoft Office User" w:date="2023-06-09T14:10:00Z">
              <w:r w:rsidRPr="00186111" w:rsidDel="0086316A">
                <w:rPr>
                  <w:rFonts w:ascii="Arial" w:hAnsi="Arial" w:cs="Arial"/>
                  <w:strike/>
                  <w:szCs w:val="21"/>
                  <w:rPrChange w:id="1680" w:author="Microsoft Office User" w:date="2023-06-07T12:47:00Z">
                    <w:rPr>
                      <w:rFonts w:ascii="Arial" w:hAnsi="Arial" w:cs="Arial"/>
                      <w:szCs w:val="21"/>
                    </w:rPr>
                  </w:rPrChange>
                </w:rPr>
                <w:delText>1</w:delText>
              </w:r>
              <w:r w:rsidRPr="00186111" w:rsidDel="0086316A">
                <w:rPr>
                  <w:rFonts w:ascii="Arial" w:hAnsi="Arial" w:cs="Arial" w:hint="eastAsia"/>
                  <w:strike/>
                  <w:szCs w:val="21"/>
                  <w:rPrChange w:id="1681" w:author="Microsoft Office User" w:date="2023-06-07T12:47:00Z">
                    <w:rPr>
                      <w:rFonts w:ascii="Arial" w:hAnsi="Arial" w:cs="Arial" w:hint="eastAsia"/>
                      <w:szCs w:val="21"/>
                    </w:rPr>
                  </w:rPrChange>
                </w:rPr>
                <w:delText>：连续数据采集存储不分析</w:delText>
              </w:r>
            </w:del>
          </w:p>
          <w:p w14:paraId="7069B77E" w14:textId="00C45F56" w:rsidR="00B25F32" w:rsidRDefault="00B25F32" w:rsidP="00534BB6">
            <w:pPr>
              <w:ind w:firstLineChars="200" w:firstLine="480"/>
              <w:rPr>
                <w:rFonts w:ascii="Arial" w:hAnsi="Arial" w:cs="Arial"/>
                <w:szCs w:val="21"/>
              </w:rPr>
            </w:pPr>
            <w:del w:id="1682" w:author="Microsoft Office User" w:date="2023-06-07T12:47:00Z">
              <w:r w:rsidRPr="009769FD" w:rsidDel="00186111">
                <w:rPr>
                  <w:rFonts w:ascii="Arial" w:hAnsi="Arial" w:cs="Arial"/>
                  <w:szCs w:val="21"/>
                </w:rPr>
                <w:delText>2</w:delText>
              </w:r>
            </w:del>
            <w:ins w:id="1683" w:author="Microsoft Office User" w:date="2023-06-07T12:47:00Z">
              <w:r w:rsidR="00186111">
                <w:rPr>
                  <w:rFonts w:ascii="Arial" w:hAnsi="Arial" w:cs="Arial"/>
                  <w:szCs w:val="21"/>
                </w:rPr>
                <w:t>1</w:t>
              </w:r>
            </w:ins>
            <w:r>
              <w:rPr>
                <w:rFonts w:ascii="Arial" w:hAnsi="Arial" w:cs="Arial"/>
                <w:szCs w:val="21"/>
              </w:rPr>
              <w:t>：连续数据采集分析存储</w:t>
            </w:r>
          </w:p>
          <w:p w14:paraId="22B15A81" w14:textId="06B479E2" w:rsidR="00B25F32" w:rsidRDefault="00186111" w:rsidP="00534BB6">
            <w:pPr>
              <w:ind w:firstLineChars="200" w:firstLine="480"/>
              <w:rPr>
                <w:rFonts w:ascii="Arial" w:hAnsi="Arial" w:cs="Arial"/>
                <w:szCs w:val="21"/>
              </w:rPr>
            </w:pPr>
            <w:ins w:id="1684" w:author="Microsoft Office User" w:date="2023-06-07T12:47:00Z">
              <w:r>
                <w:rPr>
                  <w:rFonts w:ascii="Arial" w:hAnsi="Arial" w:cs="Arial"/>
                  <w:szCs w:val="21"/>
                </w:rPr>
                <w:t>2</w:t>
              </w:r>
            </w:ins>
            <w:del w:id="1685" w:author="Microsoft Office User" w:date="2023-06-07T12:47:00Z">
              <w:r w:rsidR="00B25F32" w:rsidRPr="009769FD" w:rsidDel="00186111">
                <w:rPr>
                  <w:rFonts w:ascii="Arial" w:hAnsi="Arial" w:cs="Arial"/>
                  <w:szCs w:val="21"/>
                </w:rPr>
                <w:delText>3</w:delText>
              </w:r>
            </w:del>
            <w:r w:rsidR="00B25F32" w:rsidRPr="009769FD">
              <w:rPr>
                <w:rFonts w:ascii="Arial" w:hAnsi="Arial" w:cs="Arial"/>
                <w:szCs w:val="21"/>
              </w:rPr>
              <w:t>：触发采集</w:t>
            </w:r>
          </w:p>
          <w:p w14:paraId="08E9D8EA" w14:textId="692B3D28" w:rsidR="00B25F32" w:rsidRPr="00BB02AD" w:rsidRDefault="00186111" w:rsidP="00534BB6">
            <w:pPr>
              <w:ind w:leftChars="200" w:left="1920" w:hangingChars="600" w:hanging="1440"/>
              <w:rPr>
                <w:rFonts w:ascii="Arial" w:hAnsi="Arial" w:cs="Arial"/>
                <w:color w:val="000000" w:themeColor="text1"/>
                <w:szCs w:val="21"/>
              </w:rPr>
            </w:pPr>
            <w:ins w:id="1686" w:author="Microsoft Office User" w:date="2023-06-07T12:47:00Z">
              <w:r>
                <w:rPr>
                  <w:rFonts w:ascii="Arial" w:hAnsi="Arial" w:cs="Arial"/>
                  <w:szCs w:val="21"/>
                </w:rPr>
                <w:t>3</w:t>
              </w:r>
            </w:ins>
            <w:del w:id="1687" w:author="Microsoft Office User" w:date="2023-06-07T12:47:00Z">
              <w:r w:rsidR="00B25F32" w:rsidDel="00186111">
                <w:rPr>
                  <w:rFonts w:ascii="Arial" w:hAnsi="Arial" w:cs="Arial" w:hint="eastAsia"/>
                  <w:szCs w:val="21"/>
                </w:rPr>
                <w:delText>4</w:delText>
              </w:r>
            </w:del>
            <w:r w:rsidR="00B25F32">
              <w:rPr>
                <w:rFonts w:ascii="Arial" w:hAnsi="Arial" w:cs="Arial" w:hint="eastAsia"/>
                <w:szCs w:val="21"/>
              </w:rPr>
              <w:t>：数据导出模式</w:t>
            </w:r>
          </w:p>
        </w:tc>
      </w:tr>
      <w:tr w:rsidR="00B25F32" w:rsidRPr="00BB02AD" w14:paraId="63B1FD60" w14:textId="77777777" w:rsidTr="00534BB6">
        <w:trPr>
          <w:jc w:val="center"/>
        </w:trPr>
        <w:tc>
          <w:tcPr>
            <w:tcW w:w="763" w:type="dxa"/>
            <w:vMerge w:val="restart"/>
            <w:vAlign w:val="center"/>
          </w:tcPr>
          <w:p w14:paraId="5E0BD992" w14:textId="77777777" w:rsidR="00B25F32" w:rsidRPr="00127B01" w:rsidRDefault="00B25F32">
            <w:pPr>
              <w:pStyle w:val="ac"/>
              <w:numPr>
                <w:ilvl w:val="0"/>
                <w:numId w:val="34"/>
              </w:numPr>
              <w:ind w:firstLineChars="0"/>
              <w:jc w:val="center"/>
              <w:rPr>
                <w:rFonts w:ascii="Arial" w:hAnsi="Arial" w:cs="Arial"/>
                <w:color w:val="000000" w:themeColor="text1"/>
                <w:szCs w:val="21"/>
              </w:rPr>
              <w:pPrChange w:id="1688" w:author="Microsoft Office User" w:date="2023-06-09T11:20:00Z">
                <w:pPr>
                  <w:pStyle w:val="ac"/>
                  <w:numPr>
                    <w:numId w:val="6"/>
                  </w:numPr>
                  <w:ind w:left="420" w:firstLineChars="0" w:hanging="420"/>
                  <w:jc w:val="center"/>
                </w:pPr>
              </w:pPrChange>
            </w:pPr>
          </w:p>
        </w:tc>
        <w:tc>
          <w:tcPr>
            <w:tcW w:w="2551" w:type="dxa"/>
            <w:vMerge w:val="restart"/>
            <w:vAlign w:val="center"/>
          </w:tcPr>
          <w:p w14:paraId="07A6AA08" w14:textId="2F3B3F29" w:rsidR="00B25F32" w:rsidRPr="00BB02AD" w:rsidRDefault="00B25F32" w:rsidP="00534BB6">
            <w:pPr>
              <w:jc w:val="center"/>
              <w:rPr>
                <w:rFonts w:ascii="Arial" w:hAnsi="Arial" w:cs="Arial"/>
                <w:color w:val="000000" w:themeColor="text1"/>
                <w:szCs w:val="21"/>
              </w:rPr>
            </w:pPr>
            <w:r>
              <w:rPr>
                <w:rFonts w:ascii="Arial" w:hAnsi="Arial" w:cs="Arial" w:hint="eastAsia"/>
                <w:szCs w:val="21"/>
              </w:rPr>
              <w:t>获取系统状态</w:t>
            </w:r>
          </w:p>
        </w:tc>
        <w:tc>
          <w:tcPr>
            <w:tcW w:w="4484" w:type="dxa"/>
          </w:tcPr>
          <w:p w14:paraId="1FD5AF47" w14:textId="77777777" w:rsidR="00B25F32" w:rsidRPr="00BB02AD" w:rsidRDefault="00B25F32" w:rsidP="00534BB6">
            <w:pPr>
              <w:rPr>
                <w:rFonts w:ascii="Arial" w:hAnsi="Arial" w:cs="Arial"/>
                <w:color w:val="000000" w:themeColor="text1"/>
                <w:szCs w:val="21"/>
              </w:rPr>
            </w:pPr>
            <w:r>
              <w:rPr>
                <w:rFonts w:ascii="Arial" w:hAnsi="Arial" w:cs="Arial" w:hint="eastAsia"/>
                <w:szCs w:val="21"/>
              </w:rPr>
              <w:t>下行：无</w:t>
            </w:r>
          </w:p>
        </w:tc>
      </w:tr>
      <w:tr w:rsidR="00B25F32" w:rsidRPr="00BB02AD" w14:paraId="2EE207E6" w14:textId="77777777" w:rsidTr="00534BB6">
        <w:trPr>
          <w:jc w:val="center"/>
        </w:trPr>
        <w:tc>
          <w:tcPr>
            <w:tcW w:w="763" w:type="dxa"/>
            <w:vMerge/>
            <w:vAlign w:val="center"/>
          </w:tcPr>
          <w:p w14:paraId="3E5229C3" w14:textId="77777777" w:rsidR="00B25F32" w:rsidRPr="00127B01" w:rsidRDefault="00B25F32">
            <w:pPr>
              <w:pStyle w:val="ac"/>
              <w:numPr>
                <w:ilvl w:val="0"/>
                <w:numId w:val="34"/>
              </w:numPr>
              <w:ind w:firstLineChars="0"/>
              <w:jc w:val="center"/>
              <w:rPr>
                <w:rFonts w:ascii="Arial" w:hAnsi="Arial" w:cs="Arial"/>
                <w:color w:val="000000" w:themeColor="text1"/>
                <w:szCs w:val="21"/>
              </w:rPr>
              <w:pPrChange w:id="1689" w:author="Microsoft Office User" w:date="2023-06-09T11:20:00Z">
                <w:pPr>
                  <w:pStyle w:val="ac"/>
                  <w:numPr>
                    <w:numId w:val="6"/>
                  </w:numPr>
                  <w:ind w:left="420" w:firstLineChars="0" w:hanging="420"/>
                  <w:jc w:val="center"/>
                </w:pPr>
              </w:pPrChange>
            </w:pPr>
          </w:p>
        </w:tc>
        <w:tc>
          <w:tcPr>
            <w:tcW w:w="2551" w:type="dxa"/>
            <w:vMerge/>
            <w:vAlign w:val="center"/>
          </w:tcPr>
          <w:p w14:paraId="7118E82B" w14:textId="77777777" w:rsidR="00B25F32" w:rsidRPr="00BB02AD" w:rsidRDefault="00B25F32" w:rsidP="00534BB6">
            <w:pPr>
              <w:jc w:val="center"/>
              <w:rPr>
                <w:rFonts w:ascii="Arial" w:hAnsi="Arial" w:cs="Arial"/>
                <w:color w:val="000000" w:themeColor="text1"/>
                <w:szCs w:val="21"/>
              </w:rPr>
            </w:pPr>
          </w:p>
        </w:tc>
        <w:tc>
          <w:tcPr>
            <w:tcW w:w="4484" w:type="dxa"/>
          </w:tcPr>
          <w:p w14:paraId="638F9AA7" w14:textId="77777777" w:rsidR="00B25F32" w:rsidRDefault="00B25F32" w:rsidP="00534BB6">
            <w:pPr>
              <w:rPr>
                <w:rFonts w:ascii="Arial" w:hAnsi="Arial" w:cs="Arial"/>
                <w:szCs w:val="21"/>
              </w:rPr>
            </w:pPr>
            <w:r>
              <w:rPr>
                <w:rFonts w:ascii="Arial" w:hAnsi="Arial" w:cs="Arial" w:hint="eastAsia"/>
                <w:szCs w:val="21"/>
              </w:rPr>
              <w:t>上行：</w:t>
            </w:r>
          </w:p>
          <w:p w14:paraId="21D3AC4E" w14:textId="77777777" w:rsidR="00186111" w:rsidRPr="00BB02AD" w:rsidRDefault="00186111" w:rsidP="00186111">
            <w:pPr>
              <w:rPr>
                <w:ins w:id="1690" w:author="Microsoft Office User" w:date="2023-06-07T12:48:00Z"/>
                <w:rFonts w:ascii="Arial" w:hAnsi="Arial" w:cs="Arial"/>
                <w:color w:val="000000" w:themeColor="text1"/>
                <w:szCs w:val="21"/>
              </w:rPr>
            </w:pPr>
            <w:ins w:id="1691" w:author="Microsoft Office User" w:date="2023-06-07T12:48:00Z">
              <w:r w:rsidRPr="00BB02AD">
                <w:rPr>
                  <w:rFonts w:ascii="Arial" w:hAnsi="Arial" w:cs="Arial" w:hint="eastAsia"/>
                  <w:color w:val="000000" w:themeColor="text1"/>
                  <w:szCs w:val="21"/>
                </w:rPr>
                <w:t>回复</w:t>
              </w:r>
              <w:r w:rsidRPr="00BB02AD">
                <w:rPr>
                  <w:rFonts w:ascii="Arial" w:hAnsi="Arial" w:cs="Arial"/>
                  <w:color w:val="000000" w:themeColor="text1"/>
                  <w:szCs w:val="21"/>
                </w:rPr>
                <w:t>内容</w:t>
              </w:r>
              <w:r>
                <w:rPr>
                  <w:rFonts w:ascii="Arial" w:hAnsi="Arial" w:cs="Arial"/>
                  <w:color w:val="000000" w:themeColor="text1"/>
                  <w:szCs w:val="21"/>
                </w:rPr>
                <w:t>(</w:t>
              </w:r>
              <w:r w:rsidRPr="00BB02AD">
                <w:rPr>
                  <w:rFonts w:ascii="Arial" w:hAnsi="Arial" w:cs="Arial"/>
                  <w:color w:val="000000" w:themeColor="text1"/>
                  <w:szCs w:val="21"/>
                </w:rPr>
                <w:t>1byte</w:t>
              </w:r>
              <w:r w:rsidRPr="00BB02AD">
                <w:rPr>
                  <w:rFonts w:ascii="Arial" w:hAnsi="Arial" w:cs="Arial" w:hint="eastAsia"/>
                  <w:color w:val="000000" w:themeColor="text1"/>
                  <w:szCs w:val="21"/>
                </w:rPr>
                <w:t>，</w:t>
              </w:r>
              <w:r w:rsidRPr="00BB02AD">
                <w:rPr>
                  <w:rFonts w:ascii="Arial" w:hAnsi="Arial" w:cs="Arial"/>
                  <w:color w:val="000000" w:themeColor="text1"/>
                  <w:szCs w:val="21"/>
                </w:rPr>
                <w:t>char</w:t>
              </w:r>
              <w:r>
                <w:rPr>
                  <w:rFonts w:ascii="Arial" w:hAnsi="Arial" w:cs="Arial"/>
                  <w:color w:val="000000" w:themeColor="text1"/>
                  <w:szCs w:val="21"/>
                </w:rPr>
                <w:t>)</w:t>
              </w:r>
              <w:r w:rsidRPr="00BB02AD">
                <w:rPr>
                  <w:rFonts w:ascii="Arial" w:hAnsi="Arial" w:cs="Arial" w:hint="eastAsia"/>
                  <w:color w:val="000000" w:themeColor="text1"/>
                  <w:szCs w:val="21"/>
                </w:rPr>
                <w:t>；</w:t>
              </w:r>
            </w:ins>
          </w:p>
          <w:p w14:paraId="5085EA4D" w14:textId="30E4414A" w:rsidR="00186111" w:rsidRPr="00BB02AD" w:rsidRDefault="00186111" w:rsidP="00186111">
            <w:pPr>
              <w:ind w:firstLineChars="200" w:firstLine="480"/>
              <w:rPr>
                <w:ins w:id="1692" w:author="Microsoft Office User" w:date="2023-06-07T12:48:00Z"/>
                <w:rFonts w:ascii="Arial" w:hAnsi="Arial" w:cs="Arial"/>
                <w:color w:val="000000" w:themeColor="text1"/>
                <w:szCs w:val="21"/>
              </w:rPr>
            </w:pPr>
            <w:ins w:id="1693" w:author="Microsoft Office User" w:date="2023-06-07T12:48:00Z">
              <w:r w:rsidRPr="00BB02AD">
                <w:rPr>
                  <w:rFonts w:ascii="Arial" w:hAnsi="Arial" w:cs="Arial"/>
                  <w:color w:val="000000" w:themeColor="text1"/>
                  <w:szCs w:val="21"/>
                </w:rPr>
                <w:t>0</w:t>
              </w:r>
              <w:r w:rsidRPr="00BB02AD">
                <w:rPr>
                  <w:rFonts w:ascii="Arial" w:hAnsi="Arial" w:cs="Arial"/>
                  <w:color w:val="000000" w:themeColor="text1"/>
                  <w:szCs w:val="21"/>
                </w:rPr>
                <w:t>：</w:t>
              </w:r>
              <w:r>
                <w:rPr>
                  <w:rFonts w:ascii="Arial" w:hAnsi="Arial" w:cs="Arial" w:hint="eastAsia"/>
                  <w:color w:val="000000" w:themeColor="text1"/>
                  <w:szCs w:val="21"/>
                </w:rPr>
                <w:t>状态正常</w:t>
              </w:r>
            </w:ins>
          </w:p>
          <w:p w14:paraId="172CDB34" w14:textId="16E51CE7" w:rsidR="00B25F32" w:rsidRPr="000A3B42" w:rsidRDefault="00186111">
            <w:pPr>
              <w:ind w:firstLineChars="200" w:firstLine="480"/>
              <w:rPr>
                <w:rFonts w:ascii="Arial" w:hAnsi="Arial" w:cs="Arial"/>
                <w:color w:val="FF0000"/>
                <w:szCs w:val="21"/>
              </w:rPr>
              <w:pPrChange w:id="1694" w:author="Microsoft Office User" w:date="2023-06-07T12:48:00Z">
                <w:pPr/>
              </w:pPrChange>
            </w:pPr>
            <w:ins w:id="1695" w:author="Microsoft Office User" w:date="2023-06-07T12:48:00Z">
              <w:r w:rsidRPr="00BB02AD">
                <w:rPr>
                  <w:rFonts w:ascii="Arial" w:hAnsi="Arial" w:cs="Arial"/>
                  <w:color w:val="000000" w:themeColor="text1"/>
                  <w:szCs w:val="21"/>
                </w:rPr>
                <w:t>1</w:t>
              </w:r>
              <w:r w:rsidRPr="00BB02AD">
                <w:rPr>
                  <w:rFonts w:ascii="Arial" w:hAnsi="Arial" w:cs="Arial"/>
                  <w:color w:val="000000" w:themeColor="text1"/>
                  <w:szCs w:val="21"/>
                </w:rPr>
                <w:t>：</w:t>
              </w:r>
              <w:r>
                <w:rPr>
                  <w:rFonts w:ascii="Arial" w:hAnsi="Arial" w:cs="Arial" w:hint="eastAsia"/>
                  <w:color w:val="000000" w:themeColor="text1"/>
                  <w:szCs w:val="21"/>
                </w:rPr>
                <w:t>状态异常</w:t>
              </w:r>
            </w:ins>
            <w:del w:id="1696" w:author="Microsoft Office User" w:date="2023-06-07T12:48:00Z">
              <w:r w:rsidR="00B25F32" w:rsidRPr="000A3B42" w:rsidDel="00186111">
                <w:rPr>
                  <w:rFonts w:ascii="Arial" w:hAnsi="Arial" w:cs="Arial" w:hint="eastAsia"/>
                  <w:color w:val="FF0000"/>
                  <w:szCs w:val="21"/>
                </w:rPr>
                <w:delText>系统状态字符串</w:delText>
              </w:r>
              <w:r w:rsidR="00B25F32" w:rsidRPr="000A3B42" w:rsidDel="00186111">
                <w:rPr>
                  <w:rFonts w:ascii="Arial" w:hAnsi="Arial" w:cs="Arial" w:hint="eastAsia"/>
                  <w:color w:val="FF0000"/>
                  <w:szCs w:val="21"/>
                </w:rPr>
                <w:delText>(3byte</w:delText>
              </w:r>
              <w:r w:rsidR="00B25F32" w:rsidRPr="000A3B42" w:rsidDel="00186111">
                <w:rPr>
                  <w:rFonts w:ascii="Arial" w:hAnsi="Arial" w:cs="Arial"/>
                  <w:color w:val="FF0000"/>
                  <w:szCs w:val="21"/>
                </w:rPr>
                <w:delText>s</w:delText>
              </w:r>
              <w:r w:rsidR="00B25F32" w:rsidRPr="000A3B42" w:rsidDel="00186111">
                <w:rPr>
                  <w:rFonts w:ascii="Arial" w:hAnsi="Arial" w:cs="Arial" w:hint="eastAsia"/>
                  <w:color w:val="FF0000"/>
                  <w:szCs w:val="21"/>
                </w:rPr>
                <w:delText>，</w:delText>
              </w:r>
              <w:r w:rsidR="00B25F32" w:rsidRPr="000A3B42" w:rsidDel="00186111">
                <w:rPr>
                  <w:rFonts w:ascii="Arial" w:hAnsi="Arial" w:cs="Arial"/>
                  <w:color w:val="FF0000"/>
                  <w:szCs w:val="21"/>
                </w:rPr>
                <w:delText>参考下节数据内容说明</w:delText>
              </w:r>
              <w:r w:rsidR="00B25F32" w:rsidRPr="000A3B42" w:rsidDel="00186111">
                <w:rPr>
                  <w:rFonts w:ascii="Arial" w:hAnsi="Arial" w:cs="Arial" w:hint="eastAsia"/>
                  <w:color w:val="FF0000"/>
                  <w:szCs w:val="21"/>
                </w:rPr>
                <w:delText>)</w:delText>
              </w:r>
              <w:r w:rsidR="00B25F32" w:rsidRPr="000A3B42" w:rsidDel="00186111">
                <w:rPr>
                  <w:rFonts w:ascii="Arial" w:hAnsi="Arial" w:cs="Arial" w:hint="eastAsia"/>
                  <w:color w:val="FF0000"/>
                  <w:szCs w:val="21"/>
                </w:rPr>
                <w:delText>；</w:delText>
              </w:r>
            </w:del>
          </w:p>
        </w:tc>
      </w:tr>
      <w:tr w:rsidR="00B25F32" w:rsidRPr="00BB02AD" w14:paraId="681208CB" w14:textId="77777777" w:rsidTr="00534BB6">
        <w:trPr>
          <w:jc w:val="center"/>
        </w:trPr>
        <w:tc>
          <w:tcPr>
            <w:tcW w:w="763" w:type="dxa"/>
            <w:vMerge w:val="restart"/>
            <w:vAlign w:val="center"/>
          </w:tcPr>
          <w:p w14:paraId="42A2304C" w14:textId="77777777" w:rsidR="00B25F32" w:rsidRPr="00127B01" w:rsidRDefault="00B25F32">
            <w:pPr>
              <w:pStyle w:val="ac"/>
              <w:numPr>
                <w:ilvl w:val="0"/>
                <w:numId w:val="34"/>
              </w:numPr>
              <w:ind w:firstLineChars="0"/>
              <w:jc w:val="center"/>
              <w:rPr>
                <w:rFonts w:ascii="Arial" w:hAnsi="Arial" w:cs="Arial"/>
                <w:color w:val="000000" w:themeColor="text1"/>
                <w:szCs w:val="21"/>
              </w:rPr>
              <w:pPrChange w:id="1697" w:author="Microsoft Office User" w:date="2023-06-09T11:20:00Z">
                <w:pPr>
                  <w:pStyle w:val="ac"/>
                  <w:numPr>
                    <w:numId w:val="6"/>
                  </w:numPr>
                  <w:ind w:left="420" w:firstLineChars="0" w:hanging="420"/>
                  <w:jc w:val="center"/>
                </w:pPr>
              </w:pPrChange>
            </w:pPr>
          </w:p>
        </w:tc>
        <w:tc>
          <w:tcPr>
            <w:tcW w:w="2551" w:type="dxa"/>
            <w:vMerge w:val="restart"/>
            <w:vAlign w:val="center"/>
          </w:tcPr>
          <w:p w14:paraId="632399F7" w14:textId="77777777" w:rsidR="00B25F32" w:rsidRPr="00BB02AD" w:rsidRDefault="00B25F32" w:rsidP="00534BB6">
            <w:pPr>
              <w:jc w:val="center"/>
              <w:rPr>
                <w:rFonts w:ascii="Arial" w:hAnsi="Arial" w:cs="Arial"/>
                <w:color w:val="000000" w:themeColor="text1"/>
                <w:szCs w:val="21"/>
              </w:rPr>
            </w:pPr>
            <w:r>
              <w:rPr>
                <w:rFonts w:ascii="Arial" w:hAnsi="Arial" w:cs="Arial" w:hint="eastAsia"/>
                <w:szCs w:val="21"/>
              </w:rPr>
              <w:t>设置自毁开关状态</w:t>
            </w:r>
          </w:p>
        </w:tc>
        <w:tc>
          <w:tcPr>
            <w:tcW w:w="4484" w:type="dxa"/>
          </w:tcPr>
          <w:p w14:paraId="67D68812" w14:textId="77777777" w:rsidR="00B25F32" w:rsidRDefault="00B25F32" w:rsidP="00534BB6">
            <w:pPr>
              <w:rPr>
                <w:rFonts w:ascii="Arial" w:hAnsi="Arial" w:cs="Arial"/>
                <w:szCs w:val="21"/>
              </w:rPr>
            </w:pPr>
            <w:r>
              <w:rPr>
                <w:rFonts w:ascii="Arial" w:hAnsi="Arial" w:cs="Arial" w:hint="eastAsia"/>
                <w:szCs w:val="21"/>
              </w:rPr>
              <w:t>下行：</w:t>
            </w:r>
          </w:p>
          <w:p w14:paraId="2C2F1799" w14:textId="77777777" w:rsidR="00B25F32" w:rsidRDefault="00B25F32" w:rsidP="00534BB6">
            <w:pPr>
              <w:rPr>
                <w:rFonts w:ascii="Arial" w:hAnsi="Arial" w:cs="Arial"/>
                <w:szCs w:val="21"/>
              </w:rPr>
            </w:pPr>
            <w:r>
              <w:rPr>
                <w:rFonts w:ascii="Arial" w:hAnsi="Arial" w:cs="Arial" w:hint="eastAsia"/>
                <w:szCs w:val="21"/>
              </w:rPr>
              <w:t>自毁开关状态</w:t>
            </w:r>
            <w:r>
              <w:rPr>
                <w:rFonts w:ascii="Arial" w:hAnsi="Arial" w:cs="Arial" w:hint="eastAsia"/>
                <w:szCs w:val="21"/>
              </w:rPr>
              <w:t>(1byte</w:t>
            </w:r>
            <w:r w:rsidRPr="00BB02AD">
              <w:rPr>
                <w:rFonts w:ascii="Arial" w:hAnsi="Arial" w:cs="Arial" w:hint="eastAsia"/>
                <w:color w:val="000000" w:themeColor="text1"/>
                <w:szCs w:val="21"/>
              </w:rPr>
              <w:t>，</w:t>
            </w:r>
            <w:r w:rsidRPr="00BB02AD">
              <w:rPr>
                <w:rFonts w:ascii="Arial" w:hAnsi="Arial" w:cs="Arial"/>
                <w:color w:val="000000" w:themeColor="text1"/>
                <w:szCs w:val="21"/>
              </w:rPr>
              <w:t>char</w:t>
            </w:r>
            <w:r>
              <w:rPr>
                <w:rFonts w:ascii="Arial" w:hAnsi="Arial" w:cs="Arial" w:hint="eastAsia"/>
                <w:szCs w:val="21"/>
              </w:rPr>
              <w:t>)</w:t>
            </w:r>
            <w:r>
              <w:rPr>
                <w:rFonts w:ascii="Arial" w:hAnsi="Arial" w:cs="Arial" w:hint="eastAsia"/>
                <w:szCs w:val="21"/>
              </w:rPr>
              <w:t>；</w:t>
            </w:r>
          </w:p>
          <w:p w14:paraId="25A90221" w14:textId="77777777" w:rsidR="00B25F32" w:rsidRPr="00471A06" w:rsidRDefault="00B25F32" w:rsidP="00534BB6">
            <w:pPr>
              <w:ind w:firstLineChars="200" w:firstLine="480"/>
              <w:rPr>
                <w:rFonts w:ascii="Arial" w:hAnsi="Arial" w:cs="Arial"/>
                <w:szCs w:val="21"/>
              </w:rPr>
            </w:pPr>
            <w:r w:rsidRPr="00471A06">
              <w:rPr>
                <w:rFonts w:ascii="Arial" w:hAnsi="Arial" w:cs="Arial"/>
                <w:szCs w:val="21"/>
              </w:rPr>
              <w:t>0</w:t>
            </w:r>
            <w:r w:rsidRPr="00471A06">
              <w:rPr>
                <w:rFonts w:ascii="Arial" w:hAnsi="Arial" w:cs="Arial"/>
                <w:szCs w:val="21"/>
              </w:rPr>
              <w:t>：</w:t>
            </w:r>
            <w:r w:rsidRPr="00471A06">
              <w:rPr>
                <w:rFonts w:ascii="Arial" w:hAnsi="Arial" w:cs="Arial" w:hint="eastAsia"/>
                <w:szCs w:val="21"/>
              </w:rPr>
              <w:t>自毁开关开启</w:t>
            </w:r>
          </w:p>
          <w:p w14:paraId="5FC372A5" w14:textId="77777777" w:rsidR="00B25F32" w:rsidRPr="00BB02AD" w:rsidRDefault="00B25F32" w:rsidP="00534BB6">
            <w:pPr>
              <w:ind w:firstLineChars="200" w:firstLine="480"/>
              <w:rPr>
                <w:rFonts w:ascii="Arial" w:hAnsi="Arial" w:cs="Arial"/>
                <w:color w:val="000000" w:themeColor="text1"/>
                <w:szCs w:val="21"/>
              </w:rPr>
            </w:pPr>
            <w:r w:rsidRPr="00471A06">
              <w:rPr>
                <w:rFonts w:ascii="Arial" w:hAnsi="Arial" w:cs="Arial"/>
                <w:szCs w:val="21"/>
              </w:rPr>
              <w:t>1</w:t>
            </w:r>
            <w:r w:rsidRPr="00471A06">
              <w:rPr>
                <w:rFonts w:ascii="Arial" w:hAnsi="Arial" w:cs="Arial"/>
                <w:szCs w:val="21"/>
              </w:rPr>
              <w:t>：</w:t>
            </w:r>
            <w:r w:rsidRPr="00471A06">
              <w:rPr>
                <w:rFonts w:ascii="Arial" w:hAnsi="Arial" w:cs="Arial" w:hint="eastAsia"/>
                <w:szCs w:val="21"/>
              </w:rPr>
              <w:t>自毁开关关闭</w:t>
            </w:r>
          </w:p>
        </w:tc>
      </w:tr>
      <w:tr w:rsidR="00B25F32" w:rsidRPr="00BB02AD" w14:paraId="76BDE260" w14:textId="77777777" w:rsidTr="00534BB6">
        <w:trPr>
          <w:jc w:val="center"/>
        </w:trPr>
        <w:tc>
          <w:tcPr>
            <w:tcW w:w="763" w:type="dxa"/>
            <w:vMerge/>
            <w:vAlign w:val="center"/>
          </w:tcPr>
          <w:p w14:paraId="16E84052" w14:textId="77777777" w:rsidR="00B25F32" w:rsidRPr="00127B01" w:rsidRDefault="00B25F32" w:rsidP="00534BB6">
            <w:pPr>
              <w:jc w:val="center"/>
              <w:rPr>
                <w:rFonts w:ascii="Arial" w:hAnsi="Arial" w:cs="Arial"/>
                <w:color w:val="000000" w:themeColor="text1"/>
                <w:szCs w:val="21"/>
              </w:rPr>
            </w:pPr>
          </w:p>
        </w:tc>
        <w:tc>
          <w:tcPr>
            <w:tcW w:w="2551" w:type="dxa"/>
            <w:vMerge/>
            <w:vAlign w:val="center"/>
          </w:tcPr>
          <w:p w14:paraId="66F844D5" w14:textId="77777777" w:rsidR="00B25F32" w:rsidRPr="00BB02AD" w:rsidRDefault="00B25F32" w:rsidP="00534BB6">
            <w:pPr>
              <w:jc w:val="center"/>
              <w:rPr>
                <w:rFonts w:ascii="Arial" w:hAnsi="Arial" w:cs="Arial"/>
                <w:color w:val="000000" w:themeColor="text1"/>
                <w:szCs w:val="21"/>
              </w:rPr>
            </w:pPr>
          </w:p>
        </w:tc>
        <w:tc>
          <w:tcPr>
            <w:tcW w:w="4484" w:type="dxa"/>
          </w:tcPr>
          <w:p w14:paraId="5D757E50" w14:textId="77777777" w:rsidR="00B25F32" w:rsidRDefault="00B25F32" w:rsidP="00534BB6">
            <w:pPr>
              <w:rPr>
                <w:rFonts w:ascii="Arial" w:hAnsi="Arial" w:cs="Arial"/>
                <w:szCs w:val="21"/>
              </w:rPr>
            </w:pPr>
            <w:r w:rsidRPr="005F0C89">
              <w:rPr>
                <w:rFonts w:ascii="Arial" w:hAnsi="Arial" w:cs="Arial"/>
                <w:szCs w:val="21"/>
              </w:rPr>
              <w:t>上行：</w:t>
            </w:r>
          </w:p>
          <w:p w14:paraId="7F7BA238" w14:textId="77777777" w:rsidR="00B25F32" w:rsidRPr="00BB02AD" w:rsidRDefault="00B25F32" w:rsidP="00534BB6">
            <w:pPr>
              <w:rPr>
                <w:rFonts w:ascii="Arial" w:hAnsi="Arial" w:cs="Arial"/>
                <w:color w:val="000000" w:themeColor="text1"/>
                <w:szCs w:val="21"/>
              </w:rPr>
            </w:pPr>
            <w:r w:rsidRPr="00BB02AD">
              <w:rPr>
                <w:rFonts w:ascii="Arial" w:hAnsi="Arial" w:cs="Arial" w:hint="eastAsia"/>
                <w:color w:val="000000" w:themeColor="text1"/>
                <w:szCs w:val="21"/>
              </w:rPr>
              <w:t>回复</w:t>
            </w:r>
            <w:r w:rsidRPr="00BB02AD">
              <w:rPr>
                <w:rFonts w:ascii="Arial" w:hAnsi="Arial" w:cs="Arial"/>
                <w:color w:val="000000" w:themeColor="text1"/>
                <w:szCs w:val="21"/>
              </w:rPr>
              <w:t>内容</w:t>
            </w:r>
            <w:r>
              <w:rPr>
                <w:rFonts w:ascii="Arial" w:hAnsi="Arial" w:cs="Arial"/>
                <w:color w:val="000000" w:themeColor="text1"/>
                <w:szCs w:val="21"/>
              </w:rPr>
              <w:t>(</w:t>
            </w:r>
            <w:r w:rsidRPr="00BB02AD">
              <w:rPr>
                <w:rFonts w:ascii="Arial" w:hAnsi="Arial" w:cs="Arial"/>
                <w:color w:val="000000" w:themeColor="text1"/>
                <w:szCs w:val="21"/>
              </w:rPr>
              <w:t>1byte</w:t>
            </w:r>
            <w:r w:rsidRPr="00BB02AD">
              <w:rPr>
                <w:rFonts w:ascii="Arial" w:hAnsi="Arial" w:cs="Arial" w:hint="eastAsia"/>
                <w:color w:val="000000" w:themeColor="text1"/>
                <w:szCs w:val="21"/>
              </w:rPr>
              <w:t>，</w:t>
            </w:r>
            <w:r w:rsidRPr="00BB02AD">
              <w:rPr>
                <w:rFonts w:ascii="Arial" w:hAnsi="Arial" w:cs="Arial"/>
                <w:color w:val="000000" w:themeColor="text1"/>
                <w:szCs w:val="21"/>
              </w:rPr>
              <w:t>char</w:t>
            </w:r>
            <w:r>
              <w:rPr>
                <w:rFonts w:ascii="Arial" w:hAnsi="Arial" w:cs="Arial"/>
                <w:color w:val="000000" w:themeColor="text1"/>
                <w:szCs w:val="21"/>
              </w:rPr>
              <w:t>)</w:t>
            </w:r>
            <w:r w:rsidRPr="00BB02AD">
              <w:rPr>
                <w:rFonts w:ascii="Arial" w:hAnsi="Arial" w:cs="Arial" w:hint="eastAsia"/>
                <w:color w:val="000000" w:themeColor="text1"/>
                <w:szCs w:val="21"/>
              </w:rPr>
              <w:t>；</w:t>
            </w:r>
          </w:p>
          <w:p w14:paraId="450B3268" w14:textId="77777777" w:rsidR="00B25F32" w:rsidRPr="00BB02AD" w:rsidRDefault="00B25F32" w:rsidP="00534BB6">
            <w:pPr>
              <w:ind w:firstLineChars="200" w:firstLine="480"/>
              <w:rPr>
                <w:rFonts w:ascii="Arial" w:hAnsi="Arial" w:cs="Arial"/>
                <w:color w:val="000000" w:themeColor="text1"/>
                <w:szCs w:val="21"/>
              </w:rPr>
            </w:pPr>
            <w:r w:rsidRPr="00BB02AD">
              <w:rPr>
                <w:rFonts w:ascii="Arial" w:hAnsi="Arial" w:cs="Arial"/>
                <w:color w:val="000000" w:themeColor="text1"/>
                <w:szCs w:val="21"/>
              </w:rPr>
              <w:t>0</w:t>
            </w:r>
            <w:r w:rsidRPr="00BB02AD">
              <w:rPr>
                <w:rFonts w:ascii="Arial" w:hAnsi="Arial" w:cs="Arial"/>
                <w:color w:val="000000" w:themeColor="text1"/>
                <w:szCs w:val="21"/>
              </w:rPr>
              <w:t>：</w:t>
            </w:r>
            <w:r>
              <w:rPr>
                <w:rFonts w:ascii="Arial" w:hAnsi="Arial" w:cs="Arial" w:hint="eastAsia"/>
                <w:szCs w:val="21"/>
              </w:rPr>
              <w:t>设置</w:t>
            </w:r>
            <w:r w:rsidRPr="005F0C89">
              <w:rPr>
                <w:rFonts w:ascii="Arial" w:hAnsi="Arial" w:cs="Arial"/>
                <w:szCs w:val="21"/>
              </w:rPr>
              <w:t>成功</w:t>
            </w:r>
          </w:p>
          <w:p w14:paraId="5999A78E" w14:textId="77777777" w:rsidR="00B25F32" w:rsidRPr="00BB02AD" w:rsidRDefault="00B25F32" w:rsidP="00534BB6">
            <w:pPr>
              <w:ind w:firstLineChars="200" w:firstLine="480"/>
              <w:rPr>
                <w:rFonts w:ascii="Arial" w:hAnsi="Arial" w:cs="Arial"/>
                <w:color w:val="000000" w:themeColor="text1"/>
                <w:szCs w:val="21"/>
              </w:rPr>
            </w:pPr>
            <w:r w:rsidRPr="00981CC2">
              <w:rPr>
                <w:rFonts w:ascii="Arial" w:hAnsi="Arial" w:cs="Arial"/>
                <w:szCs w:val="21"/>
              </w:rPr>
              <w:t>1</w:t>
            </w:r>
            <w:r w:rsidRPr="00981CC2">
              <w:rPr>
                <w:rFonts w:ascii="Arial" w:hAnsi="Arial" w:cs="Arial"/>
                <w:szCs w:val="21"/>
              </w:rPr>
              <w:t>：</w:t>
            </w:r>
            <w:r w:rsidRPr="00981CC2">
              <w:rPr>
                <w:rFonts w:ascii="Arial" w:hAnsi="Arial" w:cs="Arial" w:hint="eastAsia"/>
                <w:szCs w:val="21"/>
              </w:rPr>
              <w:t>设置</w:t>
            </w:r>
            <w:r w:rsidRPr="005F0C89">
              <w:rPr>
                <w:rFonts w:ascii="Arial" w:hAnsi="Arial" w:cs="Arial"/>
                <w:szCs w:val="21"/>
              </w:rPr>
              <w:t>错误</w:t>
            </w:r>
          </w:p>
        </w:tc>
      </w:tr>
      <w:tr w:rsidR="00B25F32" w:rsidRPr="00BB02AD" w14:paraId="6F07D790" w14:textId="77777777" w:rsidTr="00534BB6">
        <w:trPr>
          <w:jc w:val="center"/>
        </w:trPr>
        <w:tc>
          <w:tcPr>
            <w:tcW w:w="763" w:type="dxa"/>
            <w:vMerge w:val="restart"/>
            <w:vAlign w:val="center"/>
          </w:tcPr>
          <w:p w14:paraId="6DA27D60" w14:textId="77777777" w:rsidR="00B25F32" w:rsidRPr="00127B01" w:rsidRDefault="00B25F32">
            <w:pPr>
              <w:pStyle w:val="ac"/>
              <w:numPr>
                <w:ilvl w:val="0"/>
                <w:numId w:val="34"/>
              </w:numPr>
              <w:ind w:firstLineChars="0"/>
              <w:jc w:val="center"/>
              <w:rPr>
                <w:rFonts w:ascii="Arial" w:hAnsi="Arial" w:cs="Arial"/>
                <w:color w:val="000000" w:themeColor="text1"/>
                <w:szCs w:val="21"/>
              </w:rPr>
              <w:pPrChange w:id="1698" w:author="Microsoft Office User" w:date="2023-06-09T11:20:00Z">
                <w:pPr>
                  <w:pStyle w:val="ac"/>
                  <w:numPr>
                    <w:numId w:val="6"/>
                  </w:numPr>
                  <w:ind w:left="420" w:firstLineChars="0" w:hanging="420"/>
                  <w:jc w:val="center"/>
                </w:pPr>
              </w:pPrChange>
            </w:pPr>
          </w:p>
        </w:tc>
        <w:tc>
          <w:tcPr>
            <w:tcW w:w="2551" w:type="dxa"/>
            <w:vMerge w:val="restart"/>
            <w:vAlign w:val="center"/>
          </w:tcPr>
          <w:p w14:paraId="0DB0B980" w14:textId="77777777" w:rsidR="00B25F32" w:rsidRPr="00BB02AD" w:rsidRDefault="00B25F32" w:rsidP="00534BB6">
            <w:pPr>
              <w:jc w:val="center"/>
              <w:rPr>
                <w:rFonts w:ascii="Arial" w:hAnsi="Arial" w:cs="Arial"/>
                <w:color w:val="000000" w:themeColor="text1"/>
                <w:szCs w:val="21"/>
              </w:rPr>
            </w:pPr>
            <w:r>
              <w:rPr>
                <w:rFonts w:ascii="Arial" w:hAnsi="Arial" w:cs="Arial" w:hint="eastAsia"/>
                <w:szCs w:val="21"/>
              </w:rPr>
              <w:t>获取自毁开关状态</w:t>
            </w:r>
          </w:p>
        </w:tc>
        <w:tc>
          <w:tcPr>
            <w:tcW w:w="4484" w:type="dxa"/>
          </w:tcPr>
          <w:p w14:paraId="4FC90D16" w14:textId="77777777" w:rsidR="00B25F32" w:rsidRPr="00BB02AD" w:rsidRDefault="00B25F32" w:rsidP="00534BB6">
            <w:pPr>
              <w:rPr>
                <w:rFonts w:ascii="Arial" w:hAnsi="Arial" w:cs="Arial"/>
                <w:color w:val="000000" w:themeColor="text1"/>
                <w:szCs w:val="21"/>
              </w:rPr>
            </w:pPr>
            <w:r>
              <w:rPr>
                <w:rFonts w:ascii="Arial" w:hAnsi="Arial" w:cs="Arial" w:hint="eastAsia"/>
                <w:szCs w:val="21"/>
              </w:rPr>
              <w:t>下行：无</w:t>
            </w:r>
          </w:p>
        </w:tc>
      </w:tr>
      <w:tr w:rsidR="00B25F32" w:rsidRPr="00BB02AD" w14:paraId="424EED3E" w14:textId="77777777" w:rsidTr="00534BB6">
        <w:trPr>
          <w:jc w:val="center"/>
        </w:trPr>
        <w:tc>
          <w:tcPr>
            <w:tcW w:w="763" w:type="dxa"/>
            <w:vMerge/>
            <w:vAlign w:val="center"/>
          </w:tcPr>
          <w:p w14:paraId="1AE58F99" w14:textId="77777777" w:rsidR="00B25F32" w:rsidRPr="00127B01" w:rsidRDefault="00B25F32" w:rsidP="00534BB6">
            <w:pPr>
              <w:jc w:val="center"/>
              <w:rPr>
                <w:rFonts w:ascii="Arial" w:hAnsi="Arial" w:cs="Arial"/>
                <w:color w:val="000000" w:themeColor="text1"/>
                <w:szCs w:val="21"/>
              </w:rPr>
            </w:pPr>
          </w:p>
        </w:tc>
        <w:tc>
          <w:tcPr>
            <w:tcW w:w="2551" w:type="dxa"/>
            <w:vMerge/>
            <w:vAlign w:val="center"/>
          </w:tcPr>
          <w:p w14:paraId="73C2A3CA" w14:textId="77777777" w:rsidR="00B25F32" w:rsidRPr="00BB02AD" w:rsidRDefault="00B25F32" w:rsidP="00534BB6">
            <w:pPr>
              <w:jc w:val="center"/>
              <w:rPr>
                <w:rFonts w:ascii="Arial" w:hAnsi="Arial" w:cs="Arial"/>
                <w:color w:val="000000" w:themeColor="text1"/>
                <w:szCs w:val="21"/>
              </w:rPr>
            </w:pPr>
          </w:p>
        </w:tc>
        <w:tc>
          <w:tcPr>
            <w:tcW w:w="4484" w:type="dxa"/>
          </w:tcPr>
          <w:p w14:paraId="0D1279F7" w14:textId="77777777" w:rsidR="00B25F32" w:rsidRDefault="00B25F32" w:rsidP="00534BB6">
            <w:pPr>
              <w:rPr>
                <w:rFonts w:ascii="Arial" w:hAnsi="Arial" w:cs="Arial"/>
                <w:szCs w:val="21"/>
              </w:rPr>
            </w:pPr>
            <w:r>
              <w:rPr>
                <w:rFonts w:ascii="Arial" w:hAnsi="Arial" w:cs="Arial" w:hint="eastAsia"/>
                <w:szCs w:val="21"/>
              </w:rPr>
              <w:t>上行：</w:t>
            </w:r>
          </w:p>
          <w:p w14:paraId="18DDBCB1" w14:textId="77777777" w:rsidR="00B25F32" w:rsidRPr="00CF2A05" w:rsidRDefault="00B25F32" w:rsidP="00534BB6">
            <w:pPr>
              <w:rPr>
                <w:rFonts w:ascii="Arial" w:hAnsi="Arial" w:cs="Arial"/>
                <w:color w:val="000000" w:themeColor="text1"/>
                <w:szCs w:val="21"/>
              </w:rPr>
            </w:pPr>
            <w:r w:rsidRPr="00CF2A05">
              <w:rPr>
                <w:rFonts w:ascii="Arial" w:hAnsi="Arial" w:cs="Arial" w:hint="eastAsia"/>
                <w:color w:val="000000" w:themeColor="text1"/>
                <w:szCs w:val="21"/>
              </w:rPr>
              <w:t>自毁开关状态</w:t>
            </w:r>
            <w:r w:rsidRPr="00CF2A05">
              <w:rPr>
                <w:rFonts w:ascii="Arial" w:hAnsi="Arial" w:cs="Arial" w:hint="eastAsia"/>
                <w:color w:val="000000" w:themeColor="text1"/>
                <w:szCs w:val="21"/>
              </w:rPr>
              <w:t>(1byte</w:t>
            </w:r>
            <w:r w:rsidRPr="00BB02AD">
              <w:rPr>
                <w:rFonts w:ascii="Arial" w:hAnsi="Arial" w:cs="Arial" w:hint="eastAsia"/>
                <w:color w:val="000000" w:themeColor="text1"/>
                <w:szCs w:val="21"/>
              </w:rPr>
              <w:t>，</w:t>
            </w:r>
            <w:r w:rsidRPr="00BB02AD">
              <w:rPr>
                <w:rFonts w:ascii="Arial" w:hAnsi="Arial" w:cs="Arial"/>
                <w:color w:val="000000" w:themeColor="text1"/>
                <w:szCs w:val="21"/>
              </w:rPr>
              <w:t>char</w:t>
            </w:r>
            <w:r w:rsidRPr="00CF2A05">
              <w:rPr>
                <w:rFonts w:ascii="Arial" w:hAnsi="Arial" w:cs="Arial" w:hint="eastAsia"/>
                <w:color w:val="000000" w:themeColor="text1"/>
                <w:szCs w:val="21"/>
              </w:rPr>
              <w:t>)</w:t>
            </w:r>
            <w:r w:rsidRPr="00CF2A05">
              <w:rPr>
                <w:rFonts w:ascii="Arial" w:hAnsi="Arial" w:cs="Arial" w:hint="eastAsia"/>
                <w:color w:val="000000" w:themeColor="text1"/>
                <w:szCs w:val="21"/>
              </w:rPr>
              <w:t>；</w:t>
            </w:r>
          </w:p>
          <w:p w14:paraId="0D9CA27A" w14:textId="77777777" w:rsidR="00B25F32" w:rsidRPr="00CF2A05" w:rsidRDefault="00B25F32" w:rsidP="00534BB6">
            <w:pPr>
              <w:ind w:firstLineChars="200" w:firstLine="480"/>
              <w:rPr>
                <w:rFonts w:ascii="Arial" w:hAnsi="Arial" w:cs="Arial"/>
                <w:color w:val="000000" w:themeColor="text1"/>
                <w:szCs w:val="21"/>
              </w:rPr>
            </w:pPr>
            <w:r w:rsidRPr="00CF2A05">
              <w:rPr>
                <w:rFonts w:ascii="Arial" w:hAnsi="Arial" w:cs="Arial"/>
                <w:color w:val="000000" w:themeColor="text1"/>
                <w:szCs w:val="21"/>
              </w:rPr>
              <w:t>0</w:t>
            </w:r>
            <w:r w:rsidRPr="00CF2A05">
              <w:rPr>
                <w:rFonts w:ascii="Arial" w:hAnsi="Arial" w:cs="Arial"/>
                <w:color w:val="000000" w:themeColor="text1"/>
                <w:szCs w:val="21"/>
              </w:rPr>
              <w:t>：</w:t>
            </w:r>
            <w:r w:rsidRPr="00CF2A05">
              <w:rPr>
                <w:rFonts w:ascii="Arial" w:hAnsi="Arial" w:cs="Arial" w:hint="eastAsia"/>
                <w:color w:val="000000" w:themeColor="text1"/>
                <w:szCs w:val="21"/>
              </w:rPr>
              <w:t>自毁开关开启</w:t>
            </w:r>
          </w:p>
          <w:p w14:paraId="4D11E36F" w14:textId="77777777" w:rsidR="00B25F32" w:rsidRPr="00BB02AD" w:rsidRDefault="00B25F32" w:rsidP="00534BB6">
            <w:pPr>
              <w:ind w:firstLineChars="200" w:firstLine="480"/>
              <w:rPr>
                <w:rFonts w:ascii="Arial" w:hAnsi="Arial" w:cs="Arial"/>
                <w:color w:val="000000" w:themeColor="text1"/>
                <w:szCs w:val="21"/>
              </w:rPr>
            </w:pPr>
            <w:r w:rsidRPr="00981CC2">
              <w:rPr>
                <w:rFonts w:ascii="Arial" w:hAnsi="Arial" w:cs="Arial"/>
                <w:szCs w:val="21"/>
              </w:rPr>
              <w:t>1</w:t>
            </w:r>
            <w:r w:rsidRPr="00981CC2">
              <w:rPr>
                <w:rFonts w:ascii="Arial" w:hAnsi="Arial" w:cs="Arial"/>
                <w:szCs w:val="21"/>
              </w:rPr>
              <w:t>：</w:t>
            </w:r>
            <w:r w:rsidRPr="00981CC2">
              <w:rPr>
                <w:rFonts w:ascii="Arial" w:hAnsi="Arial" w:cs="Arial" w:hint="eastAsia"/>
                <w:szCs w:val="21"/>
              </w:rPr>
              <w:t>自毁开关关闭</w:t>
            </w:r>
          </w:p>
        </w:tc>
      </w:tr>
      <w:tr w:rsidR="00B25F32" w:rsidRPr="00BB02AD" w14:paraId="274E109F" w14:textId="77777777" w:rsidTr="00534BB6">
        <w:trPr>
          <w:jc w:val="center"/>
        </w:trPr>
        <w:tc>
          <w:tcPr>
            <w:tcW w:w="763" w:type="dxa"/>
            <w:vMerge w:val="restart"/>
            <w:vAlign w:val="center"/>
          </w:tcPr>
          <w:p w14:paraId="28919E5C" w14:textId="77777777" w:rsidR="00B25F32" w:rsidRPr="00127B01" w:rsidRDefault="00B25F32">
            <w:pPr>
              <w:pStyle w:val="ac"/>
              <w:numPr>
                <w:ilvl w:val="0"/>
                <w:numId w:val="34"/>
              </w:numPr>
              <w:ind w:firstLineChars="0"/>
              <w:jc w:val="center"/>
              <w:rPr>
                <w:rFonts w:ascii="Arial" w:hAnsi="Arial" w:cs="Arial"/>
                <w:color w:val="000000" w:themeColor="text1"/>
                <w:szCs w:val="21"/>
              </w:rPr>
              <w:pPrChange w:id="1699" w:author="Microsoft Office User" w:date="2023-06-09T11:20:00Z">
                <w:pPr>
                  <w:pStyle w:val="ac"/>
                  <w:numPr>
                    <w:numId w:val="6"/>
                  </w:numPr>
                  <w:ind w:left="420" w:firstLineChars="0" w:hanging="420"/>
                  <w:jc w:val="center"/>
                </w:pPr>
              </w:pPrChange>
            </w:pPr>
          </w:p>
        </w:tc>
        <w:tc>
          <w:tcPr>
            <w:tcW w:w="2551" w:type="dxa"/>
            <w:vMerge w:val="restart"/>
            <w:vAlign w:val="center"/>
          </w:tcPr>
          <w:p w14:paraId="7574EFDB" w14:textId="77777777" w:rsidR="00B25F32" w:rsidRPr="00BB02AD" w:rsidRDefault="00B25F32" w:rsidP="00534BB6">
            <w:pPr>
              <w:jc w:val="center"/>
              <w:rPr>
                <w:rFonts w:ascii="Arial" w:hAnsi="Arial" w:cs="Arial"/>
                <w:color w:val="000000" w:themeColor="text1"/>
                <w:szCs w:val="21"/>
              </w:rPr>
            </w:pPr>
            <w:r>
              <w:rPr>
                <w:rFonts w:ascii="Arial" w:hAnsi="Arial" w:cs="Arial" w:hint="eastAsia"/>
                <w:szCs w:val="21"/>
              </w:rPr>
              <w:t>电池组初始化</w:t>
            </w:r>
          </w:p>
        </w:tc>
        <w:tc>
          <w:tcPr>
            <w:tcW w:w="4484" w:type="dxa"/>
          </w:tcPr>
          <w:p w14:paraId="2222ACDB" w14:textId="77777777" w:rsidR="00B25F32" w:rsidRPr="00BB02AD" w:rsidRDefault="00B25F32" w:rsidP="00534BB6">
            <w:pPr>
              <w:rPr>
                <w:rFonts w:ascii="Arial" w:hAnsi="Arial" w:cs="Arial"/>
                <w:color w:val="000000" w:themeColor="text1"/>
                <w:szCs w:val="21"/>
              </w:rPr>
            </w:pPr>
            <w:r>
              <w:rPr>
                <w:rFonts w:ascii="Arial" w:hAnsi="Arial" w:cs="Arial" w:hint="eastAsia"/>
                <w:szCs w:val="21"/>
              </w:rPr>
              <w:t>下行：无</w:t>
            </w:r>
          </w:p>
        </w:tc>
      </w:tr>
      <w:tr w:rsidR="00B25F32" w:rsidRPr="00BB02AD" w14:paraId="1E884164" w14:textId="77777777" w:rsidTr="00534BB6">
        <w:trPr>
          <w:jc w:val="center"/>
        </w:trPr>
        <w:tc>
          <w:tcPr>
            <w:tcW w:w="763" w:type="dxa"/>
            <w:vMerge/>
            <w:vAlign w:val="center"/>
          </w:tcPr>
          <w:p w14:paraId="78E06D0A" w14:textId="77777777" w:rsidR="00B25F32" w:rsidRPr="00127B01" w:rsidRDefault="00B25F32" w:rsidP="00534BB6">
            <w:pPr>
              <w:jc w:val="center"/>
              <w:rPr>
                <w:rFonts w:ascii="Arial" w:hAnsi="Arial" w:cs="Arial"/>
                <w:color w:val="000000" w:themeColor="text1"/>
                <w:szCs w:val="21"/>
              </w:rPr>
            </w:pPr>
          </w:p>
        </w:tc>
        <w:tc>
          <w:tcPr>
            <w:tcW w:w="2551" w:type="dxa"/>
            <w:vMerge/>
            <w:vAlign w:val="center"/>
          </w:tcPr>
          <w:p w14:paraId="54C40B32" w14:textId="77777777" w:rsidR="00B25F32" w:rsidRPr="00BB02AD" w:rsidRDefault="00B25F32" w:rsidP="00534BB6">
            <w:pPr>
              <w:jc w:val="center"/>
              <w:rPr>
                <w:rFonts w:ascii="Arial" w:hAnsi="Arial" w:cs="Arial"/>
                <w:color w:val="000000" w:themeColor="text1"/>
                <w:szCs w:val="21"/>
              </w:rPr>
            </w:pPr>
          </w:p>
        </w:tc>
        <w:tc>
          <w:tcPr>
            <w:tcW w:w="4484" w:type="dxa"/>
          </w:tcPr>
          <w:p w14:paraId="7FEE7306" w14:textId="77777777" w:rsidR="00B25F32" w:rsidRDefault="00B25F32" w:rsidP="00534BB6">
            <w:pPr>
              <w:rPr>
                <w:rFonts w:ascii="Arial" w:hAnsi="Arial" w:cs="Arial"/>
                <w:szCs w:val="21"/>
              </w:rPr>
            </w:pPr>
            <w:r>
              <w:rPr>
                <w:rFonts w:ascii="Arial" w:hAnsi="Arial" w:cs="Arial" w:hint="eastAsia"/>
                <w:szCs w:val="21"/>
              </w:rPr>
              <w:t>上行：</w:t>
            </w:r>
          </w:p>
          <w:p w14:paraId="79BFA2AA" w14:textId="77777777" w:rsidR="00B25F32" w:rsidRPr="00BB02AD" w:rsidRDefault="00B25F32" w:rsidP="00534BB6">
            <w:pPr>
              <w:rPr>
                <w:rFonts w:ascii="Arial" w:hAnsi="Arial" w:cs="Arial"/>
                <w:color w:val="000000" w:themeColor="text1"/>
                <w:szCs w:val="21"/>
              </w:rPr>
            </w:pPr>
            <w:r w:rsidRPr="00BB02AD">
              <w:rPr>
                <w:rFonts w:ascii="Arial" w:hAnsi="Arial" w:cs="Arial" w:hint="eastAsia"/>
                <w:color w:val="000000" w:themeColor="text1"/>
                <w:szCs w:val="21"/>
              </w:rPr>
              <w:t>回复</w:t>
            </w:r>
            <w:r w:rsidRPr="00BB02AD">
              <w:rPr>
                <w:rFonts w:ascii="Arial" w:hAnsi="Arial" w:cs="Arial"/>
                <w:color w:val="000000" w:themeColor="text1"/>
                <w:szCs w:val="21"/>
              </w:rPr>
              <w:t>内容</w:t>
            </w:r>
            <w:r>
              <w:rPr>
                <w:rFonts w:ascii="Arial" w:hAnsi="Arial" w:cs="Arial"/>
                <w:color w:val="000000" w:themeColor="text1"/>
                <w:szCs w:val="21"/>
              </w:rPr>
              <w:t>(</w:t>
            </w:r>
            <w:r w:rsidRPr="00BB02AD">
              <w:rPr>
                <w:rFonts w:ascii="Arial" w:hAnsi="Arial" w:cs="Arial"/>
                <w:color w:val="000000" w:themeColor="text1"/>
                <w:szCs w:val="21"/>
              </w:rPr>
              <w:t>1byte</w:t>
            </w:r>
            <w:r w:rsidRPr="00BB02AD">
              <w:rPr>
                <w:rFonts w:ascii="Arial" w:hAnsi="Arial" w:cs="Arial" w:hint="eastAsia"/>
                <w:color w:val="000000" w:themeColor="text1"/>
                <w:szCs w:val="21"/>
              </w:rPr>
              <w:t>，</w:t>
            </w:r>
            <w:r w:rsidRPr="00BB02AD">
              <w:rPr>
                <w:rFonts w:ascii="Arial" w:hAnsi="Arial" w:cs="Arial"/>
                <w:color w:val="000000" w:themeColor="text1"/>
                <w:szCs w:val="21"/>
              </w:rPr>
              <w:t>char</w:t>
            </w:r>
            <w:r>
              <w:rPr>
                <w:rFonts w:ascii="Arial" w:hAnsi="Arial" w:cs="Arial"/>
                <w:color w:val="000000" w:themeColor="text1"/>
                <w:szCs w:val="21"/>
              </w:rPr>
              <w:t>)</w:t>
            </w:r>
            <w:r w:rsidRPr="00BB02AD">
              <w:rPr>
                <w:rFonts w:ascii="Arial" w:hAnsi="Arial" w:cs="Arial" w:hint="eastAsia"/>
                <w:color w:val="000000" w:themeColor="text1"/>
                <w:szCs w:val="21"/>
              </w:rPr>
              <w:t>；</w:t>
            </w:r>
          </w:p>
          <w:p w14:paraId="47D04CC4" w14:textId="77777777" w:rsidR="00B25F32" w:rsidRPr="00BB02AD" w:rsidRDefault="00B25F32" w:rsidP="00534BB6">
            <w:pPr>
              <w:ind w:firstLineChars="200" w:firstLine="480"/>
              <w:rPr>
                <w:rFonts w:ascii="Arial" w:hAnsi="Arial" w:cs="Arial"/>
                <w:color w:val="000000" w:themeColor="text1"/>
                <w:szCs w:val="21"/>
              </w:rPr>
            </w:pPr>
            <w:r w:rsidRPr="00BB02AD">
              <w:rPr>
                <w:rFonts w:ascii="Arial" w:hAnsi="Arial" w:cs="Arial"/>
                <w:color w:val="000000" w:themeColor="text1"/>
                <w:szCs w:val="21"/>
              </w:rPr>
              <w:t>0</w:t>
            </w:r>
            <w:r w:rsidRPr="00BB02AD">
              <w:rPr>
                <w:rFonts w:ascii="Arial" w:hAnsi="Arial" w:cs="Arial"/>
                <w:color w:val="000000" w:themeColor="text1"/>
                <w:szCs w:val="21"/>
              </w:rPr>
              <w:t>：</w:t>
            </w:r>
            <w:r>
              <w:rPr>
                <w:rFonts w:ascii="Arial" w:hAnsi="Arial" w:cs="Arial" w:hint="eastAsia"/>
                <w:szCs w:val="21"/>
              </w:rPr>
              <w:t>设置</w:t>
            </w:r>
            <w:r w:rsidRPr="005F0C89">
              <w:rPr>
                <w:rFonts w:ascii="Arial" w:hAnsi="Arial" w:cs="Arial"/>
                <w:szCs w:val="21"/>
              </w:rPr>
              <w:t>成功</w:t>
            </w:r>
          </w:p>
          <w:p w14:paraId="1D1DE288" w14:textId="77777777" w:rsidR="00B25F32" w:rsidRPr="00BB02AD" w:rsidRDefault="00B25F32" w:rsidP="00534BB6">
            <w:pPr>
              <w:ind w:firstLineChars="200" w:firstLine="480"/>
              <w:rPr>
                <w:rFonts w:ascii="Arial" w:hAnsi="Arial" w:cs="Arial"/>
                <w:color w:val="000000" w:themeColor="text1"/>
                <w:szCs w:val="21"/>
              </w:rPr>
            </w:pPr>
            <w:r w:rsidRPr="00BB02AD">
              <w:rPr>
                <w:rFonts w:ascii="Arial" w:hAnsi="Arial" w:cs="Arial"/>
                <w:color w:val="000000" w:themeColor="text1"/>
                <w:szCs w:val="21"/>
              </w:rPr>
              <w:t>1</w:t>
            </w:r>
            <w:r w:rsidRPr="00BB02AD">
              <w:rPr>
                <w:rFonts w:ascii="Arial" w:hAnsi="Arial" w:cs="Arial"/>
                <w:color w:val="000000" w:themeColor="text1"/>
                <w:szCs w:val="21"/>
              </w:rPr>
              <w:t>：</w:t>
            </w:r>
            <w:r>
              <w:rPr>
                <w:rFonts w:ascii="Arial" w:hAnsi="Arial" w:cs="Arial" w:hint="eastAsia"/>
                <w:color w:val="000000" w:themeColor="text1"/>
                <w:szCs w:val="21"/>
              </w:rPr>
              <w:t>设置</w:t>
            </w:r>
            <w:r w:rsidRPr="00981CC2">
              <w:rPr>
                <w:rFonts w:ascii="Arial" w:hAnsi="Arial" w:cs="Arial"/>
                <w:color w:val="000000" w:themeColor="text1"/>
                <w:szCs w:val="21"/>
              </w:rPr>
              <w:t>错误</w:t>
            </w:r>
          </w:p>
        </w:tc>
      </w:tr>
      <w:tr w:rsidR="00B25F32" w:rsidRPr="00BB02AD" w14:paraId="3ACF4F59" w14:textId="77777777" w:rsidTr="00534BB6">
        <w:trPr>
          <w:jc w:val="center"/>
        </w:trPr>
        <w:tc>
          <w:tcPr>
            <w:tcW w:w="763" w:type="dxa"/>
            <w:vMerge w:val="restart"/>
            <w:vAlign w:val="center"/>
          </w:tcPr>
          <w:p w14:paraId="6C4165D4" w14:textId="77777777" w:rsidR="00B25F32" w:rsidRPr="00127B01" w:rsidRDefault="00B25F32">
            <w:pPr>
              <w:pStyle w:val="ac"/>
              <w:numPr>
                <w:ilvl w:val="0"/>
                <w:numId w:val="34"/>
              </w:numPr>
              <w:ind w:firstLineChars="0"/>
              <w:jc w:val="center"/>
              <w:rPr>
                <w:rFonts w:ascii="Arial" w:hAnsi="Arial" w:cs="Arial"/>
                <w:color w:val="000000" w:themeColor="text1"/>
                <w:szCs w:val="21"/>
              </w:rPr>
              <w:pPrChange w:id="1700" w:author="Microsoft Office User" w:date="2023-06-09T11:20:00Z">
                <w:pPr>
                  <w:pStyle w:val="ac"/>
                  <w:numPr>
                    <w:numId w:val="6"/>
                  </w:numPr>
                  <w:ind w:left="420" w:firstLineChars="0" w:hanging="420"/>
                  <w:jc w:val="center"/>
                </w:pPr>
              </w:pPrChange>
            </w:pPr>
          </w:p>
        </w:tc>
        <w:tc>
          <w:tcPr>
            <w:tcW w:w="2551" w:type="dxa"/>
            <w:vMerge w:val="restart"/>
            <w:vAlign w:val="center"/>
          </w:tcPr>
          <w:p w14:paraId="23EC6151" w14:textId="77777777" w:rsidR="00B25F32" w:rsidRPr="00BB02AD" w:rsidRDefault="00B25F32" w:rsidP="00534BB6">
            <w:pPr>
              <w:jc w:val="center"/>
              <w:rPr>
                <w:rFonts w:ascii="Arial" w:hAnsi="Arial" w:cs="Arial"/>
                <w:color w:val="000000" w:themeColor="text1"/>
                <w:szCs w:val="21"/>
              </w:rPr>
            </w:pPr>
            <w:r>
              <w:rPr>
                <w:rFonts w:ascii="Arial" w:hAnsi="Arial" w:cs="Arial" w:hint="eastAsia"/>
                <w:szCs w:val="21"/>
              </w:rPr>
              <w:t>获取剩余存储空间</w:t>
            </w:r>
          </w:p>
        </w:tc>
        <w:tc>
          <w:tcPr>
            <w:tcW w:w="4484" w:type="dxa"/>
          </w:tcPr>
          <w:p w14:paraId="3E5E1819" w14:textId="77777777" w:rsidR="00B25F32" w:rsidRPr="00BB02AD" w:rsidRDefault="00B25F32" w:rsidP="00534BB6">
            <w:pPr>
              <w:rPr>
                <w:rFonts w:ascii="Arial" w:hAnsi="Arial" w:cs="Arial"/>
                <w:color w:val="000000" w:themeColor="text1"/>
                <w:szCs w:val="21"/>
              </w:rPr>
            </w:pPr>
            <w:r>
              <w:rPr>
                <w:rFonts w:ascii="Arial" w:hAnsi="Arial" w:cs="Arial" w:hint="eastAsia"/>
                <w:szCs w:val="21"/>
              </w:rPr>
              <w:t>下行：无</w:t>
            </w:r>
          </w:p>
        </w:tc>
      </w:tr>
      <w:tr w:rsidR="00B25F32" w:rsidRPr="00BB02AD" w14:paraId="0ABBBDFF" w14:textId="77777777" w:rsidTr="00534BB6">
        <w:trPr>
          <w:jc w:val="center"/>
        </w:trPr>
        <w:tc>
          <w:tcPr>
            <w:tcW w:w="763" w:type="dxa"/>
            <w:vMerge/>
            <w:vAlign w:val="center"/>
          </w:tcPr>
          <w:p w14:paraId="3E23E21F" w14:textId="77777777" w:rsidR="00B25F32" w:rsidRPr="00127B01" w:rsidRDefault="00B25F32" w:rsidP="00534BB6">
            <w:pPr>
              <w:jc w:val="center"/>
              <w:rPr>
                <w:rFonts w:ascii="Arial" w:hAnsi="Arial" w:cs="Arial"/>
                <w:color w:val="000000" w:themeColor="text1"/>
                <w:szCs w:val="21"/>
              </w:rPr>
            </w:pPr>
          </w:p>
        </w:tc>
        <w:tc>
          <w:tcPr>
            <w:tcW w:w="2551" w:type="dxa"/>
            <w:vMerge/>
            <w:vAlign w:val="center"/>
          </w:tcPr>
          <w:p w14:paraId="01A6A279" w14:textId="77777777" w:rsidR="00B25F32" w:rsidRPr="00BB02AD" w:rsidRDefault="00B25F32" w:rsidP="00534BB6">
            <w:pPr>
              <w:jc w:val="center"/>
              <w:rPr>
                <w:rFonts w:ascii="Arial" w:hAnsi="Arial" w:cs="Arial"/>
                <w:color w:val="000000" w:themeColor="text1"/>
                <w:szCs w:val="21"/>
              </w:rPr>
            </w:pPr>
          </w:p>
        </w:tc>
        <w:tc>
          <w:tcPr>
            <w:tcW w:w="4484" w:type="dxa"/>
          </w:tcPr>
          <w:p w14:paraId="70B39BF3" w14:textId="77777777" w:rsidR="00B25F32" w:rsidRDefault="00B25F32" w:rsidP="00534BB6">
            <w:pPr>
              <w:rPr>
                <w:rFonts w:ascii="Arial" w:hAnsi="Arial" w:cs="Arial"/>
                <w:szCs w:val="21"/>
              </w:rPr>
            </w:pPr>
            <w:r w:rsidRPr="00CF2A05">
              <w:rPr>
                <w:rFonts w:ascii="Arial" w:hAnsi="Arial" w:cs="Arial" w:hint="eastAsia"/>
                <w:szCs w:val="21"/>
              </w:rPr>
              <w:t>上行：</w:t>
            </w:r>
          </w:p>
          <w:p w14:paraId="075A84BD" w14:textId="77777777" w:rsidR="00F8244E" w:rsidRDefault="00F8244E" w:rsidP="00F8244E">
            <w:pPr>
              <w:rPr>
                <w:rFonts w:ascii="Arial" w:hAnsi="Arial" w:cs="Arial"/>
                <w:color w:val="FF0000"/>
                <w:szCs w:val="21"/>
              </w:rPr>
            </w:pPr>
            <w:r>
              <w:rPr>
                <w:rFonts w:ascii="Arial" w:hAnsi="Arial" w:cs="Arial" w:hint="eastAsia"/>
                <w:color w:val="FF0000"/>
                <w:szCs w:val="21"/>
              </w:rPr>
              <w:t>硬盘总容量</w:t>
            </w:r>
            <w:r w:rsidRPr="001E40E4">
              <w:rPr>
                <w:rFonts w:ascii="Arial" w:hAnsi="Arial" w:cs="Arial" w:hint="eastAsia"/>
                <w:color w:val="FF0000"/>
                <w:szCs w:val="21"/>
              </w:rPr>
              <w:t>(</w:t>
            </w:r>
            <w:r w:rsidRPr="001E40E4">
              <w:rPr>
                <w:rFonts w:ascii="Arial" w:hAnsi="Arial" w:cs="Arial"/>
                <w:color w:val="FF0000"/>
                <w:szCs w:val="21"/>
              </w:rPr>
              <w:t>2</w:t>
            </w:r>
            <w:r w:rsidRPr="001E40E4">
              <w:rPr>
                <w:rFonts w:ascii="Arial" w:hAnsi="Arial" w:cs="Arial" w:hint="eastAsia"/>
                <w:color w:val="FF0000"/>
                <w:szCs w:val="21"/>
              </w:rPr>
              <w:t>byte</w:t>
            </w:r>
            <w:r w:rsidRPr="001E40E4">
              <w:rPr>
                <w:rFonts w:ascii="Arial" w:hAnsi="Arial" w:cs="Arial"/>
                <w:color w:val="FF0000"/>
                <w:szCs w:val="21"/>
              </w:rPr>
              <w:t>s</w:t>
            </w:r>
            <w:r w:rsidRPr="001E40E4">
              <w:rPr>
                <w:rFonts w:ascii="Arial" w:hAnsi="Arial" w:cs="Arial" w:hint="eastAsia"/>
                <w:color w:val="FF0000"/>
                <w:szCs w:val="21"/>
              </w:rPr>
              <w:t>，</w:t>
            </w:r>
            <w:r w:rsidRPr="001E40E4">
              <w:rPr>
                <w:rFonts w:hint="eastAsia"/>
                <w:color w:val="FF0000"/>
              </w:rPr>
              <w:t>低位在</w:t>
            </w:r>
            <w:r>
              <w:rPr>
                <w:rFonts w:hint="eastAsia"/>
                <w:color w:val="FF0000"/>
              </w:rPr>
              <w:t>前，</w:t>
            </w:r>
            <w:r w:rsidRPr="001E40E4">
              <w:rPr>
                <w:rFonts w:hint="eastAsia"/>
                <w:color w:val="FF0000"/>
              </w:rPr>
              <w:t>高位在</w:t>
            </w:r>
            <w:r>
              <w:rPr>
                <w:rFonts w:hint="eastAsia"/>
                <w:color w:val="FF0000"/>
              </w:rPr>
              <w:t>后</w:t>
            </w:r>
            <w:r w:rsidRPr="001E40E4">
              <w:rPr>
                <w:rFonts w:ascii="Arial" w:hAnsi="Arial" w:cs="Arial" w:hint="eastAsia"/>
                <w:color w:val="FF0000"/>
                <w:szCs w:val="21"/>
              </w:rPr>
              <w:t>，单位：</w:t>
            </w:r>
            <w:r w:rsidRPr="001E40E4">
              <w:rPr>
                <w:rFonts w:ascii="Arial" w:hAnsi="Arial" w:cs="Arial"/>
                <w:color w:val="FF0000"/>
                <w:szCs w:val="21"/>
              </w:rPr>
              <w:t>G</w:t>
            </w:r>
            <w:r w:rsidRPr="001E40E4">
              <w:rPr>
                <w:rFonts w:ascii="Arial" w:hAnsi="Arial" w:cs="Arial" w:hint="eastAsia"/>
                <w:color w:val="FF0000"/>
                <w:szCs w:val="21"/>
              </w:rPr>
              <w:t>B)</w:t>
            </w:r>
            <w:r w:rsidRPr="001E40E4">
              <w:rPr>
                <w:rFonts w:ascii="Arial" w:hAnsi="Arial" w:cs="Arial" w:hint="eastAsia"/>
                <w:color w:val="FF0000"/>
                <w:szCs w:val="21"/>
              </w:rPr>
              <w:t>；</w:t>
            </w:r>
          </w:p>
          <w:p w14:paraId="3572A89F" w14:textId="36A2F27E" w:rsidR="00B25F32" w:rsidRPr="00BB02AD" w:rsidRDefault="00F8244E" w:rsidP="00F8244E">
            <w:pPr>
              <w:rPr>
                <w:rFonts w:ascii="Arial" w:hAnsi="Arial" w:cs="Arial"/>
                <w:color w:val="000000" w:themeColor="text1"/>
                <w:szCs w:val="21"/>
              </w:rPr>
            </w:pPr>
            <w:r w:rsidRPr="001E40E4">
              <w:rPr>
                <w:rFonts w:ascii="Arial" w:hAnsi="Arial" w:cs="Arial" w:hint="eastAsia"/>
                <w:color w:val="FF0000"/>
                <w:szCs w:val="21"/>
              </w:rPr>
              <w:t>剩余</w:t>
            </w:r>
            <w:r>
              <w:rPr>
                <w:rFonts w:ascii="Arial" w:hAnsi="Arial" w:cs="Arial" w:hint="eastAsia"/>
                <w:color w:val="FF0000"/>
                <w:szCs w:val="21"/>
              </w:rPr>
              <w:t>容量</w:t>
            </w:r>
            <w:r w:rsidRPr="001E40E4">
              <w:rPr>
                <w:rFonts w:ascii="Arial" w:hAnsi="Arial" w:cs="Arial" w:hint="eastAsia"/>
                <w:color w:val="FF0000"/>
                <w:szCs w:val="21"/>
              </w:rPr>
              <w:t>(</w:t>
            </w:r>
            <w:r w:rsidRPr="001E40E4">
              <w:rPr>
                <w:rFonts w:ascii="Arial" w:hAnsi="Arial" w:cs="Arial"/>
                <w:color w:val="FF0000"/>
                <w:szCs w:val="21"/>
              </w:rPr>
              <w:t>2</w:t>
            </w:r>
            <w:r w:rsidRPr="001E40E4">
              <w:rPr>
                <w:rFonts w:ascii="Arial" w:hAnsi="Arial" w:cs="Arial" w:hint="eastAsia"/>
                <w:color w:val="FF0000"/>
                <w:szCs w:val="21"/>
              </w:rPr>
              <w:t>byte</w:t>
            </w:r>
            <w:r w:rsidRPr="001E40E4">
              <w:rPr>
                <w:rFonts w:ascii="Arial" w:hAnsi="Arial" w:cs="Arial"/>
                <w:color w:val="FF0000"/>
                <w:szCs w:val="21"/>
              </w:rPr>
              <w:t>s</w:t>
            </w:r>
            <w:r w:rsidRPr="001E40E4">
              <w:rPr>
                <w:rFonts w:ascii="Arial" w:hAnsi="Arial" w:cs="Arial" w:hint="eastAsia"/>
                <w:color w:val="FF0000"/>
                <w:szCs w:val="21"/>
              </w:rPr>
              <w:t>，</w:t>
            </w:r>
            <w:r w:rsidRPr="001E40E4">
              <w:rPr>
                <w:rFonts w:hint="eastAsia"/>
                <w:color w:val="FF0000"/>
              </w:rPr>
              <w:t>低位在</w:t>
            </w:r>
            <w:r>
              <w:rPr>
                <w:rFonts w:hint="eastAsia"/>
                <w:color w:val="FF0000"/>
              </w:rPr>
              <w:t>前，</w:t>
            </w:r>
            <w:r w:rsidRPr="001E40E4">
              <w:rPr>
                <w:rFonts w:hint="eastAsia"/>
                <w:color w:val="FF0000"/>
              </w:rPr>
              <w:t>高位在</w:t>
            </w:r>
            <w:r>
              <w:rPr>
                <w:rFonts w:hint="eastAsia"/>
                <w:color w:val="FF0000"/>
              </w:rPr>
              <w:t>后</w:t>
            </w:r>
            <w:r w:rsidRPr="001E40E4">
              <w:rPr>
                <w:rFonts w:ascii="Arial" w:hAnsi="Arial" w:cs="Arial" w:hint="eastAsia"/>
                <w:color w:val="FF0000"/>
                <w:szCs w:val="21"/>
              </w:rPr>
              <w:t>，单位：</w:t>
            </w:r>
            <w:r w:rsidRPr="001E40E4">
              <w:rPr>
                <w:rFonts w:ascii="Arial" w:hAnsi="Arial" w:cs="Arial"/>
                <w:color w:val="FF0000"/>
                <w:szCs w:val="21"/>
              </w:rPr>
              <w:t>G</w:t>
            </w:r>
            <w:r w:rsidRPr="001E40E4">
              <w:rPr>
                <w:rFonts w:ascii="Arial" w:hAnsi="Arial" w:cs="Arial" w:hint="eastAsia"/>
                <w:color w:val="FF0000"/>
                <w:szCs w:val="21"/>
              </w:rPr>
              <w:t>B)</w:t>
            </w:r>
            <w:r w:rsidRPr="001E40E4">
              <w:rPr>
                <w:rFonts w:ascii="Arial" w:hAnsi="Arial" w:cs="Arial" w:hint="eastAsia"/>
                <w:color w:val="FF0000"/>
                <w:szCs w:val="21"/>
              </w:rPr>
              <w:t>；</w:t>
            </w:r>
          </w:p>
        </w:tc>
      </w:tr>
      <w:tr w:rsidR="00B25F32" w:rsidRPr="00BB02AD" w14:paraId="48A7FA78" w14:textId="77777777" w:rsidTr="00534BB6">
        <w:trPr>
          <w:jc w:val="center"/>
        </w:trPr>
        <w:tc>
          <w:tcPr>
            <w:tcW w:w="763" w:type="dxa"/>
            <w:vMerge w:val="restart"/>
            <w:vAlign w:val="center"/>
          </w:tcPr>
          <w:p w14:paraId="493A68EF" w14:textId="77777777" w:rsidR="00B25F32" w:rsidRPr="00127B01" w:rsidRDefault="00B25F32">
            <w:pPr>
              <w:pStyle w:val="ac"/>
              <w:numPr>
                <w:ilvl w:val="0"/>
                <w:numId w:val="34"/>
              </w:numPr>
              <w:ind w:firstLineChars="0"/>
              <w:jc w:val="center"/>
              <w:rPr>
                <w:rFonts w:ascii="Arial" w:hAnsi="Arial" w:cs="Arial"/>
                <w:color w:val="000000" w:themeColor="text1"/>
                <w:szCs w:val="21"/>
              </w:rPr>
              <w:pPrChange w:id="1701" w:author="Microsoft Office User" w:date="2023-06-09T11:20:00Z">
                <w:pPr>
                  <w:pStyle w:val="ac"/>
                  <w:numPr>
                    <w:numId w:val="6"/>
                  </w:numPr>
                  <w:ind w:left="420" w:firstLineChars="0" w:hanging="420"/>
                  <w:jc w:val="center"/>
                </w:pPr>
              </w:pPrChange>
            </w:pPr>
          </w:p>
        </w:tc>
        <w:tc>
          <w:tcPr>
            <w:tcW w:w="2551" w:type="dxa"/>
            <w:vMerge w:val="restart"/>
            <w:vAlign w:val="center"/>
          </w:tcPr>
          <w:p w14:paraId="60D864E0" w14:textId="77777777" w:rsidR="00B25F32" w:rsidRPr="00BB02AD" w:rsidRDefault="00B25F32" w:rsidP="00534BB6">
            <w:pPr>
              <w:jc w:val="center"/>
              <w:rPr>
                <w:rFonts w:ascii="Arial" w:hAnsi="Arial" w:cs="Arial"/>
                <w:color w:val="000000" w:themeColor="text1"/>
                <w:szCs w:val="21"/>
              </w:rPr>
            </w:pPr>
            <w:r>
              <w:rPr>
                <w:rFonts w:ascii="Arial" w:hAnsi="Arial" w:cs="Arial" w:hint="eastAsia"/>
                <w:szCs w:val="21"/>
              </w:rPr>
              <w:t>获取舱内数据</w:t>
            </w:r>
          </w:p>
        </w:tc>
        <w:tc>
          <w:tcPr>
            <w:tcW w:w="4484" w:type="dxa"/>
          </w:tcPr>
          <w:p w14:paraId="68A2CD39" w14:textId="77777777" w:rsidR="00B25F32" w:rsidRPr="00BB02AD" w:rsidRDefault="00B25F32" w:rsidP="00534BB6">
            <w:pPr>
              <w:rPr>
                <w:rFonts w:ascii="Arial" w:hAnsi="Arial" w:cs="Arial"/>
                <w:color w:val="000000" w:themeColor="text1"/>
                <w:szCs w:val="21"/>
              </w:rPr>
            </w:pPr>
            <w:r>
              <w:rPr>
                <w:rFonts w:ascii="Arial" w:hAnsi="Arial" w:cs="Arial" w:hint="eastAsia"/>
                <w:szCs w:val="21"/>
              </w:rPr>
              <w:t>下行：无</w:t>
            </w:r>
          </w:p>
        </w:tc>
      </w:tr>
      <w:tr w:rsidR="00B25F32" w:rsidRPr="00BB02AD" w14:paraId="21162B65" w14:textId="77777777" w:rsidTr="00534BB6">
        <w:trPr>
          <w:jc w:val="center"/>
        </w:trPr>
        <w:tc>
          <w:tcPr>
            <w:tcW w:w="763" w:type="dxa"/>
            <w:vMerge/>
            <w:vAlign w:val="center"/>
          </w:tcPr>
          <w:p w14:paraId="6F40A39C" w14:textId="77777777" w:rsidR="00B25F32" w:rsidRPr="00127B01" w:rsidRDefault="00B25F32" w:rsidP="00534BB6">
            <w:pPr>
              <w:jc w:val="center"/>
              <w:rPr>
                <w:rFonts w:ascii="Arial" w:hAnsi="Arial" w:cs="Arial"/>
                <w:color w:val="000000" w:themeColor="text1"/>
                <w:szCs w:val="21"/>
              </w:rPr>
            </w:pPr>
          </w:p>
        </w:tc>
        <w:tc>
          <w:tcPr>
            <w:tcW w:w="2551" w:type="dxa"/>
            <w:vMerge/>
            <w:vAlign w:val="center"/>
          </w:tcPr>
          <w:p w14:paraId="1DD18598" w14:textId="77777777" w:rsidR="00B25F32" w:rsidRPr="00BB02AD" w:rsidRDefault="00B25F32" w:rsidP="00534BB6">
            <w:pPr>
              <w:jc w:val="center"/>
              <w:rPr>
                <w:rFonts w:ascii="Arial" w:hAnsi="Arial" w:cs="Arial"/>
                <w:color w:val="000000" w:themeColor="text1"/>
                <w:szCs w:val="21"/>
              </w:rPr>
            </w:pPr>
          </w:p>
        </w:tc>
        <w:tc>
          <w:tcPr>
            <w:tcW w:w="4484" w:type="dxa"/>
          </w:tcPr>
          <w:p w14:paraId="7F5870E9" w14:textId="26C5699C" w:rsidR="00B25F32" w:rsidRDefault="00B25F32" w:rsidP="00534BB6">
            <w:pPr>
              <w:rPr>
                <w:rFonts w:ascii="Arial" w:hAnsi="Arial" w:cs="Arial"/>
                <w:color w:val="FF0000"/>
                <w:szCs w:val="21"/>
              </w:rPr>
            </w:pPr>
            <w:r>
              <w:rPr>
                <w:rFonts w:ascii="Arial" w:hAnsi="Arial" w:cs="Arial" w:hint="eastAsia"/>
                <w:szCs w:val="21"/>
              </w:rPr>
              <w:t>上行：</w:t>
            </w:r>
            <w:r w:rsidRPr="000A3B42">
              <w:rPr>
                <w:rFonts w:ascii="Arial" w:hAnsi="Arial" w:cs="Arial" w:hint="eastAsia"/>
                <w:color w:val="FF0000"/>
                <w:szCs w:val="21"/>
              </w:rPr>
              <w:t>舱内数据</w:t>
            </w:r>
            <w:r w:rsidRPr="000A3B42">
              <w:rPr>
                <w:rFonts w:ascii="Arial" w:hAnsi="Arial" w:cs="Arial" w:hint="eastAsia"/>
                <w:color w:val="FF0000"/>
                <w:szCs w:val="21"/>
              </w:rPr>
              <w:t>(</w:t>
            </w:r>
            <w:r w:rsidRPr="000A3B42">
              <w:rPr>
                <w:rFonts w:ascii="Arial" w:hAnsi="Arial" w:cs="Arial"/>
                <w:color w:val="FF0000"/>
                <w:szCs w:val="21"/>
              </w:rPr>
              <w:t>参考下节数据内容说明</w:t>
            </w:r>
            <w:r w:rsidRPr="000A3B42">
              <w:rPr>
                <w:rFonts w:ascii="Arial" w:hAnsi="Arial" w:cs="Arial" w:hint="eastAsia"/>
                <w:color w:val="FF0000"/>
                <w:szCs w:val="21"/>
              </w:rPr>
              <w:t>)</w:t>
            </w:r>
            <w:r w:rsidRPr="000A3B42">
              <w:rPr>
                <w:rFonts w:ascii="Arial" w:hAnsi="Arial" w:cs="Arial" w:hint="eastAsia"/>
                <w:color w:val="FF0000"/>
                <w:szCs w:val="21"/>
              </w:rPr>
              <w:t>；</w:t>
            </w:r>
          </w:p>
          <w:p w14:paraId="6C3E0D82" w14:textId="77777777" w:rsidR="00F8244E" w:rsidRPr="000B4372" w:rsidRDefault="00F8244E" w:rsidP="00F8244E">
            <w:pPr>
              <w:rPr>
                <w:rFonts w:ascii="Arial" w:hAnsi="Arial" w:cs="Arial"/>
                <w:color w:val="FF0000"/>
                <w:szCs w:val="21"/>
              </w:rPr>
            </w:pPr>
            <w:r w:rsidRPr="000B4372">
              <w:rPr>
                <w:rFonts w:ascii="Arial" w:hAnsi="Arial" w:cs="Arial" w:hint="eastAsia"/>
                <w:color w:val="FF0000"/>
                <w:szCs w:val="21"/>
              </w:rPr>
              <w:t>时间</w:t>
            </w:r>
            <w:r>
              <w:rPr>
                <w:rFonts w:ascii="Arial" w:hAnsi="Arial" w:cs="Arial" w:hint="eastAsia"/>
                <w:color w:val="FF0000"/>
                <w:szCs w:val="21"/>
              </w:rPr>
              <w:t>(</w:t>
            </w:r>
            <w:r>
              <w:rPr>
                <w:rFonts w:ascii="Arial" w:hAnsi="Arial" w:cs="Arial"/>
                <w:color w:val="FF0000"/>
                <w:szCs w:val="21"/>
              </w:rPr>
              <w:t>6</w:t>
            </w:r>
            <w:r>
              <w:rPr>
                <w:rFonts w:ascii="Arial" w:hAnsi="Arial" w:cs="Arial" w:hint="eastAsia"/>
                <w:color w:val="FF0000"/>
                <w:szCs w:val="21"/>
              </w:rPr>
              <w:t>bytes</w:t>
            </w:r>
            <w:r>
              <w:rPr>
                <w:rFonts w:ascii="Arial" w:hAnsi="Arial" w:cs="Arial" w:hint="eastAsia"/>
                <w:color w:val="FF0000"/>
                <w:szCs w:val="21"/>
              </w:rPr>
              <w:t>，年月日时分秒</w:t>
            </w:r>
            <w:r>
              <w:rPr>
                <w:rFonts w:ascii="Arial" w:hAnsi="Arial" w:cs="Arial" w:hint="eastAsia"/>
                <w:color w:val="FF0000"/>
                <w:szCs w:val="21"/>
              </w:rPr>
              <w:t>)</w:t>
            </w:r>
            <w:r>
              <w:rPr>
                <w:rFonts w:ascii="Arial" w:hAnsi="Arial" w:cs="Arial" w:hint="eastAsia"/>
                <w:color w:val="FF0000"/>
                <w:szCs w:val="21"/>
              </w:rPr>
              <w:t>；</w:t>
            </w:r>
          </w:p>
          <w:p w14:paraId="2399333B" w14:textId="77777777" w:rsidR="00F8244E" w:rsidRPr="00BB02AD" w:rsidRDefault="00F8244E" w:rsidP="00F8244E">
            <w:pPr>
              <w:rPr>
                <w:rFonts w:ascii="Arial" w:hAnsi="Arial" w:cs="Arial"/>
                <w:color w:val="000000" w:themeColor="text1"/>
                <w:szCs w:val="21"/>
              </w:rPr>
            </w:pPr>
            <w:r>
              <w:rPr>
                <w:rFonts w:ascii="Arial" w:hAnsi="Arial" w:cs="Arial" w:hint="eastAsia"/>
                <w:color w:val="FF0000"/>
                <w:szCs w:val="21"/>
              </w:rPr>
              <w:t>数据类型和分组编号</w:t>
            </w:r>
            <w:r w:rsidRPr="00405C13">
              <w:rPr>
                <w:rFonts w:ascii="Arial" w:hAnsi="Arial" w:cs="Arial" w:hint="eastAsia"/>
                <w:color w:val="FF0000"/>
                <w:szCs w:val="21"/>
              </w:rPr>
              <w:t>1</w:t>
            </w:r>
            <w:r w:rsidRPr="00405C13">
              <w:rPr>
                <w:rFonts w:ascii="Arial" w:hAnsi="Arial" w:cs="Arial"/>
                <w:color w:val="FF0000"/>
                <w:szCs w:val="21"/>
              </w:rPr>
              <w:t>(1byte</w:t>
            </w:r>
            <w:r w:rsidRPr="00405C13">
              <w:rPr>
                <w:rFonts w:ascii="Arial" w:hAnsi="Arial" w:cs="Arial" w:hint="eastAsia"/>
                <w:color w:val="FF0000"/>
                <w:szCs w:val="21"/>
              </w:rPr>
              <w:t>，</w:t>
            </w:r>
            <w:r w:rsidRPr="00405C13">
              <w:rPr>
                <w:rFonts w:ascii="Arial" w:hAnsi="Arial" w:cs="Arial"/>
                <w:color w:val="FF0000"/>
                <w:szCs w:val="21"/>
              </w:rPr>
              <w:t>char)</w:t>
            </w:r>
            <w:r w:rsidRPr="00405C13">
              <w:rPr>
                <w:rFonts w:ascii="Arial" w:hAnsi="Arial" w:cs="Arial" w:hint="eastAsia"/>
                <w:color w:val="FF0000"/>
                <w:szCs w:val="21"/>
              </w:rPr>
              <w:t>；</w:t>
            </w:r>
          </w:p>
          <w:p w14:paraId="474F33C7" w14:textId="77777777" w:rsidR="00F8244E" w:rsidRDefault="00F8244E" w:rsidP="00F8244E">
            <w:pPr>
              <w:rPr>
                <w:rFonts w:ascii="Arial" w:hAnsi="Arial" w:cs="Arial"/>
                <w:color w:val="FF0000"/>
                <w:szCs w:val="21"/>
              </w:rPr>
            </w:pPr>
            <w:r>
              <w:rPr>
                <w:rFonts w:ascii="Arial" w:hAnsi="Arial" w:cs="Arial" w:hint="eastAsia"/>
                <w:color w:val="FF0000"/>
                <w:szCs w:val="21"/>
              </w:rPr>
              <w:t>数据</w:t>
            </w:r>
            <w:r>
              <w:rPr>
                <w:rFonts w:ascii="Arial" w:hAnsi="Arial" w:cs="Arial" w:hint="eastAsia"/>
                <w:color w:val="FF0000"/>
                <w:szCs w:val="21"/>
              </w:rPr>
              <w:t>1</w:t>
            </w:r>
            <w:r w:rsidRPr="00507E05">
              <w:rPr>
                <w:rFonts w:ascii="Arial" w:hAnsi="Arial" w:cs="Arial"/>
                <w:color w:val="FF0000"/>
                <w:szCs w:val="21"/>
              </w:rPr>
              <w:t>(4byte</w:t>
            </w:r>
            <w:r w:rsidRPr="00507E05">
              <w:rPr>
                <w:rFonts w:ascii="Arial" w:hAnsi="Arial" w:cs="Arial" w:hint="eastAsia"/>
                <w:color w:val="FF0000"/>
                <w:szCs w:val="21"/>
              </w:rPr>
              <w:t>，</w:t>
            </w:r>
            <w:r w:rsidRPr="00507E05">
              <w:rPr>
                <w:rFonts w:ascii="Arial" w:hAnsi="Arial" w:cs="Arial" w:hint="eastAsia"/>
                <w:color w:val="FF0000"/>
                <w:szCs w:val="21"/>
              </w:rPr>
              <w:t>int</w:t>
            </w:r>
            <w:r>
              <w:rPr>
                <w:rFonts w:ascii="Arial" w:hAnsi="Arial" w:cs="Arial"/>
                <w:color w:val="FF0000"/>
                <w:szCs w:val="21"/>
              </w:rPr>
              <w:t>/</w:t>
            </w:r>
            <w:r>
              <w:rPr>
                <w:rFonts w:ascii="Arial" w:hAnsi="Arial" w:cs="Arial" w:hint="eastAsia"/>
                <w:color w:val="FF0000"/>
                <w:szCs w:val="21"/>
              </w:rPr>
              <w:t>float</w:t>
            </w:r>
            <w:r w:rsidRPr="00507E05">
              <w:rPr>
                <w:rFonts w:ascii="Arial" w:hAnsi="Arial" w:cs="Arial"/>
                <w:color w:val="FF0000"/>
                <w:szCs w:val="21"/>
              </w:rPr>
              <w:t>)</w:t>
            </w:r>
            <w:r w:rsidRPr="00507E05">
              <w:rPr>
                <w:rFonts w:ascii="Arial" w:hAnsi="Arial" w:cs="Arial" w:hint="eastAsia"/>
                <w:color w:val="FF0000"/>
                <w:szCs w:val="21"/>
              </w:rPr>
              <w:t>；</w:t>
            </w:r>
          </w:p>
          <w:p w14:paraId="44822EDC" w14:textId="77777777" w:rsidR="00F8244E" w:rsidRPr="00BB02AD" w:rsidRDefault="00F8244E" w:rsidP="00F8244E">
            <w:pPr>
              <w:rPr>
                <w:rFonts w:ascii="Arial" w:hAnsi="Arial" w:cs="Arial"/>
                <w:color w:val="000000" w:themeColor="text1"/>
                <w:szCs w:val="21"/>
              </w:rPr>
            </w:pPr>
            <w:r>
              <w:rPr>
                <w:rFonts w:ascii="Arial" w:hAnsi="Arial" w:cs="Arial" w:hint="eastAsia"/>
                <w:color w:val="FF0000"/>
                <w:szCs w:val="21"/>
              </w:rPr>
              <w:t>数据类型和分组编号</w:t>
            </w:r>
            <w:r>
              <w:rPr>
                <w:rFonts w:ascii="Arial" w:hAnsi="Arial" w:cs="Arial"/>
                <w:color w:val="FF0000"/>
                <w:szCs w:val="21"/>
              </w:rPr>
              <w:t>2</w:t>
            </w:r>
            <w:r w:rsidRPr="00405C13">
              <w:rPr>
                <w:rFonts w:ascii="Arial" w:hAnsi="Arial" w:cs="Arial"/>
                <w:color w:val="FF0000"/>
                <w:szCs w:val="21"/>
              </w:rPr>
              <w:t>(1byte</w:t>
            </w:r>
            <w:r w:rsidRPr="00405C13">
              <w:rPr>
                <w:rFonts w:ascii="Arial" w:hAnsi="Arial" w:cs="Arial" w:hint="eastAsia"/>
                <w:color w:val="FF0000"/>
                <w:szCs w:val="21"/>
              </w:rPr>
              <w:t>，</w:t>
            </w:r>
            <w:r w:rsidRPr="00405C13">
              <w:rPr>
                <w:rFonts w:ascii="Arial" w:hAnsi="Arial" w:cs="Arial"/>
                <w:color w:val="FF0000"/>
                <w:szCs w:val="21"/>
              </w:rPr>
              <w:t>char)</w:t>
            </w:r>
            <w:r w:rsidRPr="00405C13">
              <w:rPr>
                <w:rFonts w:ascii="Arial" w:hAnsi="Arial" w:cs="Arial" w:hint="eastAsia"/>
                <w:color w:val="FF0000"/>
                <w:szCs w:val="21"/>
              </w:rPr>
              <w:t>；</w:t>
            </w:r>
          </w:p>
          <w:p w14:paraId="514C9865" w14:textId="77777777" w:rsidR="00F8244E" w:rsidRDefault="00F8244E" w:rsidP="00F8244E">
            <w:pPr>
              <w:rPr>
                <w:rFonts w:ascii="Arial" w:hAnsi="Arial" w:cs="Arial"/>
                <w:color w:val="FF0000"/>
                <w:szCs w:val="21"/>
              </w:rPr>
            </w:pPr>
            <w:r>
              <w:rPr>
                <w:rFonts w:ascii="Arial" w:hAnsi="Arial" w:cs="Arial" w:hint="eastAsia"/>
                <w:color w:val="FF0000"/>
                <w:szCs w:val="21"/>
              </w:rPr>
              <w:t>数据</w:t>
            </w:r>
            <w:r>
              <w:rPr>
                <w:rFonts w:ascii="Arial" w:hAnsi="Arial" w:cs="Arial"/>
                <w:color w:val="FF0000"/>
                <w:szCs w:val="21"/>
              </w:rPr>
              <w:t>2</w:t>
            </w:r>
            <w:r w:rsidRPr="00507E05">
              <w:rPr>
                <w:rFonts w:ascii="Arial" w:hAnsi="Arial" w:cs="Arial"/>
                <w:color w:val="FF0000"/>
                <w:szCs w:val="21"/>
              </w:rPr>
              <w:t>(4byte</w:t>
            </w:r>
            <w:r w:rsidRPr="00507E05">
              <w:rPr>
                <w:rFonts w:ascii="Arial" w:hAnsi="Arial" w:cs="Arial" w:hint="eastAsia"/>
                <w:color w:val="FF0000"/>
                <w:szCs w:val="21"/>
              </w:rPr>
              <w:t>，</w:t>
            </w:r>
            <w:r w:rsidRPr="00507E05">
              <w:rPr>
                <w:rFonts w:ascii="Arial" w:hAnsi="Arial" w:cs="Arial" w:hint="eastAsia"/>
                <w:color w:val="FF0000"/>
                <w:szCs w:val="21"/>
              </w:rPr>
              <w:t>int</w:t>
            </w:r>
            <w:r>
              <w:rPr>
                <w:rFonts w:ascii="Arial" w:hAnsi="Arial" w:cs="Arial"/>
                <w:color w:val="FF0000"/>
                <w:szCs w:val="21"/>
              </w:rPr>
              <w:t>/</w:t>
            </w:r>
            <w:r>
              <w:rPr>
                <w:rFonts w:ascii="Arial" w:hAnsi="Arial" w:cs="Arial" w:hint="eastAsia"/>
                <w:color w:val="FF0000"/>
                <w:szCs w:val="21"/>
              </w:rPr>
              <w:t>float</w:t>
            </w:r>
            <w:r w:rsidRPr="00507E05">
              <w:rPr>
                <w:rFonts w:ascii="Arial" w:hAnsi="Arial" w:cs="Arial"/>
                <w:color w:val="FF0000"/>
                <w:szCs w:val="21"/>
              </w:rPr>
              <w:t>)</w:t>
            </w:r>
            <w:r w:rsidRPr="00507E05">
              <w:rPr>
                <w:rFonts w:ascii="Arial" w:hAnsi="Arial" w:cs="Arial" w:hint="eastAsia"/>
                <w:color w:val="FF0000"/>
                <w:szCs w:val="21"/>
              </w:rPr>
              <w:t>；</w:t>
            </w:r>
          </w:p>
          <w:p w14:paraId="027F38CE" w14:textId="77777777" w:rsidR="00F8244E" w:rsidRDefault="00F8244E" w:rsidP="00F8244E">
            <w:pPr>
              <w:rPr>
                <w:rFonts w:ascii="Arial" w:hAnsi="Arial" w:cs="Arial"/>
                <w:color w:val="FF0000"/>
                <w:szCs w:val="21"/>
              </w:rPr>
            </w:pPr>
            <w:r>
              <w:rPr>
                <w:rFonts w:ascii="Arial" w:hAnsi="Arial" w:cs="Arial"/>
                <w:color w:val="FF0000"/>
                <w:szCs w:val="21"/>
              </w:rPr>
              <w:t>……</w:t>
            </w:r>
          </w:p>
          <w:p w14:paraId="65B2EFB4" w14:textId="77777777" w:rsidR="00F8244E" w:rsidRPr="00BB02AD" w:rsidRDefault="00F8244E" w:rsidP="00F8244E">
            <w:pPr>
              <w:rPr>
                <w:rFonts w:ascii="Arial" w:hAnsi="Arial" w:cs="Arial"/>
                <w:color w:val="000000" w:themeColor="text1"/>
                <w:szCs w:val="21"/>
              </w:rPr>
            </w:pPr>
            <w:r>
              <w:rPr>
                <w:rFonts w:ascii="Arial" w:hAnsi="Arial" w:cs="Arial" w:hint="eastAsia"/>
                <w:color w:val="FF0000"/>
                <w:szCs w:val="21"/>
              </w:rPr>
              <w:t>数据类型和分组编号</w:t>
            </w:r>
            <w:r w:rsidRPr="00405C13">
              <w:rPr>
                <w:rFonts w:ascii="Arial" w:hAnsi="Arial" w:cs="Arial" w:hint="eastAsia"/>
                <w:color w:val="FF0000"/>
                <w:szCs w:val="21"/>
              </w:rPr>
              <w:t>1</w:t>
            </w:r>
            <w:r>
              <w:rPr>
                <w:rFonts w:ascii="Arial" w:hAnsi="Arial" w:cs="Arial"/>
                <w:color w:val="FF0000"/>
                <w:szCs w:val="21"/>
              </w:rPr>
              <w:t>4</w:t>
            </w:r>
            <w:r w:rsidRPr="00405C13">
              <w:rPr>
                <w:rFonts w:ascii="Arial" w:hAnsi="Arial" w:cs="Arial"/>
                <w:color w:val="FF0000"/>
                <w:szCs w:val="21"/>
              </w:rPr>
              <w:t>(1byte</w:t>
            </w:r>
            <w:r w:rsidRPr="00405C13">
              <w:rPr>
                <w:rFonts w:ascii="Arial" w:hAnsi="Arial" w:cs="Arial" w:hint="eastAsia"/>
                <w:color w:val="FF0000"/>
                <w:szCs w:val="21"/>
              </w:rPr>
              <w:t>，</w:t>
            </w:r>
            <w:r w:rsidRPr="00405C13">
              <w:rPr>
                <w:rFonts w:ascii="Arial" w:hAnsi="Arial" w:cs="Arial"/>
                <w:color w:val="FF0000"/>
                <w:szCs w:val="21"/>
              </w:rPr>
              <w:t>char)</w:t>
            </w:r>
            <w:r w:rsidRPr="00405C13">
              <w:rPr>
                <w:rFonts w:ascii="Arial" w:hAnsi="Arial" w:cs="Arial" w:hint="eastAsia"/>
                <w:color w:val="FF0000"/>
                <w:szCs w:val="21"/>
              </w:rPr>
              <w:t>；</w:t>
            </w:r>
          </w:p>
          <w:p w14:paraId="118B1E4D" w14:textId="1CA2C76D" w:rsidR="00F8244E" w:rsidRPr="000A3B42" w:rsidRDefault="00F8244E" w:rsidP="00F8244E">
            <w:pPr>
              <w:rPr>
                <w:rFonts w:ascii="Arial" w:hAnsi="Arial" w:cs="Arial"/>
                <w:color w:val="FF0000"/>
                <w:szCs w:val="21"/>
              </w:rPr>
            </w:pPr>
            <w:r>
              <w:rPr>
                <w:rFonts w:ascii="Arial" w:hAnsi="Arial" w:cs="Arial" w:hint="eastAsia"/>
                <w:color w:val="FF0000"/>
                <w:szCs w:val="21"/>
              </w:rPr>
              <w:t>数据</w:t>
            </w:r>
            <w:r>
              <w:rPr>
                <w:rFonts w:ascii="Arial" w:hAnsi="Arial" w:cs="Arial" w:hint="eastAsia"/>
                <w:color w:val="FF0000"/>
                <w:szCs w:val="21"/>
              </w:rPr>
              <w:t>1</w:t>
            </w:r>
            <w:r>
              <w:rPr>
                <w:rFonts w:ascii="Arial" w:hAnsi="Arial" w:cs="Arial"/>
                <w:color w:val="FF0000"/>
                <w:szCs w:val="21"/>
              </w:rPr>
              <w:t>4</w:t>
            </w:r>
            <w:r w:rsidRPr="00507E05">
              <w:rPr>
                <w:rFonts w:ascii="Arial" w:hAnsi="Arial" w:cs="Arial"/>
                <w:color w:val="FF0000"/>
                <w:szCs w:val="21"/>
              </w:rPr>
              <w:t>(4byte</w:t>
            </w:r>
            <w:r w:rsidRPr="00507E05">
              <w:rPr>
                <w:rFonts w:ascii="Arial" w:hAnsi="Arial" w:cs="Arial" w:hint="eastAsia"/>
                <w:color w:val="FF0000"/>
                <w:szCs w:val="21"/>
              </w:rPr>
              <w:t>，</w:t>
            </w:r>
            <w:r w:rsidRPr="00507E05">
              <w:rPr>
                <w:rFonts w:ascii="Arial" w:hAnsi="Arial" w:cs="Arial" w:hint="eastAsia"/>
                <w:color w:val="FF0000"/>
                <w:szCs w:val="21"/>
              </w:rPr>
              <w:t>int</w:t>
            </w:r>
            <w:r>
              <w:rPr>
                <w:rFonts w:ascii="Arial" w:hAnsi="Arial" w:cs="Arial"/>
                <w:color w:val="FF0000"/>
                <w:szCs w:val="21"/>
              </w:rPr>
              <w:t>/</w:t>
            </w:r>
            <w:r>
              <w:rPr>
                <w:rFonts w:ascii="Arial" w:hAnsi="Arial" w:cs="Arial" w:hint="eastAsia"/>
                <w:color w:val="FF0000"/>
                <w:szCs w:val="21"/>
              </w:rPr>
              <w:t>float</w:t>
            </w:r>
            <w:r w:rsidRPr="00507E05">
              <w:rPr>
                <w:rFonts w:ascii="Arial" w:hAnsi="Arial" w:cs="Arial"/>
                <w:color w:val="FF0000"/>
                <w:szCs w:val="21"/>
              </w:rPr>
              <w:t>)</w:t>
            </w:r>
            <w:r w:rsidRPr="00507E05">
              <w:rPr>
                <w:rFonts w:ascii="Arial" w:hAnsi="Arial" w:cs="Arial" w:hint="eastAsia"/>
                <w:color w:val="FF0000"/>
                <w:szCs w:val="21"/>
              </w:rPr>
              <w:t>；</w:t>
            </w:r>
          </w:p>
        </w:tc>
      </w:tr>
      <w:tr w:rsidR="00B25F32" w:rsidRPr="00BB02AD" w14:paraId="3A23B1B3" w14:textId="77777777" w:rsidTr="00534BB6">
        <w:trPr>
          <w:jc w:val="center"/>
        </w:trPr>
        <w:tc>
          <w:tcPr>
            <w:tcW w:w="763" w:type="dxa"/>
            <w:vMerge w:val="restart"/>
            <w:vAlign w:val="center"/>
          </w:tcPr>
          <w:p w14:paraId="6A8B76BD" w14:textId="77777777" w:rsidR="00B25F32" w:rsidRPr="00127B01" w:rsidRDefault="00B25F32">
            <w:pPr>
              <w:pStyle w:val="ac"/>
              <w:numPr>
                <w:ilvl w:val="0"/>
                <w:numId w:val="34"/>
              </w:numPr>
              <w:ind w:firstLineChars="0"/>
              <w:jc w:val="center"/>
              <w:rPr>
                <w:rFonts w:ascii="Arial" w:hAnsi="Arial" w:cs="Arial"/>
                <w:color w:val="000000" w:themeColor="text1"/>
                <w:szCs w:val="21"/>
              </w:rPr>
              <w:pPrChange w:id="1702" w:author="Microsoft Office User" w:date="2023-06-09T11:20:00Z">
                <w:pPr>
                  <w:pStyle w:val="ac"/>
                  <w:numPr>
                    <w:numId w:val="6"/>
                  </w:numPr>
                  <w:ind w:left="420" w:firstLineChars="0" w:hanging="420"/>
                  <w:jc w:val="center"/>
                </w:pPr>
              </w:pPrChange>
            </w:pPr>
          </w:p>
        </w:tc>
        <w:tc>
          <w:tcPr>
            <w:tcW w:w="2551" w:type="dxa"/>
            <w:vMerge w:val="restart"/>
            <w:vAlign w:val="center"/>
          </w:tcPr>
          <w:p w14:paraId="03572195" w14:textId="77777777" w:rsidR="00B25F32" w:rsidRPr="000A3B42" w:rsidRDefault="00B25F32" w:rsidP="00534BB6">
            <w:pPr>
              <w:jc w:val="center"/>
              <w:rPr>
                <w:rFonts w:ascii="Arial" w:hAnsi="Arial" w:cs="Arial"/>
                <w:color w:val="FF0000"/>
                <w:szCs w:val="21"/>
              </w:rPr>
            </w:pPr>
            <w:r w:rsidRPr="000A3B42">
              <w:rPr>
                <w:rFonts w:ascii="Arial" w:hAnsi="Arial" w:cs="Arial" w:hint="eastAsia"/>
                <w:color w:val="FF0000"/>
                <w:szCs w:val="21"/>
              </w:rPr>
              <w:t>开始授时</w:t>
            </w:r>
          </w:p>
        </w:tc>
        <w:tc>
          <w:tcPr>
            <w:tcW w:w="4484" w:type="dxa"/>
          </w:tcPr>
          <w:p w14:paraId="40AFFA57" w14:textId="77777777" w:rsidR="00B25F32" w:rsidRPr="000A3B42" w:rsidRDefault="00B25F32" w:rsidP="00534BB6">
            <w:pPr>
              <w:rPr>
                <w:rFonts w:ascii="Arial" w:hAnsi="Arial" w:cs="Arial"/>
                <w:color w:val="FF0000"/>
                <w:szCs w:val="21"/>
              </w:rPr>
            </w:pPr>
            <w:r w:rsidRPr="000A3B42">
              <w:rPr>
                <w:rFonts w:ascii="Arial" w:hAnsi="Arial" w:cs="Arial" w:hint="eastAsia"/>
                <w:color w:val="FF0000"/>
                <w:szCs w:val="21"/>
              </w:rPr>
              <w:t>下行：无</w:t>
            </w:r>
          </w:p>
        </w:tc>
      </w:tr>
      <w:tr w:rsidR="00B25F32" w:rsidRPr="00BB02AD" w14:paraId="013ABE49" w14:textId="77777777" w:rsidTr="00534BB6">
        <w:trPr>
          <w:jc w:val="center"/>
        </w:trPr>
        <w:tc>
          <w:tcPr>
            <w:tcW w:w="763" w:type="dxa"/>
            <w:vMerge/>
            <w:vAlign w:val="center"/>
          </w:tcPr>
          <w:p w14:paraId="0664EE8E" w14:textId="77777777" w:rsidR="00B25F32" w:rsidRPr="00127B01" w:rsidRDefault="00B25F32" w:rsidP="00534BB6">
            <w:pPr>
              <w:jc w:val="center"/>
              <w:rPr>
                <w:rFonts w:ascii="Arial" w:hAnsi="Arial" w:cs="Arial"/>
                <w:color w:val="000000" w:themeColor="text1"/>
                <w:szCs w:val="21"/>
              </w:rPr>
            </w:pPr>
          </w:p>
        </w:tc>
        <w:tc>
          <w:tcPr>
            <w:tcW w:w="2551" w:type="dxa"/>
            <w:vMerge/>
            <w:vAlign w:val="center"/>
          </w:tcPr>
          <w:p w14:paraId="69207ED9" w14:textId="77777777" w:rsidR="00B25F32" w:rsidRPr="000A3B42" w:rsidRDefault="00B25F32" w:rsidP="00534BB6">
            <w:pPr>
              <w:jc w:val="center"/>
              <w:rPr>
                <w:rFonts w:ascii="Arial" w:hAnsi="Arial" w:cs="Arial"/>
                <w:color w:val="FF0000"/>
                <w:szCs w:val="21"/>
              </w:rPr>
            </w:pPr>
          </w:p>
        </w:tc>
        <w:tc>
          <w:tcPr>
            <w:tcW w:w="4484" w:type="dxa"/>
          </w:tcPr>
          <w:p w14:paraId="1EAF2CB1" w14:textId="77777777" w:rsidR="00B25F32" w:rsidRPr="000A3B42" w:rsidRDefault="00B25F32" w:rsidP="00534BB6">
            <w:pPr>
              <w:rPr>
                <w:rFonts w:ascii="Arial" w:hAnsi="Arial" w:cs="Arial"/>
                <w:color w:val="FF0000"/>
                <w:szCs w:val="21"/>
              </w:rPr>
            </w:pPr>
            <w:r w:rsidRPr="000A3B42">
              <w:rPr>
                <w:rFonts w:ascii="Arial" w:hAnsi="Arial" w:cs="Arial" w:hint="eastAsia"/>
                <w:color w:val="FF0000"/>
                <w:szCs w:val="21"/>
              </w:rPr>
              <w:t>上行：</w:t>
            </w:r>
          </w:p>
          <w:p w14:paraId="41523E52" w14:textId="77777777" w:rsidR="00B25F32" w:rsidRPr="000A3B42" w:rsidRDefault="00B25F32" w:rsidP="00534BB6">
            <w:pPr>
              <w:rPr>
                <w:rFonts w:ascii="Arial" w:hAnsi="Arial" w:cs="Arial"/>
                <w:color w:val="FF0000"/>
                <w:szCs w:val="21"/>
              </w:rPr>
            </w:pPr>
            <w:r w:rsidRPr="000A3B42">
              <w:rPr>
                <w:rFonts w:ascii="Arial" w:hAnsi="Arial" w:cs="Arial" w:hint="eastAsia"/>
                <w:color w:val="FF0000"/>
                <w:szCs w:val="21"/>
              </w:rPr>
              <w:t>回复</w:t>
            </w:r>
            <w:r w:rsidRPr="000A3B42">
              <w:rPr>
                <w:rFonts w:ascii="Arial" w:hAnsi="Arial" w:cs="Arial"/>
                <w:color w:val="FF0000"/>
                <w:szCs w:val="21"/>
              </w:rPr>
              <w:t>内容</w:t>
            </w:r>
            <w:r w:rsidRPr="000A3B42">
              <w:rPr>
                <w:rFonts w:ascii="Arial" w:hAnsi="Arial" w:cs="Arial"/>
                <w:color w:val="FF0000"/>
                <w:szCs w:val="21"/>
              </w:rPr>
              <w:t>(1byte</w:t>
            </w:r>
            <w:r w:rsidRPr="000A3B42">
              <w:rPr>
                <w:rFonts w:ascii="Arial" w:hAnsi="Arial" w:cs="Arial" w:hint="eastAsia"/>
                <w:color w:val="FF0000"/>
                <w:szCs w:val="21"/>
              </w:rPr>
              <w:t>，</w:t>
            </w:r>
            <w:r w:rsidRPr="000A3B42">
              <w:rPr>
                <w:rFonts w:ascii="Arial" w:hAnsi="Arial" w:cs="Arial"/>
                <w:color w:val="FF0000"/>
                <w:szCs w:val="21"/>
              </w:rPr>
              <w:t>char)</w:t>
            </w:r>
            <w:r w:rsidRPr="000A3B42">
              <w:rPr>
                <w:rFonts w:ascii="Arial" w:hAnsi="Arial" w:cs="Arial" w:hint="eastAsia"/>
                <w:color w:val="FF0000"/>
                <w:szCs w:val="21"/>
              </w:rPr>
              <w:t>；</w:t>
            </w:r>
          </w:p>
          <w:p w14:paraId="0B2D963A" w14:textId="77777777" w:rsidR="00B25F32" w:rsidRPr="000A3B42" w:rsidRDefault="00B25F32" w:rsidP="00534BB6">
            <w:pPr>
              <w:ind w:firstLineChars="200" w:firstLine="480"/>
              <w:rPr>
                <w:rFonts w:ascii="Arial" w:hAnsi="Arial" w:cs="Arial"/>
                <w:color w:val="FF0000"/>
                <w:szCs w:val="21"/>
              </w:rPr>
            </w:pPr>
            <w:r w:rsidRPr="000A3B42">
              <w:rPr>
                <w:rFonts w:ascii="Arial" w:hAnsi="Arial" w:cs="Arial"/>
                <w:color w:val="FF0000"/>
                <w:szCs w:val="21"/>
              </w:rPr>
              <w:t>0</w:t>
            </w:r>
            <w:r w:rsidRPr="000A3B42">
              <w:rPr>
                <w:rFonts w:ascii="Arial" w:hAnsi="Arial" w:cs="Arial"/>
                <w:color w:val="FF0000"/>
                <w:szCs w:val="21"/>
              </w:rPr>
              <w:t>：</w:t>
            </w:r>
            <w:r w:rsidRPr="000A3B42">
              <w:rPr>
                <w:rFonts w:ascii="Arial" w:hAnsi="Arial" w:cs="Arial" w:hint="eastAsia"/>
                <w:color w:val="FF0000"/>
                <w:szCs w:val="21"/>
              </w:rPr>
              <w:t>设置</w:t>
            </w:r>
            <w:r w:rsidRPr="000A3B42">
              <w:rPr>
                <w:rFonts w:ascii="Arial" w:hAnsi="Arial" w:cs="Arial"/>
                <w:color w:val="FF0000"/>
                <w:szCs w:val="21"/>
              </w:rPr>
              <w:t>成功</w:t>
            </w:r>
          </w:p>
          <w:p w14:paraId="7D769552" w14:textId="77777777" w:rsidR="00B25F32" w:rsidRDefault="00B25F32" w:rsidP="000A3B42">
            <w:pPr>
              <w:ind w:firstLineChars="200" w:firstLine="480"/>
              <w:rPr>
                <w:rFonts w:ascii="Arial" w:hAnsi="Arial" w:cs="Arial"/>
                <w:color w:val="FF0000"/>
                <w:szCs w:val="21"/>
              </w:rPr>
            </w:pPr>
            <w:r w:rsidRPr="000A3B42">
              <w:rPr>
                <w:rFonts w:ascii="Arial" w:hAnsi="Arial" w:cs="Arial"/>
                <w:color w:val="FF0000"/>
                <w:szCs w:val="21"/>
              </w:rPr>
              <w:lastRenderedPageBreak/>
              <w:t>1</w:t>
            </w:r>
            <w:r w:rsidRPr="000A3B42">
              <w:rPr>
                <w:rFonts w:ascii="Arial" w:hAnsi="Arial" w:cs="Arial"/>
                <w:color w:val="FF0000"/>
                <w:szCs w:val="21"/>
              </w:rPr>
              <w:t>：</w:t>
            </w:r>
            <w:r w:rsidRPr="000A3B42">
              <w:rPr>
                <w:rFonts w:ascii="Arial" w:hAnsi="Arial" w:cs="Arial" w:hint="eastAsia"/>
                <w:color w:val="FF0000"/>
                <w:szCs w:val="21"/>
              </w:rPr>
              <w:t>设置</w:t>
            </w:r>
            <w:r w:rsidRPr="000A3B42">
              <w:rPr>
                <w:rFonts w:ascii="Arial" w:hAnsi="Arial" w:cs="Arial"/>
                <w:color w:val="FF0000"/>
                <w:szCs w:val="21"/>
              </w:rPr>
              <w:t>错误</w:t>
            </w:r>
          </w:p>
          <w:p w14:paraId="12FCA460" w14:textId="494B673F" w:rsidR="00F8244E" w:rsidRPr="000A3B42" w:rsidRDefault="00F8244E" w:rsidP="00F8244E">
            <w:pPr>
              <w:rPr>
                <w:rFonts w:ascii="Arial" w:hAnsi="Arial" w:cs="Arial"/>
                <w:color w:val="FF0000"/>
                <w:szCs w:val="21"/>
              </w:rPr>
            </w:pPr>
            <w:r w:rsidRPr="000B4372">
              <w:rPr>
                <w:rFonts w:ascii="Arial" w:hAnsi="Arial" w:cs="Arial" w:hint="eastAsia"/>
                <w:color w:val="FF0000"/>
                <w:szCs w:val="21"/>
              </w:rPr>
              <w:t>时间</w:t>
            </w:r>
            <w:r>
              <w:rPr>
                <w:rFonts w:ascii="Arial" w:hAnsi="Arial" w:cs="Arial" w:hint="eastAsia"/>
                <w:color w:val="FF0000"/>
                <w:szCs w:val="21"/>
              </w:rPr>
              <w:t>(</w:t>
            </w:r>
            <w:r>
              <w:rPr>
                <w:rFonts w:ascii="Arial" w:hAnsi="Arial" w:cs="Arial"/>
                <w:color w:val="FF0000"/>
                <w:szCs w:val="21"/>
              </w:rPr>
              <w:t>6</w:t>
            </w:r>
            <w:r>
              <w:rPr>
                <w:rFonts w:ascii="Arial" w:hAnsi="Arial" w:cs="Arial" w:hint="eastAsia"/>
                <w:color w:val="FF0000"/>
                <w:szCs w:val="21"/>
              </w:rPr>
              <w:t>bytes</w:t>
            </w:r>
            <w:r>
              <w:rPr>
                <w:rFonts w:ascii="Arial" w:hAnsi="Arial" w:cs="Arial" w:hint="eastAsia"/>
                <w:color w:val="FF0000"/>
                <w:szCs w:val="21"/>
              </w:rPr>
              <w:t>，年月日时分秒</w:t>
            </w:r>
            <w:r>
              <w:rPr>
                <w:rFonts w:ascii="Arial" w:hAnsi="Arial" w:cs="Arial" w:hint="eastAsia"/>
                <w:color w:val="FF0000"/>
                <w:szCs w:val="21"/>
              </w:rPr>
              <w:t>)</w:t>
            </w:r>
            <w:r>
              <w:rPr>
                <w:rFonts w:ascii="Arial" w:hAnsi="Arial" w:cs="Arial" w:hint="eastAsia"/>
                <w:color w:val="FF0000"/>
                <w:szCs w:val="21"/>
              </w:rPr>
              <w:t>；</w:t>
            </w:r>
          </w:p>
        </w:tc>
      </w:tr>
      <w:tr w:rsidR="00B25F32" w:rsidRPr="00BB02AD" w14:paraId="08DB2C8B" w14:textId="77777777" w:rsidTr="00534BB6">
        <w:trPr>
          <w:jc w:val="center"/>
        </w:trPr>
        <w:tc>
          <w:tcPr>
            <w:tcW w:w="763" w:type="dxa"/>
            <w:vMerge w:val="restart"/>
            <w:vAlign w:val="center"/>
          </w:tcPr>
          <w:p w14:paraId="45A2ADF7" w14:textId="77777777" w:rsidR="00B25F32" w:rsidRPr="00127B01" w:rsidRDefault="00B25F32">
            <w:pPr>
              <w:pStyle w:val="ac"/>
              <w:numPr>
                <w:ilvl w:val="0"/>
                <w:numId w:val="34"/>
              </w:numPr>
              <w:ind w:firstLineChars="0"/>
              <w:jc w:val="center"/>
              <w:rPr>
                <w:rFonts w:ascii="Arial" w:hAnsi="Arial" w:cs="Arial"/>
                <w:color w:val="000000" w:themeColor="text1"/>
                <w:szCs w:val="21"/>
              </w:rPr>
              <w:pPrChange w:id="1703" w:author="Microsoft Office User" w:date="2023-06-09T11:20:00Z">
                <w:pPr>
                  <w:pStyle w:val="ac"/>
                  <w:numPr>
                    <w:numId w:val="6"/>
                  </w:numPr>
                  <w:ind w:left="420" w:firstLineChars="0" w:hanging="420"/>
                  <w:jc w:val="center"/>
                </w:pPr>
              </w:pPrChange>
            </w:pPr>
          </w:p>
        </w:tc>
        <w:tc>
          <w:tcPr>
            <w:tcW w:w="2551" w:type="dxa"/>
            <w:vMerge w:val="restart"/>
            <w:vAlign w:val="center"/>
          </w:tcPr>
          <w:p w14:paraId="0CF8C675" w14:textId="77777777" w:rsidR="00B25F32" w:rsidRPr="00BB02AD" w:rsidRDefault="00B25F32" w:rsidP="00534BB6">
            <w:pPr>
              <w:jc w:val="center"/>
              <w:rPr>
                <w:rFonts w:ascii="Arial" w:hAnsi="Arial" w:cs="Arial"/>
                <w:color w:val="000000" w:themeColor="text1"/>
                <w:szCs w:val="21"/>
              </w:rPr>
            </w:pPr>
            <w:r>
              <w:rPr>
                <w:rFonts w:ascii="Arial" w:hAnsi="Arial" w:cs="Arial" w:hint="eastAsia"/>
                <w:szCs w:val="21"/>
              </w:rPr>
              <w:t>停止授时</w:t>
            </w:r>
          </w:p>
        </w:tc>
        <w:tc>
          <w:tcPr>
            <w:tcW w:w="4484" w:type="dxa"/>
          </w:tcPr>
          <w:p w14:paraId="3EE240C2" w14:textId="77777777" w:rsidR="00B25F32" w:rsidRPr="00BB02AD" w:rsidRDefault="00B25F32" w:rsidP="00534BB6">
            <w:pPr>
              <w:rPr>
                <w:rFonts w:ascii="Arial" w:hAnsi="Arial" w:cs="Arial"/>
                <w:color w:val="000000" w:themeColor="text1"/>
                <w:szCs w:val="21"/>
              </w:rPr>
            </w:pPr>
            <w:r>
              <w:rPr>
                <w:rFonts w:ascii="Arial" w:hAnsi="Arial" w:cs="Arial" w:hint="eastAsia"/>
                <w:szCs w:val="21"/>
              </w:rPr>
              <w:t>下行：无</w:t>
            </w:r>
          </w:p>
        </w:tc>
      </w:tr>
      <w:tr w:rsidR="00B25F32" w:rsidRPr="00BB02AD" w14:paraId="3946D5D2" w14:textId="77777777" w:rsidTr="00534BB6">
        <w:trPr>
          <w:jc w:val="center"/>
        </w:trPr>
        <w:tc>
          <w:tcPr>
            <w:tcW w:w="763" w:type="dxa"/>
            <w:vMerge/>
            <w:vAlign w:val="center"/>
          </w:tcPr>
          <w:p w14:paraId="5B4890B5" w14:textId="77777777" w:rsidR="00B25F32" w:rsidRPr="00127B01" w:rsidRDefault="00B25F32" w:rsidP="00534BB6">
            <w:pPr>
              <w:jc w:val="center"/>
              <w:rPr>
                <w:rFonts w:ascii="Arial" w:hAnsi="Arial" w:cs="Arial"/>
                <w:color w:val="000000" w:themeColor="text1"/>
                <w:szCs w:val="21"/>
              </w:rPr>
            </w:pPr>
          </w:p>
        </w:tc>
        <w:tc>
          <w:tcPr>
            <w:tcW w:w="2551" w:type="dxa"/>
            <w:vMerge/>
            <w:vAlign w:val="center"/>
          </w:tcPr>
          <w:p w14:paraId="09E46326" w14:textId="77777777" w:rsidR="00B25F32" w:rsidRPr="00BB02AD" w:rsidRDefault="00B25F32" w:rsidP="00534BB6">
            <w:pPr>
              <w:jc w:val="center"/>
              <w:rPr>
                <w:rFonts w:ascii="Arial" w:hAnsi="Arial" w:cs="Arial"/>
                <w:color w:val="000000" w:themeColor="text1"/>
                <w:szCs w:val="21"/>
              </w:rPr>
            </w:pPr>
          </w:p>
        </w:tc>
        <w:tc>
          <w:tcPr>
            <w:tcW w:w="4484" w:type="dxa"/>
          </w:tcPr>
          <w:p w14:paraId="19BC51CB" w14:textId="77777777" w:rsidR="00B25F32" w:rsidRDefault="00B25F32" w:rsidP="00534BB6">
            <w:pPr>
              <w:rPr>
                <w:rFonts w:ascii="Arial" w:hAnsi="Arial" w:cs="Arial"/>
                <w:szCs w:val="21"/>
              </w:rPr>
            </w:pPr>
            <w:r>
              <w:rPr>
                <w:rFonts w:ascii="Arial" w:hAnsi="Arial" w:cs="Arial" w:hint="eastAsia"/>
                <w:szCs w:val="21"/>
              </w:rPr>
              <w:t>上行：</w:t>
            </w:r>
          </w:p>
          <w:p w14:paraId="689A99EE" w14:textId="77777777" w:rsidR="00B25F32" w:rsidRPr="00BB02AD" w:rsidRDefault="00B25F32" w:rsidP="00534BB6">
            <w:pPr>
              <w:rPr>
                <w:rFonts w:ascii="Arial" w:hAnsi="Arial" w:cs="Arial"/>
                <w:color w:val="000000" w:themeColor="text1"/>
                <w:szCs w:val="21"/>
              </w:rPr>
            </w:pPr>
            <w:r w:rsidRPr="00BB02AD">
              <w:rPr>
                <w:rFonts w:ascii="Arial" w:hAnsi="Arial" w:cs="Arial" w:hint="eastAsia"/>
                <w:color w:val="000000" w:themeColor="text1"/>
                <w:szCs w:val="21"/>
              </w:rPr>
              <w:t>回复</w:t>
            </w:r>
            <w:r w:rsidRPr="00BB02AD">
              <w:rPr>
                <w:rFonts w:ascii="Arial" w:hAnsi="Arial" w:cs="Arial"/>
                <w:color w:val="000000" w:themeColor="text1"/>
                <w:szCs w:val="21"/>
              </w:rPr>
              <w:t>内容</w:t>
            </w:r>
            <w:r>
              <w:rPr>
                <w:rFonts w:ascii="Arial" w:hAnsi="Arial" w:cs="Arial"/>
                <w:color w:val="000000" w:themeColor="text1"/>
                <w:szCs w:val="21"/>
              </w:rPr>
              <w:t>(</w:t>
            </w:r>
            <w:r w:rsidRPr="00BB02AD">
              <w:rPr>
                <w:rFonts w:ascii="Arial" w:hAnsi="Arial" w:cs="Arial"/>
                <w:color w:val="000000" w:themeColor="text1"/>
                <w:szCs w:val="21"/>
              </w:rPr>
              <w:t>1byte</w:t>
            </w:r>
            <w:r w:rsidRPr="00BB02AD">
              <w:rPr>
                <w:rFonts w:ascii="Arial" w:hAnsi="Arial" w:cs="Arial" w:hint="eastAsia"/>
                <w:color w:val="000000" w:themeColor="text1"/>
                <w:szCs w:val="21"/>
              </w:rPr>
              <w:t>，</w:t>
            </w:r>
            <w:r w:rsidRPr="00BB02AD">
              <w:rPr>
                <w:rFonts w:ascii="Arial" w:hAnsi="Arial" w:cs="Arial"/>
                <w:color w:val="000000" w:themeColor="text1"/>
                <w:szCs w:val="21"/>
              </w:rPr>
              <w:t>char</w:t>
            </w:r>
            <w:r>
              <w:rPr>
                <w:rFonts w:ascii="Arial" w:hAnsi="Arial" w:cs="Arial"/>
                <w:color w:val="000000" w:themeColor="text1"/>
                <w:szCs w:val="21"/>
              </w:rPr>
              <w:t>)</w:t>
            </w:r>
            <w:r w:rsidRPr="00BB02AD">
              <w:rPr>
                <w:rFonts w:ascii="Arial" w:hAnsi="Arial" w:cs="Arial" w:hint="eastAsia"/>
                <w:color w:val="000000" w:themeColor="text1"/>
                <w:szCs w:val="21"/>
              </w:rPr>
              <w:t>；</w:t>
            </w:r>
          </w:p>
          <w:p w14:paraId="0E1040B7" w14:textId="77777777" w:rsidR="00B25F32" w:rsidRPr="00BB02AD" w:rsidRDefault="00B25F32" w:rsidP="00534BB6">
            <w:pPr>
              <w:ind w:firstLineChars="200" w:firstLine="480"/>
              <w:rPr>
                <w:rFonts w:ascii="Arial" w:hAnsi="Arial" w:cs="Arial"/>
                <w:color w:val="000000" w:themeColor="text1"/>
                <w:szCs w:val="21"/>
              </w:rPr>
            </w:pPr>
            <w:r w:rsidRPr="00BB02AD">
              <w:rPr>
                <w:rFonts w:ascii="Arial" w:hAnsi="Arial" w:cs="Arial"/>
                <w:color w:val="000000" w:themeColor="text1"/>
                <w:szCs w:val="21"/>
              </w:rPr>
              <w:t>0</w:t>
            </w:r>
            <w:r w:rsidRPr="00BB02AD">
              <w:rPr>
                <w:rFonts w:ascii="Arial" w:hAnsi="Arial" w:cs="Arial"/>
                <w:color w:val="000000" w:themeColor="text1"/>
                <w:szCs w:val="21"/>
              </w:rPr>
              <w:t>：</w:t>
            </w:r>
            <w:r>
              <w:rPr>
                <w:rFonts w:ascii="Arial" w:hAnsi="Arial" w:cs="Arial" w:hint="eastAsia"/>
                <w:szCs w:val="21"/>
              </w:rPr>
              <w:t>设置</w:t>
            </w:r>
            <w:r w:rsidRPr="005F0C89">
              <w:rPr>
                <w:rFonts w:ascii="Arial" w:hAnsi="Arial" w:cs="Arial"/>
                <w:szCs w:val="21"/>
              </w:rPr>
              <w:t>成功</w:t>
            </w:r>
          </w:p>
          <w:p w14:paraId="208F6C9F" w14:textId="77777777" w:rsidR="00B25F32" w:rsidRPr="00BB02AD" w:rsidRDefault="00B25F32" w:rsidP="00534BB6">
            <w:pPr>
              <w:ind w:firstLineChars="200" w:firstLine="480"/>
              <w:rPr>
                <w:rFonts w:ascii="Arial" w:hAnsi="Arial" w:cs="Arial"/>
                <w:color w:val="000000" w:themeColor="text1"/>
                <w:szCs w:val="21"/>
              </w:rPr>
            </w:pPr>
            <w:r w:rsidRPr="00BB02AD">
              <w:rPr>
                <w:rFonts w:ascii="Arial" w:hAnsi="Arial" w:cs="Arial"/>
                <w:color w:val="000000" w:themeColor="text1"/>
                <w:szCs w:val="21"/>
              </w:rPr>
              <w:t>1</w:t>
            </w:r>
            <w:r w:rsidRPr="00BB02AD">
              <w:rPr>
                <w:rFonts w:ascii="Arial" w:hAnsi="Arial" w:cs="Arial"/>
                <w:color w:val="000000" w:themeColor="text1"/>
                <w:szCs w:val="21"/>
              </w:rPr>
              <w:t>：</w:t>
            </w:r>
            <w:r>
              <w:rPr>
                <w:rFonts w:ascii="Arial" w:hAnsi="Arial" w:cs="Arial" w:hint="eastAsia"/>
                <w:color w:val="000000" w:themeColor="text1"/>
                <w:szCs w:val="21"/>
              </w:rPr>
              <w:t>设置</w:t>
            </w:r>
            <w:r w:rsidRPr="005F0C89">
              <w:rPr>
                <w:rFonts w:ascii="Arial" w:hAnsi="Arial" w:cs="Arial"/>
                <w:szCs w:val="21"/>
              </w:rPr>
              <w:t>错误</w:t>
            </w:r>
          </w:p>
        </w:tc>
      </w:tr>
      <w:tr w:rsidR="00F8244E" w:rsidRPr="00BB02AD" w14:paraId="2EA97C6F" w14:textId="77777777" w:rsidTr="00534BB6">
        <w:trPr>
          <w:jc w:val="center"/>
        </w:trPr>
        <w:tc>
          <w:tcPr>
            <w:tcW w:w="763" w:type="dxa"/>
            <w:vMerge w:val="restart"/>
            <w:vAlign w:val="center"/>
          </w:tcPr>
          <w:p w14:paraId="2D153448" w14:textId="77777777" w:rsidR="00F8244E" w:rsidRPr="00127B01" w:rsidRDefault="00F8244E">
            <w:pPr>
              <w:pStyle w:val="ac"/>
              <w:numPr>
                <w:ilvl w:val="0"/>
                <w:numId w:val="34"/>
              </w:numPr>
              <w:ind w:firstLineChars="0"/>
              <w:jc w:val="center"/>
              <w:rPr>
                <w:rFonts w:ascii="Arial" w:hAnsi="Arial" w:cs="Arial"/>
                <w:color w:val="000000" w:themeColor="text1"/>
                <w:szCs w:val="21"/>
              </w:rPr>
              <w:pPrChange w:id="1704" w:author="Microsoft Office User" w:date="2023-06-09T11:20:00Z">
                <w:pPr>
                  <w:pStyle w:val="ac"/>
                  <w:numPr>
                    <w:numId w:val="6"/>
                  </w:numPr>
                  <w:ind w:left="420" w:firstLineChars="0" w:hanging="420"/>
                  <w:jc w:val="center"/>
                </w:pPr>
              </w:pPrChange>
            </w:pPr>
          </w:p>
        </w:tc>
        <w:tc>
          <w:tcPr>
            <w:tcW w:w="2551" w:type="dxa"/>
            <w:vMerge w:val="restart"/>
            <w:vAlign w:val="center"/>
          </w:tcPr>
          <w:p w14:paraId="2183678E" w14:textId="01A5B437" w:rsidR="00F8244E" w:rsidRPr="00BB02AD" w:rsidRDefault="00F8244E" w:rsidP="00F8244E">
            <w:pPr>
              <w:jc w:val="center"/>
              <w:rPr>
                <w:rFonts w:ascii="Arial" w:hAnsi="Arial" w:cs="Arial"/>
                <w:color w:val="000000" w:themeColor="text1"/>
                <w:szCs w:val="21"/>
              </w:rPr>
            </w:pPr>
            <w:r>
              <w:rPr>
                <w:rFonts w:ascii="Arial" w:hAnsi="Arial" w:cs="Arial" w:hint="eastAsia"/>
                <w:szCs w:val="21"/>
              </w:rPr>
              <w:t>设置电源类型</w:t>
            </w:r>
          </w:p>
        </w:tc>
        <w:tc>
          <w:tcPr>
            <w:tcW w:w="4484" w:type="dxa"/>
          </w:tcPr>
          <w:p w14:paraId="4CFF5B73" w14:textId="77777777" w:rsidR="00F8244E" w:rsidRDefault="00F8244E" w:rsidP="00F8244E">
            <w:pPr>
              <w:rPr>
                <w:rFonts w:ascii="Arial" w:hAnsi="Arial" w:cs="Arial"/>
                <w:szCs w:val="21"/>
              </w:rPr>
            </w:pPr>
            <w:r w:rsidRPr="00924EAF">
              <w:rPr>
                <w:rFonts w:ascii="Arial" w:hAnsi="Arial" w:cs="Arial" w:hint="eastAsia"/>
                <w:szCs w:val="21"/>
              </w:rPr>
              <w:t>下行：</w:t>
            </w:r>
          </w:p>
          <w:p w14:paraId="7B6430D4" w14:textId="77777777" w:rsidR="00F8244E" w:rsidRPr="00924EAF" w:rsidRDefault="00F8244E" w:rsidP="00F8244E">
            <w:pPr>
              <w:rPr>
                <w:rFonts w:ascii="Arial" w:hAnsi="Arial" w:cs="Arial"/>
                <w:szCs w:val="21"/>
              </w:rPr>
            </w:pPr>
            <w:r>
              <w:rPr>
                <w:rFonts w:ascii="Arial" w:hAnsi="Arial" w:cs="Arial" w:hint="eastAsia"/>
                <w:szCs w:val="21"/>
              </w:rPr>
              <w:t>电源类型</w:t>
            </w:r>
            <w:r>
              <w:rPr>
                <w:rFonts w:ascii="Arial" w:hAnsi="Arial" w:cs="Arial"/>
                <w:szCs w:val="21"/>
              </w:rPr>
              <w:t>(</w:t>
            </w:r>
            <w:r w:rsidRPr="00924EAF">
              <w:rPr>
                <w:rFonts w:ascii="Arial" w:hAnsi="Arial" w:cs="Arial"/>
                <w:szCs w:val="21"/>
              </w:rPr>
              <w:t>1byte</w:t>
            </w:r>
            <w:r w:rsidRPr="00924EAF">
              <w:rPr>
                <w:rFonts w:ascii="Arial" w:hAnsi="Arial" w:cs="Arial" w:hint="eastAsia"/>
                <w:szCs w:val="21"/>
              </w:rPr>
              <w:t>，</w:t>
            </w:r>
            <w:r w:rsidRPr="00924EAF">
              <w:rPr>
                <w:rFonts w:ascii="Arial" w:hAnsi="Arial" w:cs="Arial"/>
                <w:szCs w:val="21"/>
              </w:rPr>
              <w:t>char</w:t>
            </w:r>
            <w:r>
              <w:rPr>
                <w:rFonts w:ascii="Arial" w:hAnsi="Arial" w:cs="Arial"/>
                <w:szCs w:val="21"/>
              </w:rPr>
              <w:t>)</w:t>
            </w:r>
            <w:r>
              <w:rPr>
                <w:rFonts w:ascii="Arial" w:hAnsi="Arial" w:cs="Arial" w:hint="eastAsia"/>
                <w:szCs w:val="21"/>
              </w:rPr>
              <w:t>；</w:t>
            </w:r>
          </w:p>
          <w:p w14:paraId="4DB22974" w14:textId="77777777" w:rsidR="00F8244E" w:rsidRPr="00AB1388" w:rsidRDefault="00F8244E" w:rsidP="00F8244E">
            <w:pPr>
              <w:ind w:firstLineChars="200" w:firstLine="480"/>
              <w:rPr>
                <w:rFonts w:ascii="Arial" w:hAnsi="Arial" w:cs="Arial"/>
                <w:color w:val="000000" w:themeColor="text1"/>
                <w:szCs w:val="21"/>
              </w:rPr>
            </w:pPr>
            <w:r w:rsidRPr="00AB1388">
              <w:rPr>
                <w:rFonts w:ascii="Arial" w:hAnsi="Arial" w:cs="Arial"/>
                <w:color w:val="000000" w:themeColor="text1"/>
                <w:szCs w:val="21"/>
              </w:rPr>
              <w:t>0</w:t>
            </w:r>
            <w:r w:rsidRPr="00AB1388">
              <w:rPr>
                <w:rFonts w:ascii="Arial" w:hAnsi="Arial" w:cs="Arial"/>
                <w:color w:val="000000" w:themeColor="text1"/>
                <w:szCs w:val="21"/>
              </w:rPr>
              <w:t>：</w:t>
            </w:r>
            <w:r w:rsidRPr="00AB1388">
              <w:rPr>
                <w:rFonts w:ascii="Arial" w:hAnsi="Arial" w:cs="Arial" w:hint="eastAsia"/>
                <w:color w:val="000000" w:themeColor="text1"/>
                <w:szCs w:val="21"/>
              </w:rPr>
              <w:t>内部电池舱供电</w:t>
            </w:r>
          </w:p>
          <w:p w14:paraId="49286B4E" w14:textId="46ED2B78" w:rsidR="00F8244E" w:rsidRDefault="00F8244E" w:rsidP="00F8244E">
            <w:pPr>
              <w:ind w:firstLineChars="200" w:firstLine="480"/>
              <w:rPr>
                <w:rFonts w:ascii="Arial" w:hAnsi="Arial" w:cs="Arial"/>
                <w:szCs w:val="21"/>
              </w:rPr>
            </w:pPr>
            <w:r w:rsidRPr="00AB1388">
              <w:rPr>
                <w:rFonts w:ascii="Arial" w:hAnsi="Arial" w:cs="Arial"/>
                <w:color w:val="000000" w:themeColor="text1"/>
                <w:szCs w:val="21"/>
              </w:rPr>
              <w:t>1</w:t>
            </w:r>
            <w:r w:rsidRPr="00AB1388">
              <w:rPr>
                <w:rFonts w:ascii="Arial" w:hAnsi="Arial" w:cs="Arial"/>
                <w:color w:val="000000" w:themeColor="text1"/>
                <w:szCs w:val="21"/>
              </w:rPr>
              <w:t>：</w:t>
            </w:r>
            <w:r w:rsidRPr="00AB1388">
              <w:rPr>
                <w:rFonts w:ascii="Arial" w:hAnsi="Arial" w:cs="Arial" w:hint="eastAsia"/>
                <w:color w:val="000000" w:themeColor="text1"/>
                <w:szCs w:val="21"/>
              </w:rPr>
              <w:t>外部电源供电</w:t>
            </w:r>
          </w:p>
        </w:tc>
      </w:tr>
      <w:tr w:rsidR="00F8244E" w:rsidRPr="00BB02AD" w14:paraId="1B8A2A35" w14:textId="77777777" w:rsidTr="00534BB6">
        <w:trPr>
          <w:jc w:val="center"/>
        </w:trPr>
        <w:tc>
          <w:tcPr>
            <w:tcW w:w="763" w:type="dxa"/>
            <w:vMerge/>
            <w:vAlign w:val="center"/>
          </w:tcPr>
          <w:p w14:paraId="7D8C7D44" w14:textId="77777777" w:rsidR="00F8244E" w:rsidRPr="00127B01" w:rsidRDefault="00F8244E" w:rsidP="00F8244E">
            <w:pPr>
              <w:jc w:val="center"/>
              <w:rPr>
                <w:rFonts w:ascii="Arial" w:hAnsi="Arial" w:cs="Arial"/>
                <w:color w:val="000000" w:themeColor="text1"/>
                <w:szCs w:val="21"/>
              </w:rPr>
            </w:pPr>
          </w:p>
        </w:tc>
        <w:tc>
          <w:tcPr>
            <w:tcW w:w="2551" w:type="dxa"/>
            <w:vMerge/>
            <w:vAlign w:val="center"/>
          </w:tcPr>
          <w:p w14:paraId="11AE8AA0" w14:textId="77777777" w:rsidR="00F8244E" w:rsidRPr="00BB02AD" w:rsidRDefault="00F8244E" w:rsidP="00F8244E">
            <w:pPr>
              <w:jc w:val="center"/>
              <w:rPr>
                <w:rFonts w:ascii="Arial" w:hAnsi="Arial" w:cs="Arial"/>
                <w:color w:val="000000" w:themeColor="text1"/>
                <w:szCs w:val="21"/>
              </w:rPr>
            </w:pPr>
          </w:p>
        </w:tc>
        <w:tc>
          <w:tcPr>
            <w:tcW w:w="4484" w:type="dxa"/>
          </w:tcPr>
          <w:p w14:paraId="13A97CC1" w14:textId="77777777" w:rsidR="00F8244E" w:rsidRPr="00924EAF" w:rsidRDefault="00F8244E" w:rsidP="00F8244E">
            <w:pPr>
              <w:rPr>
                <w:rFonts w:ascii="Arial" w:hAnsi="Arial" w:cs="Arial"/>
                <w:szCs w:val="21"/>
              </w:rPr>
            </w:pPr>
            <w:r w:rsidRPr="00924EAF">
              <w:rPr>
                <w:rFonts w:ascii="Arial" w:hAnsi="Arial" w:cs="Arial" w:hint="eastAsia"/>
                <w:szCs w:val="21"/>
              </w:rPr>
              <w:t>上行：</w:t>
            </w:r>
          </w:p>
          <w:p w14:paraId="6823A9A4" w14:textId="77777777" w:rsidR="00F8244E" w:rsidRPr="00BB02AD" w:rsidRDefault="00F8244E" w:rsidP="00F8244E">
            <w:pPr>
              <w:rPr>
                <w:rFonts w:ascii="Arial" w:hAnsi="Arial" w:cs="Arial"/>
                <w:color w:val="000000" w:themeColor="text1"/>
                <w:szCs w:val="21"/>
              </w:rPr>
            </w:pPr>
            <w:r w:rsidRPr="00BB02AD">
              <w:rPr>
                <w:rFonts w:ascii="Arial" w:hAnsi="Arial" w:cs="Arial" w:hint="eastAsia"/>
                <w:color w:val="000000" w:themeColor="text1"/>
                <w:szCs w:val="21"/>
              </w:rPr>
              <w:t>回复</w:t>
            </w:r>
            <w:r w:rsidRPr="00BB02AD">
              <w:rPr>
                <w:rFonts w:ascii="Arial" w:hAnsi="Arial" w:cs="Arial"/>
                <w:color w:val="000000" w:themeColor="text1"/>
                <w:szCs w:val="21"/>
              </w:rPr>
              <w:t>内容</w:t>
            </w:r>
            <w:r>
              <w:rPr>
                <w:rFonts w:ascii="Arial" w:hAnsi="Arial" w:cs="Arial"/>
                <w:color w:val="000000" w:themeColor="text1"/>
                <w:szCs w:val="21"/>
              </w:rPr>
              <w:t>(</w:t>
            </w:r>
            <w:r w:rsidRPr="00BB02AD">
              <w:rPr>
                <w:rFonts w:ascii="Arial" w:hAnsi="Arial" w:cs="Arial"/>
                <w:color w:val="000000" w:themeColor="text1"/>
                <w:szCs w:val="21"/>
              </w:rPr>
              <w:t>1byte</w:t>
            </w:r>
            <w:r w:rsidRPr="00BB02AD">
              <w:rPr>
                <w:rFonts w:ascii="Arial" w:hAnsi="Arial" w:cs="Arial" w:hint="eastAsia"/>
                <w:color w:val="000000" w:themeColor="text1"/>
                <w:szCs w:val="21"/>
              </w:rPr>
              <w:t>，</w:t>
            </w:r>
            <w:r w:rsidRPr="00BB02AD">
              <w:rPr>
                <w:rFonts w:ascii="Arial" w:hAnsi="Arial" w:cs="Arial"/>
                <w:color w:val="000000" w:themeColor="text1"/>
                <w:szCs w:val="21"/>
              </w:rPr>
              <w:t>char</w:t>
            </w:r>
            <w:r>
              <w:rPr>
                <w:rFonts w:ascii="Arial" w:hAnsi="Arial" w:cs="Arial"/>
                <w:color w:val="000000" w:themeColor="text1"/>
                <w:szCs w:val="21"/>
              </w:rPr>
              <w:t>)</w:t>
            </w:r>
            <w:r w:rsidRPr="00BB02AD">
              <w:rPr>
                <w:rFonts w:ascii="Arial" w:hAnsi="Arial" w:cs="Arial" w:hint="eastAsia"/>
                <w:color w:val="000000" w:themeColor="text1"/>
                <w:szCs w:val="21"/>
              </w:rPr>
              <w:t>；</w:t>
            </w:r>
          </w:p>
          <w:p w14:paraId="3B2FD4E4" w14:textId="77777777" w:rsidR="00F8244E" w:rsidRPr="00BB02AD" w:rsidRDefault="00F8244E" w:rsidP="00F8244E">
            <w:pPr>
              <w:ind w:firstLineChars="200" w:firstLine="480"/>
              <w:rPr>
                <w:rFonts w:ascii="Arial" w:hAnsi="Arial" w:cs="Arial"/>
                <w:color w:val="000000" w:themeColor="text1"/>
                <w:szCs w:val="21"/>
              </w:rPr>
            </w:pPr>
            <w:r w:rsidRPr="00BB02AD">
              <w:rPr>
                <w:rFonts w:ascii="Arial" w:hAnsi="Arial" w:cs="Arial"/>
                <w:color w:val="000000" w:themeColor="text1"/>
                <w:szCs w:val="21"/>
              </w:rPr>
              <w:t>0</w:t>
            </w:r>
            <w:r w:rsidRPr="00BB02AD">
              <w:rPr>
                <w:rFonts w:ascii="Arial" w:hAnsi="Arial" w:cs="Arial"/>
                <w:color w:val="000000" w:themeColor="text1"/>
                <w:szCs w:val="21"/>
              </w:rPr>
              <w:t>：</w:t>
            </w:r>
            <w:r w:rsidRPr="00E608CA">
              <w:rPr>
                <w:rFonts w:ascii="Arial" w:hAnsi="Arial" w:cs="Arial" w:hint="eastAsia"/>
                <w:color w:val="000000" w:themeColor="text1"/>
                <w:szCs w:val="21"/>
              </w:rPr>
              <w:t>设置</w:t>
            </w:r>
            <w:r w:rsidRPr="00E608CA">
              <w:rPr>
                <w:rFonts w:ascii="Arial" w:hAnsi="Arial" w:cs="Arial"/>
                <w:color w:val="000000" w:themeColor="text1"/>
                <w:szCs w:val="21"/>
              </w:rPr>
              <w:t>成功</w:t>
            </w:r>
          </w:p>
          <w:p w14:paraId="7008C568" w14:textId="35070047" w:rsidR="00F8244E" w:rsidRDefault="00F8244E" w:rsidP="00F8244E">
            <w:pPr>
              <w:ind w:firstLineChars="200" w:firstLine="480"/>
              <w:rPr>
                <w:rFonts w:ascii="Arial" w:hAnsi="Arial" w:cs="Arial"/>
                <w:szCs w:val="21"/>
              </w:rPr>
            </w:pPr>
            <w:r w:rsidRPr="00BB02AD">
              <w:rPr>
                <w:rFonts w:ascii="Arial" w:hAnsi="Arial" w:cs="Arial"/>
                <w:color w:val="000000" w:themeColor="text1"/>
                <w:szCs w:val="21"/>
              </w:rPr>
              <w:t>1</w:t>
            </w:r>
            <w:r w:rsidRPr="00BB02AD">
              <w:rPr>
                <w:rFonts w:ascii="Arial" w:hAnsi="Arial" w:cs="Arial"/>
                <w:color w:val="000000" w:themeColor="text1"/>
                <w:szCs w:val="21"/>
              </w:rPr>
              <w:t>：</w:t>
            </w:r>
            <w:r>
              <w:rPr>
                <w:rFonts w:ascii="Arial" w:hAnsi="Arial" w:cs="Arial" w:hint="eastAsia"/>
                <w:color w:val="000000" w:themeColor="text1"/>
                <w:szCs w:val="21"/>
              </w:rPr>
              <w:t>设置</w:t>
            </w:r>
            <w:r w:rsidRPr="00E608CA">
              <w:rPr>
                <w:rFonts w:ascii="Arial" w:hAnsi="Arial" w:cs="Arial"/>
                <w:color w:val="000000" w:themeColor="text1"/>
                <w:szCs w:val="21"/>
              </w:rPr>
              <w:t>错误</w:t>
            </w:r>
          </w:p>
        </w:tc>
      </w:tr>
      <w:tr w:rsidR="00F8244E" w:rsidRPr="00BB02AD" w14:paraId="354E90FE" w14:textId="77777777" w:rsidTr="00534BB6">
        <w:trPr>
          <w:jc w:val="center"/>
        </w:trPr>
        <w:tc>
          <w:tcPr>
            <w:tcW w:w="763" w:type="dxa"/>
            <w:vMerge w:val="restart"/>
            <w:vAlign w:val="center"/>
          </w:tcPr>
          <w:p w14:paraId="57766403" w14:textId="77777777" w:rsidR="00F8244E" w:rsidRPr="00127B01" w:rsidRDefault="00F8244E">
            <w:pPr>
              <w:pStyle w:val="ac"/>
              <w:numPr>
                <w:ilvl w:val="0"/>
                <w:numId w:val="34"/>
              </w:numPr>
              <w:ind w:firstLineChars="0"/>
              <w:jc w:val="center"/>
              <w:rPr>
                <w:rFonts w:ascii="Arial" w:hAnsi="Arial" w:cs="Arial"/>
                <w:color w:val="000000" w:themeColor="text1"/>
                <w:szCs w:val="21"/>
              </w:rPr>
              <w:pPrChange w:id="1705" w:author="Microsoft Office User" w:date="2023-06-09T11:20:00Z">
                <w:pPr>
                  <w:pStyle w:val="ac"/>
                  <w:numPr>
                    <w:numId w:val="6"/>
                  </w:numPr>
                  <w:ind w:left="420" w:firstLineChars="0" w:hanging="420"/>
                  <w:jc w:val="center"/>
                </w:pPr>
              </w:pPrChange>
            </w:pPr>
          </w:p>
        </w:tc>
        <w:tc>
          <w:tcPr>
            <w:tcW w:w="2551" w:type="dxa"/>
            <w:vMerge w:val="restart"/>
            <w:vAlign w:val="center"/>
          </w:tcPr>
          <w:p w14:paraId="73E7A858" w14:textId="1DDE0287" w:rsidR="00F8244E" w:rsidRPr="00BB02AD" w:rsidRDefault="00F8244E" w:rsidP="00F8244E">
            <w:pPr>
              <w:jc w:val="center"/>
              <w:rPr>
                <w:rFonts w:ascii="Arial" w:hAnsi="Arial" w:cs="Arial"/>
                <w:color w:val="000000" w:themeColor="text1"/>
                <w:szCs w:val="21"/>
              </w:rPr>
            </w:pPr>
            <w:r w:rsidRPr="00C707C3">
              <w:rPr>
                <w:rFonts w:ascii="Arial" w:hAnsi="Arial" w:cs="Arial" w:hint="eastAsia"/>
                <w:color w:val="FF0000"/>
                <w:szCs w:val="21"/>
              </w:rPr>
              <w:t>查询设备编号</w:t>
            </w:r>
          </w:p>
        </w:tc>
        <w:tc>
          <w:tcPr>
            <w:tcW w:w="4484" w:type="dxa"/>
          </w:tcPr>
          <w:p w14:paraId="19322F55" w14:textId="6913B88D" w:rsidR="00F8244E" w:rsidRPr="00C707C3" w:rsidRDefault="00F8244E" w:rsidP="00F8244E">
            <w:pPr>
              <w:rPr>
                <w:rFonts w:ascii="Arial" w:hAnsi="Arial" w:cs="Arial"/>
                <w:color w:val="FF0000"/>
                <w:szCs w:val="21"/>
              </w:rPr>
            </w:pPr>
            <w:r w:rsidRPr="00C707C3">
              <w:rPr>
                <w:rFonts w:ascii="Arial" w:hAnsi="Arial" w:cs="Arial" w:hint="eastAsia"/>
                <w:color w:val="FF0000"/>
                <w:szCs w:val="21"/>
              </w:rPr>
              <w:t>下行：无</w:t>
            </w:r>
          </w:p>
        </w:tc>
      </w:tr>
      <w:tr w:rsidR="00F8244E" w:rsidRPr="00BB02AD" w14:paraId="118EF8E1" w14:textId="77777777" w:rsidTr="00534BB6">
        <w:trPr>
          <w:jc w:val="center"/>
        </w:trPr>
        <w:tc>
          <w:tcPr>
            <w:tcW w:w="763" w:type="dxa"/>
            <w:vMerge/>
            <w:vAlign w:val="center"/>
          </w:tcPr>
          <w:p w14:paraId="13804627" w14:textId="77777777" w:rsidR="00F8244E" w:rsidRPr="00127B01" w:rsidRDefault="00F8244E" w:rsidP="00F8244E">
            <w:pPr>
              <w:jc w:val="center"/>
              <w:rPr>
                <w:rFonts w:ascii="Arial" w:hAnsi="Arial" w:cs="Arial"/>
                <w:color w:val="000000" w:themeColor="text1"/>
                <w:szCs w:val="21"/>
              </w:rPr>
            </w:pPr>
          </w:p>
        </w:tc>
        <w:tc>
          <w:tcPr>
            <w:tcW w:w="2551" w:type="dxa"/>
            <w:vMerge/>
            <w:vAlign w:val="center"/>
          </w:tcPr>
          <w:p w14:paraId="3B0FF539" w14:textId="77777777" w:rsidR="00F8244E" w:rsidRPr="00BB02AD" w:rsidRDefault="00F8244E" w:rsidP="00F8244E">
            <w:pPr>
              <w:jc w:val="center"/>
              <w:rPr>
                <w:rFonts w:ascii="Arial" w:hAnsi="Arial" w:cs="Arial"/>
                <w:color w:val="000000" w:themeColor="text1"/>
                <w:szCs w:val="21"/>
              </w:rPr>
            </w:pPr>
          </w:p>
        </w:tc>
        <w:tc>
          <w:tcPr>
            <w:tcW w:w="4484" w:type="dxa"/>
          </w:tcPr>
          <w:p w14:paraId="349BEC50" w14:textId="77777777" w:rsidR="00F8244E" w:rsidRPr="00C707C3" w:rsidRDefault="00F8244E" w:rsidP="00F8244E">
            <w:pPr>
              <w:rPr>
                <w:rFonts w:ascii="Arial" w:hAnsi="Arial" w:cs="Arial"/>
                <w:color w:val="FF0000"/>
                <w:szCs w:val="21"/>
              </w:rPr>
            </w:pPr>
            <w:r w:rsidRPr="00C707C3">
              <w:rPr>
                <w:rFonts w:ascii="Arial" w:hAnsi="Arial" w:cs="Arial" w:hint="eastAsia"/>
                <w:color w:val="FF0000"/>
                <w:szCs w:val="21"/>
              </w:rPr>
              <w:t>上行：</w:t>
            </w:r>
          </w:p>
          <w:p w14:paraId="6E3F683E" w14:textId="5CC592E6" w:rsidR="00F8244E" w:rsidRPr="00C707C3" w:rsidRDefault="00F8244E" w:rsidP="00F8244E">
            <w:pPr>
              <w:rPr>
                <w:rFonts w:ascii="Arial" w:hAnsi="Arial" w:cs="Arial"/>
                <w:color w:val="FF0000"/>
                <w:szCs w:val="21"/>
              </w:rPr>
            </w:pPr>
            <w:r w:rsidRPr="00C707C3">
              <w:rPr>
                <w:rFonts w:ascii="Arial" w:hAnsi="Arial" w:cs="Arial" w:hint="eastAsia"/>
                <w:color w:val="FF0000"/>
                <w:szCs w:val="21"/>
              </w:rPr>
              <w:t>设备编号</w:t>
            </w:r>
            <w:r w:rsidRPr="00C707C3">
              <w:rPr>
                <w:rFonts w:ascii="Arial" w:hAnsi="Arial" w:cs="Arial"/>
                <w:color w:val="FF0000"/>
                <w:szCs w:val="21"/>
              </w:rPr>
              <w:t>(1byte</w:t>
            </w:r>
            <w:r w:rsidRPr="00C707C3">
              <w:rPr>
                <w:rFonts w:ascii="Arial" w:hAnsi="Arial" w:cs="Arial" w:hint="eastAsia"/>
                <w:color w:val="FF0000"/>
                <w:szCs w:val="21"/>
              </w:rPr>
              <w:t>，</w:t>
            </w:r>
            <w:r w:rsidRPr="00C707C3">
              <w:rPr>
                <w:rFonts w:ascii="Arial" w:hAnsi="Arial" w:cs="Arial"/>
                <w:color w:val="FF0000"/>
                <w:szCs w:val="21"/>
              </w:rPr>
              <w:t>char)</w:t>
            </w:r>
            <w:r w:rsidRPr="00C707C3">
              <w:rPr>
                <w:rFonts w:ascii="Arial" w:hAnsi="Arial" w:cs="Arial" w:hint="eastAsia"/>
                <w:color w:val="FF0000"/>
                <w:szCs w:val="21"/>
              </w:rPr>
              <w:t>；</w:t>
            </w:r>
          </w:p>
        </w:tc>
      </w:tr>
      <w:tr w:rsidR="00F8244E" w:rsidRPr="00BB02AD" w14:paraId="58D1D10E" w14:textId="77777777" w:rsidTr="00534BB6">
        <w:trPr>
          <w:jc w:val="center"/>
        </w:trPr>
        <w:tc>
          <w:tcPr>
            <w:tcW w:w="763" w:type="dxa"/>
            <w:vMerge w:val="restart"/>
            <w:vAlign w:val="center"/>
          </w:tcPr>
          <w:p w14:paraId="675FC3BC" w14:textId="77777777" w:rsidR="00F8244E" w:rsidRPr="00127B01" w:rsidRDefault="00F8244E">
            <w:pPr>
              <w:pStyle w:val="ac"/>
              <w:numPr>
                <w:ilvl w:val="0"/>
                <w:numId w:val="34"/>
              </w:numPr>
              <w:ind w:firstLineChars="0"/>
              <w:jc w:val="center"/>
              <w:rPr>
                <w:rFonts w:ascii="Arial" w:hAnsi="Arial" w:cs="Arial"/>
                <w:color w:val="000000" w:themeColor="text1"/>
                <w:szCs w:val="21"/>
              </w:rPr>
              <w:pPrChange w:id="1706" w:author="Microsoft Office User" w:date="2023-06-09T11:20:00Z">
                <w:pPr>
                  <w:pStyle w:val="ac"/>
                  <w:numPr>
                    <w:numId w:val="6"/>
                  </w:numPr>
                  <w:ind w:left="420" w:firstLineChars="0" w:hanging="420"/>
                  <w:jc w:val="center"/>
                </w:pPr>
              </w:pPrChange>
            </w:pPr>
          </w:p>
        </w:tc>
        <w:tc>
          <w:tcPr>
            <w:tcW w:w="2551" w:type="dxa"/>
            <w:vMerge w:val="restart"/>
            <w:vAlign w:val="center"/>
          </w:tcPr>
          <w:p w14:paraId="5FE4FACE" w14:textId="4043F331" w:rsidR="00F8244E" w:rsidRPr="00BB02AD" w:rsidRDefault="00F8244E" w:rsidP="00F8244E">
            <w:pPr>
              <w:jc w:val="center"/>
              <w:rPr>
                <w:rFonts w:ascii="Arial" w:hAnsi="Arial" w:cs="Arial"/>
                <w:color w:val="000000" w:themeColor="text1"/>
                <w:szCs w:val="21"/>
              </w:rPr>
            </w:pPr>
            <w:r>
              <w:rPr>
                <w:rFonts w:ascii="Arial" w:hAnsi="Arial" w:cs="Arial" w:hint="eastAsia"/>
                <w:color w:val="FF0000"/>
                <w:szCs w:val="21"/>
              </w:rPr>
              <w:t>设置定时启动参数</w:t>
            </w:r>
          </w:p>
        </w:tc>
        <w:tc>
          <w:tcPr>
            <w:tcW w:w="4484" w:type="dxa"/>
          </w:tcPr>
          <w:p w14:paraId="09D57D10" w14:textId="77777777" w:rsidR="00F8244E" w:rsidRPr="00186583" w:rsidRDefault="00F8244E" w:rsidP="00F8244E">
            <w:pPr>
              <w:rPr>
                <w:rFonts w:ascii="Arial" w:hAnsi="Arial" w:cs="Arial"/>
                <w:color w:val="FF0000"/>
                <w:szCs w:val="21"/>
              </w:rPr>
            </w:pPr>
            <w:r w:rsidRPr="00186583">
              <w:rPr>
                <w:rFonts w:ascii="Arial" w:hAnsi="Arial" w:cs="Arial" w:hint="eastAsia"/>
                <w:color w:val="FF0000"/>
                <w:szCs w:val="21"/>
              </w:rPr>
              <w:t>下行：</w:t>
            </w:r>
          </w:p>
          <w:p w14:paraId="5E2B959E" w14:textId="77777777" w:rsidR="00F8244E" w:rsidRPr="00186583" w:rsidRDefault="00F8244E" w:rsidP="00F8244E">
            <w:pPr>
              <w:rPr>
                <w:rFonts w:ascii="Arial" w:hAnsi="Arial" w:cs="Arial"/>
                <w:color w:val="FF0000"/>
                <w:szCs w:val="21"/>
              </w:rPr>
            </w:pPr>
            <w:r w:rsidRPr="00186583">
              <w:rPr>
                <w:rFonts w:ascii="Arial" w:hAnsi="Arial" w:cs="Arial" w:hint="eastAsia"/>
                <w:color w:val="FF0000"/>
                <w:szCs w:val="21"/>
              </w:rPr>
              <w:t>工作模式</w:t>
            </w:r>
            <w:r w:rsidRPr="00186583">
              <w:rPr>
                <w:rFonts w:ascii="Arial" w:hAnsi="Arial" w:cs="Arial"/>
                <w:color w:val="FF0000"/>
                <w:szCs w:val="21"/>
              </w:rPr>
              <w:t>(1byte</w:t>
            </w:r>
            <w:r w:rsidRPr="00186583">
              <w:rPr>
                <w:rFonts w:ascii="Arial" w:hAnsi="Arial" w:cs="Arial" w:hint="eastAsia"/>
                <w:color w:val="FF0000"/>
                <w:szCs w:val="21"/>
              </w:rPr>
              <w:t>，</w:t>
            </w:r>
            <w:r w:rsidRPr="00186583">
              <w:rPr>
                <w:rFonts w:ascii="Arial" w:hAnsi="Arial" w:cs="Arial"/>
                <w:color w:val="FF0000"/>
                <w:szCs w:val="21"/>
              </w:rPr>
              <w:t>char)</w:t>
            </w:r>
            <w:r w:rsidRPr="00186583">
              <w:rPr>
                <w:rFonts w:ascii="Arial" w:hAnsi="Arial" w:cs="Arial" w:hint="eastAsia"/>
                <w:color w:val="FF0000"/>
                <w:szCs w:val="21"/>
              </w:rPr>
              <w:t>；</w:t>
            </w:r>
          </w:p>
          <w:p w14:paraId="4917C130" w14:textId="77777777" w:rsidR="00F8244E" w:rsidRPr="00186583" w:rsidRDefault="00F8244E" w:rsidP="00F8244E">
            <w:pPr>
              <w:ind w:firstLineChars="200" w:firstLine="480"/>
              <w:rPr>
                <w:rFonts w:ascii="Arial" w:hAnsi="Arial" w:cs="Arial"/>
                <w:color w:val="FF0000"/>
                <w:szCs w:val="21"/>
              </w:rPr>
            </w:pPr>
            <w:r w:rsidRPr="00186583">
              <w:rPr>
                <w:rFonts w:ascii="Arial" w:hAnsi="Arial" w:cs="Arial"/>
                <w:color w:val="FF0000"/>
                <w:szCs w:val="21"/>
              </w:rPr>
              <w:t>0</w:t>
            </w:r>
            <w:r w:rsidRPr="00186583">
              <w:rPr>
                <w:rFonts w:ascii="Arial" w:hAnsi="Arial" w:cs="Arial"/>
                <w:color w:val="FF0000"/>
                <w:szCs w:val="21"/>
              </w:rPr>
              <w:t>：待机状态</w:t>
            </w:r>
          </w:p>
          <w:p w14:paraId="2F5B32C5" w14:textId="77777777" w:rsidR="00F8244E" w:rsidRPr="00186111" w:rsidRDefault="00F8244E" w:rsidP="00F8244E">
            <w:pPr>
              <w:ind w:firstLineChars="200" w:firstLine="480"/>
              <w:rPr>
                <w:rFonts w:ascii="Arial" w:hAnsi="Arial" w:cs="Arial"/>
                <w:strike/>
                <w:color w:val="FF0000"/>
                <w:szCs w:val="21"/>
                <w:rPrChange w:id="1707" w:author="Microsoft Office User" w:date="2023-06-07T12:52:00Z">
                  <w:rPr>
                    <w:rFonts w:ascii="Arial" w:hAnsi="Arial" w:cs="Arial"/>
                    <w:color w:val="FF0000"/>
                    <w:szCs w:val="21"/>
                  </w:rPr>
                </w:rPrChange>
              </w:rPr>
            </w:pPr>
            <w:r w:rsidRPr="00186111">
              <w:rPr>
                <w:rFonts w:ascii="Arial" w:hAnsi="Arial" w:cs="Arial"/>
                <w:strike/>
                <w:color w:val="FF0000"/>
                <w:szCs w:val="21"/>
                <w:rPrChange w:id="1708" w:author="Microsoft Office User" w:date="2023-06-07T12:52:00Z">
                  <w:rPr>
                    <w:rFonts w:ascii="Arial" w:hAnsi="Arial" w:cs="Arial"/>
                    <w:color w:val="FF0000"/>
                    <w:szCs w:val="21"/>
                  </w:rPr>
                </w:rPrChange>
              </w:rPr>
              <w:t>1</w:t>
            </w:r>
            <w:r w:rsidRPr="00186111">
              <w:rPr>
                <w:rFonts w:ascii="Arial" w:hAnsi="Arial" w:cs="Arial" w:hint="eastAsia"/>
                <w:strike/>
                <w:color w:val="FF0000"/>
                <w:szCs w:val="21"/>
                <w:rPrChange w:id="1709" w:author="Microsoft Office User" w:date="2023-06-07T12:52:00Z">
                  <w:rPr>
                    <w:rFonts w:ascii="Arial" w:hAnsi="Arial" w:cs="Arial" w:hint="eastAsia"/>
                    <w:color w:val="FF0000"/>
                    <w:szCs w:val="21"/>
                  </w:rPr>
                </w:rPrChange>
              </w:rPr>
              <w:t>：连续数据采集存储不分析</w:t>
            </w:r>
          </w:p>
          <w:p w14:paraId="58B76B5C" w14:textId="659F60B7" w:rsidR="00F8244E" w:rsidRPr="00186583" w:rsidRDefault="00F8244E" w:rsidP="00F8244E">
            <w:pPr>
              <w:ind w:firstLineChars="200" w:firstLine="480"/>
              <w:rPr>
                <w:rFonts w:ascii="Arial" w:hAnsi="Arial" w:cs="Arial"/>
                <w:color w:val="FF0000"/>
                <w:szCs w:val="21"/>
              </w:rPr>
            </w:pPr>
            <w:del w:id="1710" w:author="Microsoft Office User" w:date="2023-06-07T12:52:00Z">
              <w:r w:rsidRPr="00186583" w:rsidDel="00186111">
                <w:rPr>
                  <w:rFonts w:ascii="Arial" w:hAnsi="Arial" w:cs="Arial"/>
                  <w:color w:val="FF0000"/>
                  <w:szCs w:val="21"/>
                </w:rPr>
                <w:delText>2</w:delText>
              </w:r>
            </w:del>
            <w:ins w:id="1711" w:author="Microsoft Office User" w:date="2023-06-07T12:52:00Z">
              <w:r w:rsidR="00186111">
                <w:rPr>
                  <w:rFonts w:ascii="Arial" w:hAnsi="Arial" w:cs="Arial"/>
                  <w:color w:val="FF0000"/>
                  <w:szCs w:val="21"/>
                </w:rPr>
                <w:t>1</w:t>
              </w:r>
            </w:ins>
            <w:r w:rsidRPr="00186583">
              <w:rPr>
                <w:rFonts w:ascii="Arial" w:hAnsi="Arial" w:cs="Arial"/>
                <w:color w:val="FF0000"/>
                <w:szCs w:val="21"/>
              </w:rPr>
              <w:t>：连续数据采集分析存储</w:t>
            </w:r>
          </w:p>
          <w:p w14:paraId="0F9E8051" w14:textId="6080EFBD" w:rsidR="00F8244E" w:rsidRPr="00186583" w:rsidRDefault="00186111" w:rsidP="00F8244E">
            <w:pPr>
              <w:ind w:firstLineChars="200" w:firstLine="480"/>
              <w:rPr>
                <w:rFonts w:ascii="Arial" w:hAnsi="Arial" w:cs="Arial"/>
                <w:color w:val="FF0000"/>
                <w:szCs w:val="21"/>
              </w:rPr>
            </w:pPr>
            <w:ins w:id="1712" w:author="Microsoft Office User" w:date="2023-06-07T12:52:00Z">
              <w:r>
                <w:rPr>
                  <w:rFonts w:ascii="Arial" w:hAnsi="Arial" w:cs="Arial"/>
                  <w:color w:val="FF0000"/>
                  <w:szCs w:val="21"/>
                </w:rPr>
                <w:t>2</w:t>
              </w:r>
            </w:ins>
            <w:del w:id="1713" w:author="Microsoft Office User" w:date="2023-06-07T12:52:00Z">
              <w:r w:rsidR="00F8244E" w:rsidRPr="00186583" w:rsidDel="00186111">
                <w:rPr>
                  <w:rFonts w:ascii="Arial" w:hAnsi="Arial" w:cs="Arial"/>
                  <w:color w:val="FF0000"/>
                  <w:szCs w:val="21"/>
                </w:rPr>
                <w:delText>3</w:delText>
              </w:r>
            </w:del>
            <w:r w:rsidR="00F8244E" w:rsidRPr="00186583">
              <w:rPr>
                <w:rFonts w:ascii="Arial" w:hAnsi="Arial" w:cs="Arial"/>
                <w:color w:val="FF0000"/>
                <w:szCs w:val="21"/>
              </w:rPr>
              <w:t>：触发采集</w:t>
            </w:r>
          </w:p>
          <w:p w14:paraId="4EAD5960" w14:textId="4BD56860" w:rsidR="00F8244E" w:rsidRPr="00186583" w:rsidRDefault="00186111" w:rsidP="00F8244E">
            <w:pPr>
              <w:ind w:firstLineChars="200" w:firstLine="480"/>
              <w:rPr>
                <w:rFonts w:ascii="Arial" w:hAnsi="Arial" w:cs="Arial"/>
                <w:color w:val="FF0000"/>
                <w:szCs w:val="21"/>
              </w:rPr>
            </w:pPr>
            <w:ins w:id="1714" w:author="Microsoft Office User" w:date="2023-06-07T12:52:00Z">
              <w:r>
                <w:rPr>
                  <w:rFonts w:ascii="Arial" w:hAnsi="Arial" w:cs="Arial"/>
                  <w:color w:val="FF0000"/>
                  <w:szCs w:val="21"/>
                </w:rPr>
                <w:t>3</w:t>
              </w:r>
            </w:ins>
            <w:del w:id="1715" w:author="Microsoft Office User" w:date="2023-06-07T12:52:00Z">
              <w:r w:rsidR="00F8244E" w:rsidRPr="00186583" w:rsidDel="00186111">
                <w:rPr>
                  <w:rFonts w:ascii="Arial" w:hAnsi="Arial" w:cs="Arial" w:hint="eastAsia"/>
                  <w:color w:val="FF0000"/>
                  <w:szCs w:val="21"/>
                </w:rPr>
                <w:delText>4</w:delText>
              </w:r>
            </w:del>
            <w:r w:rsidR="00F8244E" w:rsidRPr="00186583">
              <w:rPr>
                <w:rFonts w:ascii="Arial" w:hAnsi="Arial" w:cs="Arial" w:hint="eastAsia"/>
                <w:color w:val="FF0000"/>
                <w:szCs w:val="21"/>
              </w:rPr>
              <w:t>：数据导出模式</w:t>
            </w:r>
          </w:p>
          <w:p w14:paraId="6B4A8952" w14:textId="77777777" w:rsidR="00F8244E" w:rsidRDefault="00F8244E" w:rsidP="00F8244E">
            <w:pPr>
              <w:rPr>
                <w:rFonts w:ascii="Arial" w:hAnsi="Arial" w:cs="Arial"/>
                <w:color w:val="FF0000"/>
                <w:szCs w:val="21"/>
              </w:rPr>
            </w:pPr>
            <w:r w:rsidRPr="00186583">
              <w:rPr>
                <w:rFonts w:ascii="Arial" w:hAnsi="Arial" w:cs="Arial" w:hint="eastAsia"/>
                <w:color w:val="FF0000"/>
                <w:szCs w:val="21"/>
              </w:rPr>
              <w:t>定时启动次数</w:t>
            </w:r>
            <w:r w:rsidRPr="00186583">
              <w:rPr>
                <w:rFonts w:ascii="Arial" w:hAnsi="Arial" w:cs="Arial"/>
                <w:color w:val="FF0000"/>
                <w:szCs w:val="21"/>
              </w:rPr>
              <w:t>(1byte</w:t>
            </w:r>
            <w:r w:rsidRPr="00186583">
              <w:rPr>
                <w:rFonts w:ascii="Arial" w:hAnsi="Arial" w:cs="Arial" w:hint="eastAsia"/>
                <w:color w:val="FF0000"/>
                <w:szCs w:val="21"/>
              </w:rPr>
              <w:t>，</w:t>
            </w:r>
            <w:r w:rsidRPr="00186583">
              <w:rPr>
                <w:rFonts w:ascii="Arial" w:hAnsi="Arial" w:cs="Arial"/>
                <w:color w:val="FF0000"/>
                <w:szCs w:val="21"/>
              </w:rPr>
              <w:t>char)</w:t>
            </w:r>
            <w:r w:rsidRPr="00186583">
              <w:rPr>
                <w:rFonts w:ascii="Arial" w:hAnsi="Arial" w:cs="Arial" w:hint="eastAsia"/>
                <w:color w:val="FF0000"/>
                <w:szCs w:val="21"/>
              </w:rPr>
              <w:t>；</w:t>
            </w:r>
          </w:p>
          <w:p w14:paraId="2582F9A4" w14:textId="77777777" w:rsidR="00F8244E" w:rsidRDefault="00F8244E" w:rsidP="00F8244E">
            <w:pPr>
              <w:rPr>
                <w:rFonts w:ascii="Arial" w:hAnsi="Arial" w:cs="Arial"/>
                <w:color w:val="FF0000"/>
                <w:szCs w:val="21"/>
              </w:rPr>
            </w:pPr>
            <w:r>
              <w:rPr>
                <w:rFonts w:ascii="Arial" w:hAnsi="Arial" w:cs="Arial" w:hint="eastAsia"/>
                <w:color w:val="FF0000"/>
                <w:szCs w:val="21"/>
              </w:rPr>
              <w:t>第</w:t>
            </w:r>
            <w:r>
              <w:rPr>
                <w:rFonts w:ascii="Arial" w:hAnsi="Arial" w:cs="Arial" w:hint="eastAsia"/>
                <w:color w:val="FF0000"/>
                <w:szCs w:val="21"/>
              </w:rPr>
              <w:t>1</w:t>
            </w:r>
            <w:r>
              <w:rPr>
                <w:rFonts w:ascii="Arial" w:hAnsi="Arial" w:cs="Arial" w:hint="eastAsia"/>
                <w:color w:val="FF0000"/>
                <w:szCs w:val="21"/>
              </w:rPr>
              <w:t>次启动时间</w:t>
            </w:r>
            <w:r>
              <w:rPr>
                <w:rFonts w:ascii="Arial" w:hAnsi="Arial" w:cs="Arial" w:hint="eastAsia"/>
                <w:color w:val="FF0000"/>
                <w:szCs w:val="21"/>
              </w:rPr>
              <w:t>(</w:t>
            </w:r>
            <w:r>
              <w:rPr>
                <w:rFonts w:ascii="Arial" w:hAnsi="Arial" w:cs="Arial"/>
                <w:color w:val="FF0000"/>
                <w:szCs w:val="21"/>
              </w:rPr>
              <w:t>6</w:t>
            </w:r>
            <w:r>
              <w:rPr>
                <w:rFonts w:ascii="Arial" w:hAnsi="Arial" w:cs="Arial" w:hint="eastAsia"/>
                <w:color w:val="FF0000"/>
                <w:szCs w:val="21"/>
              </w:rPr>
              <w:t>bytes</w:t>
            </w:r>
            <w:r>
              <w:rPr>
                <w:rFonts w:ascii="Arial" w:hAnsi="Arial" w:cs="Arial" w:hint="eastAsia"/>
                <w:color w:val="FF0000"/>
                <w:szCs w:val="21"/>
              </w:rPr>
              <w:t>，年月日时分秒</w:t>
            </w:r>
            <w:r>
              <w:rPr>
                <w:rFonts w:ascii="Arial" w:hAnsi="Arial" w:cs="Arial" w:hint="eastAsia"/>
                <w:color w:val="FF0000"/>
                <w:szCs w:val="21"/>
              </w:rPr>
              <w:t>)</w:t>
            </w:r>
            <w:r>
              <w:rPr>
                <w:rFonts w:ascii="Arial" w:hAnsi="Arial" w:cs="Arial" w:hint="eastAsia"/>
                <w:color w:val="FF0000"/>
                <w:szCs w:val="21"/>
              </w:rPr>
              <w:t>；</w:t>
            </w:r>
          </w:p>
          <w:p w14:paraId="2CAFBCF4" w14:textId="77777777" w:rsidR="00F8244E" w:rsidRDefault="00F8244E" w:rsidP="00F8244E">
            <w:pPr>
              <w:rPr>
                <w:rFonts w:ascii="Arial" w:hAnsi="Arial" w:cs="Arial"/>
                <w:color w:val="FF0000"/>
                <w:szCs w:val="21"/>
              </w:rPr>
            </w:pPr>
            <w:r>
              <w:rPr>
                <w:rFonts w:ascii="Arial" w:hAnsi="Arial" w:cs="Arial" w:hint="eastAsia"/>
                <w:color w:val="FF0000"/>
                <w:szCs w:val="21"/>
              </w:rPr>
              <w:t>第</w:t>
            </w:r>
            <w:r>
              <w:rPr>
                <w:rFonts w:ascii="Arial" w:hAnsi="Arial" w:cs="Arial"/>
                <w:color w:val="FF0000"/>
                <w:szCs w:val="21"/>
              </w:rPr>
              <w:t>1</w:t>
            </w:r>
            <w:r>
              <w:rPr>
                <w:rFonts w:ascii="Arial" w:hAnsi="Arial" w:cs="Arial" w:hint="eastAsia"/>
                <w:color w:val="FF0000"/>
                <w:szCs w:val="21"/>
              </w:rPr>
              <w:t>次关闭时间</w:t>
            </w:r>
            <w:r>
              <w:rPr>
                <w:rFonts w:ascii="Arial" w:hAnsi="Arial" w:cs="Arial" w:hint="eastAsia"/>
                <w:color w:val="FF0000"/>
                <w:szCs w:val="21"/>
              </w:rPr>
              <w:t>(</w:t>
            </w:r>
            <w:r>
              <w:rPr>
                <w:rFonts w:ascii="Arial" w:hAnsi="Arial" w:cs="Arial"/>
                <w:color w:val="FF0000"/>
                <w:szCs w:val="21"/>
              </w:rPr>
              <w:t>6</w:t>
            </w:r>
            <w:r>
              <w:rPr>
                <w:rFonts w:ascii="Arial" w:hAnsi="Arial" w:cs="Arial" w:hint="eastAsia"/>
                <w:color w:val="FF0000"/>
                <w:szCs w:val="21"/>
              </w:rPr>
              <w:t>bytes</w:t>
            </w:r>
            <w:r>
              <w:rPr>
                <w:rFonts w:ascii="Arial" w:hAnsi="Arial" w:cs="Arial" w:hint="eastAsia"/>
                <w:color w:val="FF0000"/>
                <w:szCs w:val="21"/>
              </w:rPr>
              <w:t>，年月日时分秒</w:t>
            </w:r>
            <w:r>
              <w:rPr>
                <w:rFonts w:ascii="Arial" w:hAnsi="Arial" w:cs="Arial" w:hint="eastAsia"/>
                <w:color w:val="FF0000"/>
                <w:szCs w:val="21"/>
              </w:rPr>
              <w:t>)</w:t>
            </w:r>
            <w:r>
              <w:rPr>
                <w:rFonts w:ascii="Arial" w:hAnsi="Arial" w:cs="Arial" w:hint="eastAsia"/>
                <w:color w:val="FF0000"/>
                <w:szCs w:val="21"/>
              </w:rPr>
              <w:t>；</w:t>
            </w:r>
          </w:p>
          <w:p w14:paraId="6CF0B534" w14:textId="77777777" w:rsidR="00F8244E" w:rsidRDefault="00F8244E" w:rsidP="00F8244E">
            <w:pPr>
              <w:rPr>
                <w:rFonts w:ascii="Arial" w:hAnsi="Arial" w:cs="Arial"/>
                <w:color w:val="FF0000"/>
                <w:szCs w:val="21"/>
              </w:rPr>
            </w:pPr>
            <w:r>
              <w:rPr>
                <w:rFonts w:ascii="Arial" w:hAnsi="Arial" w:cs="Arial" w:hint="eastAsia"/>
                <w:color w:val="FF0000"/>
                <w:szCs w:val="21"/>
              </w:rPr>
              <w:t>第</w:t>
            </w:r>
            <w:r>
              <w:rPr>
                <w:rFonts w:ascii="Arial" w:hAnsi="Arial" w:cs="Arial"/>
                <w:color w:val="FF0000"/>
                <w:szCs w:val="21"/>
              </w:rPr>
              <w:t>2</w:t>
            </w:r>
            <w:r>
              <w:rPr>
                <w:rFonts w:ascii="Arial" w:hAnsi="Arial" w:cs="Arial" w:hint="eastAsia"/>
                <w:color w:val="FF0000"/>
                <w:szCs w:val="21"/>
              </w:rPr>
              <w:t>次启动时间</w:t>
            </w:r>
            <w:r>
              <w:rPr>
                <w:rFonts w:ascii="Arial" w:hAnsi="Arial" w:cs="Arial" w:hint="eastAsia"/>
                <w:color w:val="FF0000"/>
                <w:szCs w:val="21"/>
              </w:rPr>
              <w:t>(</w:t>
            </w:r>
            <w:r>
              <w:rPr>
                <w:rFonts w:ascii="Arial" w:hAnsi="Arial" w:cs="Arial"/>
                <w:color w:val="FF0000"/>
                <w:szCs w:val="21"/>
              </w:rPr>
              <w:t>6</w:t>
            </w:r>
            <w:r>
              <w:rPr>
                <w:rFonts w:ascii="Arial" w:hAnsi="Arial" w:cs="Arial" w:hint="eastAsia"/>
                <w:color w:val="FF0000"/>
                <w:szCs w:val="21"/>
              </w:rPr>
              <w:t>bytes</w:t>
            </w:r>
            <w:r>
              <w:rPr>
                <w:rFonts w:ascii="Arial" w:hAnsi="Arial" w:cs="Arial" w:hint="eastAsia"/>
                <w:color w:val="FF0000"/>
                <w:szCs w:val="21"/>
              </w:rPr>
              <w:t>，年月日时分秒</w:t>
            </w:r>
            <w:r>
              <w:rPr>
                <w:rFonts w:ascii="Arial" w:hAnsi="Arial" w:cs="Arial" w:hint="eastAsia"/>
                <w:color w:val="FF0000"/>
                <w:szCs w:val="21"/>
              </w:rPr>
              <w:t>)</w:t>
            </w:r>
            <w:r>
              <w:rPr>
                <w:rFonts w:ascii="Arial" w:hAnsi="Arial" w:cs="Arial" w:hint="eastAsia"/>
                <w:color w:val="FF0000"/>
                <w:szCs w:val="21"/>
              </w:rPr>
              <w:t>；</w:t>
            </w:r>
          </w:p>
          <w:p w14:paraId="6964808D" w14:textId="77777777" w:rsidR="00F8244E" w:rsidRDefault="00F8244E" w:rsidP="00F8244E">
            <w:pPr>
              <w:rPr>
                <w:rFonts w:ascii="Arial" w:hAnsi="Arial" w:cs="Arial"/>
                <w:color w:val="FF0000"/>
                <w:szCs w:val="21"/>
              </w:rPr>
            </w:pPr>
            <w:r>
              <w:rPr>
                <w:rFonts w:ascii="Arial" w:hAnsi="Arial" w:cs="Arial" w:hint="eastAsia"/>
                <w:color w:val="FF0000"/>
                <w:szCs w:val="21"/>
              </w:rPr>
              <w:t>第</w:t>
            </w:r>
            <w:r>
              <w:rPr>
                <w:rFonts w:ascii="Arial" w:hAnsi="Arial" w:cs="Arial"/>
                <w:color w:val="FF0000"/>
                <w:szCs w:val="21"/>
              </w:rPr>
              <w:t>2</w:t>
            </w:r>
            <w:r>
              <w:rPr>
                <w:rFonts w:ascii="Arial" w:hAnsi="Arial" w:cs="Arial" w:hint="eastAsia"/>
                <w:color w:val="FF0000"/>
                <w:szCs w:val="21"/>
              </w:rPr>
              <w:t>次关闭时间</w:t>
            </w:r>
            <w:r>
              <w:rPr>
                <w:rFonts w:ascii="Arial" w:hAnsi="Arial" w:cs="Arial" w:hint="eastAsia"/>
                <w:color w:val="FF0000"/>
                <w:szCs w:val="21"/>
              </w:rPr>
              <w:t>(</w:t>
            </w:r>
            <w:r>
              <w:rPr>
                <w:rFonts w:ascii="Arial" w:hAnsi="Arial" w:cs="Arial"/>
                <w:color w:val="FF0000"/>
                <w:szCs w:val="21"/>
              </w:rPr>
              <w:t>6</w:t>
            </w:r>
            <w:r>
              <w:rPr>
                <w:rFonts w:ascii="Arial" w:hAnsi="Arial" w:cs="Arial" w:hint="eastAsia"/>
                <w:color w:val="FF0000"/>
                <w:szCs w:val="21"/>
              </w:rPr>
              <w:t>bytes</w:t>
            </w:r>
            <w:r>
              <w:rPr>
                <w:rFonts w:ascii="Arial" w:hAnsi="Arial" w:cs="Arial" w:hint="eastAsia"/>
                <w:color w:val="FF0000"/>
                <w:szCs w:val="21"/>
              </w:rPr>
              <w:t>，年月日时分秒</w:t>
            </w:r>
            <w:r>
              <w:rPr>
                <w:rFonts w:ascii="Arial" w:hAnsi="Arial" w:cs="Arial" w:hint="eastAsia"/>
                <w:color w:val="FF0000"/>
                <w:szCs w:val="21"/>
              </w:rPr>
              <w:t>)</w:t>
            </w:r>
            <w:r>
              <w:rPr>
                <w:rFonts w:ascii="Arial" w:hAnsi="Arial" w:cs="Arial" w:hint="eastAsia"/>
                <w:color w:val="FF0000"/>
                <w:szCs w:val="21"/>
              </w:rPr>
              <w:t>；</w:t>
            </w:r>
          </w:p>
          <w:p w14:paraId="4FA49A62" w14:textId="77777777" w:rsidR="00F8244E" w:rsidRDefault="00F8244E" w:rsidP="00F8244E">
            <w:pPr>
              <w:rPr>
                <w:rFonts w:ascii="Arial" w:hAnsi="Arial" w:cs="Arial"/>
                <w:color w:val="FF0000"/>
                <w:szCs w:val="21"/>
              </w:rPr>
            </w:pPr>
            <w:r>
              <w:rPr>
                <w:rFonts w:ascii="Arial" w:hAnsi="Arial" w:cs="Arial"/>
                <w:color w:val="FF0000"/>
                <w:szCs w:val="21"/>
              </w:rPr>
              <w:t>……</w:t>
            </w:r>
          </w:p>
          <w:p w14:paraId="78C3706C" w14:textId="77777777" w:rsidR="00F8244E" w:rsidRDefault="00F8244E" w:rsidP="00F8244E">
            <w:pPr>
              <w:rPr>
                <w:rFonts w:ascii="Arial" w:hAnsi="Arial" w:cs="Arial"/>
                <w:color w:val="FF0000"/>
                <w:szCs w:val="21"/>
              </w:rPr>
            </w:pPr>
            <w:r>
              <w:rPr>
                <w:rFonts w:ascii="Arial" w:hAnsi="Arial" w:cs="Arial" w:hint="eastAsia"/>
                <w:color w:val="FF0000"/>
                <w:szCs w:val="21"/>
              </w:rPr>
              <w:t>第</w:t>
            </w:r>
            <w:r>
              <w:rPr>
                <w:rFonts w:ascii="Arial" w:hAnsi="Arial" w:cs="Arial"/>
                <w:color w:val="FF0000"/>
                <w:szCs w:val="21"/>
              </w:rPr>
              <w:t>N</w:t>
            </w:r>
            <w:r>
              <w:rPr>
                <w:rFonts w:ascii="Arial" w:hAnsi="Arial" w:cs="Arial" w:hint="eastAsia"/>
                <w:color w:val="FF0000"/>
                <w:szCs w:val="21"/>
              </w:rPr>
              <w:t>次启动时间</w:t>
            </w:r>
            <w:r>
              <w:rPr>
                <w:rFonts w:ascii="Arial" w:hAnsi="Arial" w:cs="Arial" w:hint="eastAsia"/>
                <w:color w:val="FF0000"/>
                <w:szCs w:val="21"/>
              </w:rPr>
              <w:t>(</w:t>
            </w:r>
            <w:r>
              <w:rPr>
                <w:rFonts w:ascii="Arial" w:hAnsi="Arial" w:cs="Arial"/>
                <w:color w:val="FF0000"/>
                <w:szCs w:val="21"/>
              </w:rPr>
              <w:t>6</w:t>
            </w:r>
            <w:r>
              <w:rPr>
                <w:rFonts w:ascii="Arial" w:hAnsi="Arial" w:cs="Arial" w:hint="eastAsia"/>
                <w:color w:val="FF0000"/>
                <w:szCs w:val="21"/>
              </w:rPr>
              <w:t>bytes</w:t>
            </w:r>
            <w:r>
              <w:rPr>
                <w:rFonts w:ascii="Arial" w:hAnsi="Arial" w:cs="Arial" w:hint="eastAsia"/>
                <w:color w:val="FF0000"/>
                <w:szCs w:val="21"/>
              </w:rPr>
              <w:t>，年月日时分秒</w:t>
            </w:r>
            <w:r>
              <w:rPr>
                <w:rFonts w:ascii="Arial" w:hAnsi="Arial" w:cs="Arial" w:hint="eastAsia"/>
                <w:color w:val="FF0000"/>
                <w:szCs w:val="21"/>
              </w:rPr>
              <w:t>)</w:t>
            </w:r>
            <w:r>
              <w:rPr>
                <w:rFonts w:ascii="Arial" w:hAnsi="Arial" w:cs="Arial" w:hint="eastAsia"/>
                <w:color w:val="FF0000"/>
                <w:szCs w:val="21"/>
              </w:rPr>
              <w:t>；</w:t>
            </w:r>
          </w:p>
          <w:p w14:paraId="6E76A62C" w14:textId="7CBCE2BB" w:rsidR="00F8244E" w:rsidRPr="00C707C3" w:rsidRDefault="00F8244E" w:rsidP="00F8244E">
            <w:pPr>
              <w:rPr>
                <w:rFonts w:ascii="Arial" w:hAnsi="Arial" w:cs="Arial"/>
                <w:color w:val="FF0000"/>
                <w:szCs w:val="21"/>
              </w:rPr>
            </w:pPr>
            <w:r>
              <w:rPr>
                <w:rFonts w:ascii="Arial" w:hAnsi="Arial" w:cs="Arial" w:hint="eastAsia"/>
                <w:color w:val="FF0000"/>
                <w:szCs w:val="21"/>
              </w:rPr>
              <w:t>第</w:t>
            </w:r>
            <w:r>
              <w:rPr>
                <w:rFonts w:ascii="Arial" w:hAnsi="Arial" w:cs="Arial"/>
                <w:color w:val="FF0000"/>
                <w:szCs w:val="21"/>
              </w:rPr>
              <w:t>N</w:t>
            </w:r>
            <w:r>
              <w:rPr>
                <w:rFonts w:ascii="Arial" w:hAnsi="Arial" w:cs="Arial" w:hint="eastAsia"/>
                <w:color w:val="FF0000"/>
                <w:szCs w:val="21"/>
              </w:rPr>
              <w:t>次关闭时间</w:t>
            </w:r>
            <w:r>
              <w:rPr>
                <w:rFonts w:ascii="Arial" w:hAnsi="Arial" w:cs="Arial" w:hint="eastAsia"/>
                <w:color w:val="FF0000"/>
                <w:szCs w:val="21"/>
              </w:rPr>
              <w:t>(</w:t>
            </w:r>
            <w:r>
              <w:rPr>
                <w:rFonts w:ascii="Arial" w:hAnsi="Arial" w:cs="Arial"/>
                <w:color w:val="FF0000"/>
                <w:szCs w:val="21"/>
              </w:rPr>
              <w:t>6</w:t>
            </w:r>
            <w:r>
              <w:rPr>
                <w:rFonts w:ascii="Arial" w:hAnsi="Arial" w:cs="Arial" w:hint="eastAsia"/>
                <w:color w:val="FF0000"/>
                <w:szCs w:val="21"/>
              </w:rPr>
              <w:t>bytes</w:t>
            </w:r>
            <w:r>
              <w:rPr>
                <w:rFonts w:ascii="Arial" w:hAnsi="Arial" w:cs="Arial" w:hint="eastAsia"/>
                <w:color w:val="FF0000"/>
                <w:szCs w:val="21"/>
              </w:rPr>
              <w:t>，年月日时分秒</w:t>
            </w:r>
            <w:r>
              <w:rPr>
                <w:rFonts w:ascii="Arial" w:hAnsi="Arial" w:cs="Arial" w:hint="eastAsia"/>
                <w:color w:val="FF0000"/>
                <w:szCs w:val="21"/>
              </w:rPr>
              <w:t>)</w:t>
            </w:r>
            <w:r>
              <w:rPr>
                <w:rFonts w:ascii="Arial" w:hAnsi="Arial" w:cs="Arial" w:hint="eastAsia"/>
                <w:color w:val="FF0000"/>
                <w:szCs w:val="21"/>
              </w:rPr>
              <w:t>；</w:t>
            </w:r>
          </w:p>
        </w:tc>
      </w:tr>
      <w:tr w:rsidR="00F8244E" w:rsidRPr="00BB02AD" w14:paraId="60FA835A" w14:textId="77777777" w:rsidTr="00534BB6">
        <w:trPr>
          <w:jc w:val="center"/>
        </w:trPr>
        <w:tc>
          <w:tcPr>
            <w:tcW w:w="763" w:type="dxa"/>
            <w:vMerge/>
            <w:vAlign w:val="center"/>
          </w:tcPr>
          <w:p w14:paraId="541C2E49" w14:textId="77777777" w:rsidR="00F8244E" w:rsidRPr="00127B01" w:rsidRDefault="00F8244E" w:rsidP="00F8244E">
            <w:pPr>
              <w:jc w:val="center"/>
              <w:rPr>
                <w:rFonts w:ascii="Arial" w:hAnsi="Arial" w:cs="Arial"/>
                <w:color w:val="000000" w:themeColor="text1"/>
                <w:szCs w:val="21"/>
              </w:rPr>
            </w:pPr>
          </w:p>
        </w:tc>
        <w:tc>
          <w:tcPr>
            <w:tcW w:w="2551" w:type="dxa"/>
            <w:vMerge/>
            <w:vAlign w:val="center"/>
          </w:tcPr>
          <w:p w14:paraId="582898DC" w14:textId="77777777" w:rsidR="00F8244E" w:rsidRPr="00BB02AD" w:rsidRDefault="00F8244E" w:rsidP="00F8244E">
            <w:pPr>
              <w:jc w:val="center"/>
              <w:rPr>
                <w:rFonts w:ascii="Arial" w:hAnsi="Arial" w:cs="Arial"/>
                <w:color w:val="000000" w:themeColor="text1"/>
                <w:szCs w:val="21"/>
              </w:rPr>
            </w:pPr>
          </w:p>
        </w:tc>
        <w:tc>
          <w:tcPr>
            <w:tcW w:w="4484" w:type="dxa"/>
          </w:tcPr>
          <w:p w14:paraId="755317BE" w14:textId="77777777" w:rsidR="00F8244E" w:rsidRPr="00186583" w:rsidRDefault="00F8244E" w:rsidP="00F8244E">
            <w:pPr>
              <w:rPr>
                <w:rFonts w:ascii="Arial" w:hAnsi="Arial" w:cs="Arial"/>
                <w:color w:val="FF0000"/>
                <w:szCs w:val="21"/>
              </w:rPr>
            </w:pPr>
            <w:r w:rsidRPr="00186583">
              <w:rPr>
                <w:rFonts w:ascii="Arial" w:hAnsi="Arial" w:cs="Arial" w:hint="eastAsia"/>
                <w:color w:val="FF0000"/>
                <w:szCs w:val="21"/>
              </w:rPr>
              <w:t>上行：</w:t>
            </w:r>
          </w:p>
          <w:p w14:paraId="0FC2BEF3" w14:textId="77777777" w:rsidR="00F8244E" w:rsidRPr="00186583" w:rsidRDefault="00F8244E" w:rsidP="00F8244E">
            <w:pPr>
              <w:rPr>
                <w:rFonts w:ascii="Arial" w:hAnsi="Arial" w:cs="Arial"/>
                <w:color w:val="FF0000"/>
                <w:szCs w:val="21"/>
              </w:rPr>
            </w:pPr>
            <w:r w:rsidRPr="00186583">
              <w:rPr>
                <w:rFonts w:ascii="Arial" w:hAnsi="Arial" w:cs="Arial" w:hint="eastAsia"/>
                <w:color w:val="FF0000"/>
                <w:szCs w:val="21"/>
              </w:rPr>
              <w:t>回复</w:t>
            </w:r>
            <w:r w:rsidRPr="00186583">
              <w:rPr>
                <w:rFonts w:ascii="Arial" w:hAnsi="Arial" w:cs="Arial"/>
                <w:color w:val="FF0000"/>
                <w:szCs w:val="21"/>
              </w:rPr>
              <w:t>内容</w:t>
            </w:r>
            <w:r w:rsidRPr="00186583">
              <w:rPr>
                <w:rFonts w:ascii="Arial" w:hAnsi="Arial" w:cs="Arial"/>
                <w:color w:val="FF0000"/>
                <w:szCs w:val="21"/>
              </w:rPr>
              <w:t>(1byte</w:t>
            </w:r>
            <w:r w:rsidRPr="00186583">
              <w:rPr>
                <w:rFonts w:ascii="Arial" w:hAnsi="Arial" w:cs="Arial" w:hint="eastAsia"/>
                <w:color w:val="FF0000"/>
                <w:szCs w:val="21"/>
              </w:rPr>
              <w:t>，</w:t>
            </w:r>
            <w:r w:rsidRPr="00186583">
              <w:rPr>
                <w:rFonts w:ascii="Arial" w:hAnsi="Arial" w:cs="Arial"/>
                <w:color w:val="FF0000"/>
                <w:szCs w:val="21"/>
              </w:rPr>
              <w:t>char)</w:t>
            </w:r>
            <w:r w:rsidRPr="00186583">
              <w:rPr>
                <w:rFonts w:ascii="Arial" w:hAnsi="Arial" w:cs="Arial" w:hint="eastAsia"/>
                <w:color w:val="FF0000"/>
                <w:szCs w:val="21"/>
              </w:rPr>
              <w:t>；</w:t>
            </w:r>
          </w:p>
          <w:p w14:paraId="3D242B8C" w14:textId="77777777" w:rsidR="00F8244E" w:rsidRPr="00186583" w:rsidRDefault="00F8244E" w:rsidP="00F8244E">
            <w:pPr>
              <w:ind w:firstLineChars="200" w:firstLine="480"/>
              <w:rPr>
                <w:rFonts w:ascii="Arial" w:hAnsi="Arial" w:cs="Arial"/>
                <w:color w:val="FF0000"/>
                <w:szCs w:val="21"/>
              </w:rPr>
            </w:pPr>
            <w:r w:rsidRPr="00186583">
              <w:rPr>
                <w:rFonts w:ascii="Arial" w:hAnsi="Arial" w:cs="Arial"/>
                <w:color w:val="FF0000"/>
                <w:szCs w:val="21"/>
              </w:rPr>
              <w:t>0</w:t>
            </w:r>
            <w:r w:rsidRPr="00186583">
              <w:rPr>
                <w:rFonts w:ascii="Arial" w:hAnsi="Arial" w:cs="Arial"/>
                <w:color w:val="FF0000"/>
                <w:szCs w:val="21"/>
              </w:rPr>
              <w:t>：</w:t>
            </w:r>
            <w:r w:rsidRPr="00186583">
              <w:rPr>
                <w:rFonts w:ascii="Arial" w:hAnsi="Arial" w:cs="Arial" w:hint="eastAsia"/>
                <w:color w:val="FF0000"/>
                <w:szCs w:val="21"/>
              </w:rPr>
              <w:t>设置</w:t>
            </w:r>
            <w:r w:rsidRPr="00186583">
              <w:rPr>
                <w:rFonts w:ascii="Arial" w:hAnsi="Arial" w:cs="Arial"/>
                <w:color w:val="FF0000"/>
                <w:szCs w:val="21"/>
              </w:rPr>
              <w:t>成功</w:t>
            </w:r>
          </w:p>
          <w:p w14:paraId="287D10CE" w14:textId="2FA76756" w:rsidR="00F8244E" w:rsidRPr="00C707C3" w:rsidRDefault="00F8244E" w:rsidP="0058076D">
            <w:pPr>
              <w:ind w:firstLineChars="200" w:firstLine="480"/>
              <w:rPr>
                <w:rFonts w:ascii="Arial" w:hAnsi="Arial" w:cs="Arial"/>
                <w:color w:val="FF0000"/>
                <w:szCs w:val="21"/>
              </w:rPr>
            </w:pPr>
            <w:r w:rsidRPr="00186583">
              <w:rPr>
                <w:rFonts w:ascii="Arial" w:hAnsi="Arial" w:cs="Arial"/>
                <w:color w:val="FF0000"/>
                <w:szCs w:val="21"/>
              </w:rPr>
              <w:t>1</w:t>
            </w:r>
            <w:r w:rsidRPr="00186583">
              <w:rPr>
                <w:rFonts w:ascii="Arial" w:hAnsi="Arial" w:cs="Arial"/>
                <w:color w:val="FF0000"/>
                <w:szCs w:val="21"/>
              </w:rPr>
              <w:t>：</w:t>
            </w:r>
            <w:r w:rsidRPr="00186583">
              <w:rPr>
                <w:rFonts w:ascii="Arial" w:hAnsi="Arial" w:cs="Arial" w:hint="eastAsia"/>
                <w:color w:val="FF0000"/>
                <w:szCs w:val="21"/>
              </w:rPr>
              <w:t>设置</w:t>
            </w:r>
            <w:r w:rsidRPr="00186583">
              <w:rPr>
                <w:rFonts w:ascii="Arial" w:hAnsi="Arial" w:cs="Arial"/>
                <w:color w:val="FF0000"/>
                <w:szCs w:val="21"/>
              </w:rPr>
              <w:t>错误</w:t>
            </w:r>
          </w:p>
        </w:tc>
      </w:tr>
      <w:tr w:rsidR="00F8244E" w:rsidRPr="00BB02AD" w14:paraId="7D01232E" w14:textId="77777777" w:rsidTr="00534BB6">
        <w:trPr>
          <w:jc w:val="center"/>
        </w:trPr>
        <w:tc>
          <w:tcPr>
            <w:tcW w:w="763" w:type="dxa"/>
            <w:vMerge w:val="restart"/>
            <w:vAlign w:val="center"/>
          </w:tcPr>
          <w:p w14:paraId="2B6D9E08" w14:textId="77777777" w:rsidR="00F8244E" w:rsidRPr="00127B01" w:rsidRDefault="00F8244E">
            <w:pPr>
              <w:pStyle w:val="ac"/>
              <w:numPr>
                <w:ilvl w:val="0"/>
                <w:numId w:val="34"/>
              </w:numPr>
              <w:ind w:firstLineChars="0"/>
              <w:jc w:val="center"/>
              <w:rPr>
                <w:rFonts w:ascii="Arial" w:hAnsi="Arial" w:cs="Arial"/>
                <w:color w:val="000000" w:themeColor="text1"/>
                <w:szCs w:val="21"/>
              </w:rPr>
              <w:pPrChange w:id="1716" w:author="Microsoft Office User" w:date="2023-06-09T11:20:00Z">
                <w:pPr>
                  <w:pStyle w:val="ac"/>
                  <w:numPr>
                    <w:numId w:val="6"/>
                  </w:numPr>
                  <w:ind w:left="420" w:firstLineChars="0" w:hanging="420"/>
                  <w:jc w:val="center"/>
                </w:pPr>
              </w:pPrChange>
            </w:pPr>
          </w:p>
        </w:tc>
        <w:tc>
          <w:tcPr>
            <w:tcW w:w="2551" w:type="dxa"/>
            <w:vMerge w:val="restart"/>
            <w:vAlign w:val="center"/>
          </w:tcPr>
          <w:p w14:paraId="27547332" w14:textId="21975CA5" w:rsidR="00F8244E" w:rsidRPr="00BB02AD" w:rsidRDefault="00F8244E" w:rsidP="00F8244E">
            <w:pPr>
              <w:jc w:val="center"/>
              <w:rPr>
                <w:rFonts w:ascii="Arial" w:hAnsi="Arial" w:cs="Arial"/>
                <w:color w:val="000000" w:themeColor="text1"/>
                <w:szCs w:val="21"/>
              </w:rPr>
            </w:pPr>
            <w:r>
              <w:rPr>
                <w:rFonts w:ascii="Arial" w:hAnsi="Arial" w:cs="Arial" w:hint="eastAsia"/>
                <w:color w:val="FF0000"/>
                <w:szCs w:val="21"/>
              </w:rPr>
              <w:t>查询定时启动</w:t>
            </w:r>
            <w:ins w:id="1717" w:author="Microsoft Office User" w:date="2023-06-09T14:10:00Z">
              <w:r w:rsidR="0086316A">
                <w:rPr>
                  <w:rFonts w:ascii="Arial" w:hAnsi="Arial" w:cs="Arial" w:hint="eastAsia"/>
                  <w:color w:val="FF0000"/>
                  <w:szCs w:val="21"/>
                </w:rPr>
                <w:t>参</w:t>
              </w:r>
            </w:ins>
            <w:del w:id="1718" w:author="Microsoft Office User" w:date="2023-06-09T14:10:00Z">
              <w:r w:rsidDel="0086316A">
                <w:rPr>
                  <w:rFonts w:ascii="Arial" w:hAnsi="Arial" w:cs="Arial" w:hint="eastAsia"/>
                  <w:color w:val="FF0000"/>
                  <w:szCs w:val="21"/>
                </w:rPr>
                <w:delText>次</w:delText>
              </w:r>
            </w:del>
            <w:r>
              <w:rPr>
                <w:rFonts w:ascii="Arial" w:hAnsi="Arial" w:cs="Arial" w:hint="eastAsia"/>
                <w:color w:val="FF0000"/>
                <w:szCs w:val="21"/>
              </w:rPr>
              <w:t>数</w:t>
            </w:r>
          </w:p>
        </w:tc>
        <w:tc>
          <w:tcPr>
            <w:tcW w:w="4484" w:type="dxa"/>
          </w:tcPr>
          <w:p w14:paraId="6DD41A48" w14:textId="7A91453E" w:rsidR="00F8244E" w:rsidRPr="00C707C3" w:rsidRDefault="00F8244E" w:rsidP="00F8244E">
            <w:pPr>
              <w:rPr>
                <w:rFonts w:ascii="Arial" w:hAnsi="Arial" w:cs="Arial"/>
                <w:color w:val="FF0000"/>
                <w:szCs w:val="21"/>
              </w:rPr>
            </w:pPr>
            <w:r w:rsidRPr="00C707C3">
              <w:rPr>
                <w:rFonts w:ascii="Arial" w:hAnsi="Arial" w:cs="Arial" w:hint="eastAsia"/>
                <w:color w:val="FF0000"/>
                <w:szCs w:val="21"/>
              </w:rPr>
              <w:t>下行：无</w:t>
            </w:r>
          </w:p>
        </w:tc>
      </w:tr>
      <w:tr w:rsidR="00F8244E" w:rsidRPr="00BB02AD" w14:paraId="2C2B3242" w14:textId="77777777" w:rsidTr="00534BB6">
        <w:trPr>
          <w:jc w:val="center"/>
        </w:trPr>
        <w:tc>
          <w:tcPr>
            <w:tcW w:w="763" w:type="dxa"/>
            <w:vMerge/>
            <w:vAlign w:val="center"/>
          </w:tcPr>
          <w:p w14:paraId="4597A811" w14:textId="77777777" w:rsidR="00F8244E" w:rsidRPr="00127B01" w:rsidRDefault="00F8244E" w:rsidP="00F8244E">
            <w:pPr>
              <w:jc w:val="center"/>
              <w:rPr>
                <w:rFonts w:ascii="Arial" w:hAnsi="Arial" w:cs="Arial"/>
                <w:color w:val="000000" w:themeColor="text1"/>
                <w:szCs w:val="21"/>
              </w:rPr>
            </w:pPr>
          </w:p>
        </w:tc>
        <w:tc>
          <w:tcPr>
            <w:tcW w:w="2551" w:type="dxa"/>
            <w:vMerge/>
            <w:vAlign w:val="center"/>
          </w:tcPr>
          <w:p w14:paraId="66177CEC" w14:textId="77777777" w:rsidR="00F8244E" w:rsidRPr="00BB02AD" w:rsidRDefault="00F8244E" w:rsidP="00F8244E">
            <w:pPr>
              <w:jc w:val="center"/>
              <w:rPr>
                <w:rFonts w:ascii="Arial" w:hAnsi="Arial" w:cs="Arial"/>
                <w:color w:val="000000" w:themeColor="text1"/>
                <w:szCs w:val="21"/>
              </w:rPr>
            </w:pPr>
          </w:p>
        </w:tc>
        <w:tc>
          <w:tcPr>
            <w:tcW w:w="4484" w:type="dxa"/>
          </w:tcPr>
          <w:p w14:paraId="321A659E" w14:textId="77777777" w:rsidR="00F8244E" w:rsidRPr="00186583" w:rsidRDefault="00F8244E" w:rsidP="00F8244E">
            <w:pPr>
              <w:rPr>
                <w:rFonts w:ascii="Arial" w:hAnsi="Arial" w:cs="Arial"/>
                <w:color w:val="FF0000"/>
                <w:szCs w:val="21"/>
              </w:rPr>
            </w:pPr>
            <w:r>
              <w:rPr>
                <w:rFonts w:ascii="Arial" w:hAnsi="Arial" w:cs="Arial" w:hint="eastAsia"/>
                <w:color w:val="FF0000"/>
                <w:szCs w:val="21"/>
              </w:rPr>
              <w:t>上</w:t>
            </w:r>
            <w:r w:rsidRPr="00186583">
              <w:rPr>
                <w:rFonts w:ascii="Arial" w:hAnsi="Arial" w:cs="Arial" w:hint="eastAsia"/>
                <w:color w:val="FF0000"/>
                <w:szCs w:val="21"/>
              </w:rPr>
              <w:t>行：</w:t>
            </w:r>
          </w:p>
          <w:p w14:paraId="39B92F3F" w14:textId="77777777" w:rsidR="00F8244E" w:rsidRPr="00186583" w:rsidRDefault="00F8244E" w:rsidP="00F8244E">
            <w:pPr>
              <w:rPr>
                <w:rFonts w:ascii="Arial" w:hAnsi="Arial" w:cs="Arial"/>
                <w:color w:val="FF0000"/>
                <w:szCs w:val="21"/>
              </w:rPr>
            </w:pPr>
            <w:r w:rsidRPr="00186583">
              <w:rPr>
                <w:rFonts w:ascii="Arial" w:hAnsi="Arial" w:cs="Arial" w:hint="eastAsia"/>
                <w:color w:val="FF0000"/>
                <w:szCs w:val="21"/>
              </w:rPr>
              <w:t>工作模式</w:t>
            </w:r>
            <w:r w:rsidRPr="00186583">
              <w:rPr>
                <w:rFonts w:ascii="Arial" w:hAnsi="Arial" w:cs="Arial"/>
                <w:color w:val="FF0000"/>
                <w:szCs w:val="21"/>
              </w:rPr>
              <w:t>(1byte</w:t>
            </w:r>
            <w:r w:rsidRPr="00186583">
              <w:rPr>
                <w:rFonts w:ascii="Arial" w:hAnsi="Arial" w:cs="Arial" w:hint="eastAsia"/>
                <w:color w:val="FF0000"/>
                <w:szCs w:val="21"/>
              </w:rPr>
              <w:t>，</w:t>
            </w:r>
            <w:r w:rsidRPr="00186583">
              <w:rPr>
                <w:rFonts w:ascii="Arial" w:hAnsi="Arial" w:cs="Arial"/>
                <w:color w:val="FF0000"/>
                <w:szCs w:val="21"/>
              </w:rPr>
              <w:t>char)</w:t>
            </w:r>
            <w:r w:rsidRPr="00186583">
              <w:rPr>
                <w:rFonts w:ascii="Arial" w:hAnsi="Arial" w:cs="Arial" w:hint="eastAsia"/>
                <w:color w:val="FF0000"/>
                <w:szCs w:val="21"/>
              </w:rPr>
              <w:t>；</w:t>
            </w:r>
          </w:p>
          <w:p w14:paraId="10565D5B" w14:textId="77777777" w:rsidR="00F8244E" w:rsidRPr="00186583" w:rsidRDefault="00F8244E" w:rsidP="00F8244E">
            <w:pPr>
              <w:ind w:firstLineChars="200" w:firstLine="480"/>
              <w:rPr>
                <w:rFonts w:ascii="Arial" w:hAnsi="Arial" w:cs="Arial"/>
                <w:color w:val="FF0000"/>
                <w:szCs w:val="21"/>
              </w:rPr>
            </w:pPr>
            <w:r w:rsidRPr="00186583">
              <w:rPr>
                <w:rFonts w:ascii="Arial" w:hAnsi="Arial" w:cs="Arial"/>
                <w:color w:val="FF0000"/>
                <w:szCs w:val="21"/>
              </w:rPr>
              <w:t>0</w:t>
            </w:r>
            <w:r w:rsidRPr="00186583">
              <w:rPr>
                <w:rFonts w:ascii="Arial" w:hAnsi="Arial" w:cs="Arial"/>
                <w:color w:val="FF0000"/>
                <w:szCs w:val="21"/>
              </w:rPr>
              <w:t>：待机状态</w:t>
            </w:r>
          </w:p>
          <w:p w14:paraId="5C481AE3" w14:textId="77777777" w:rsidR="00F8244E" w:rsidRPr="00186583" w:rsidRDefault="00F8244E" w:rsidP="00F8244E">
            <w:pPr>
              <w:ind w:firstLineChars="200" w:firstLine="480"/>
              <w:rPr>
                <w:rFonts w:ascii="Arial" w:hAnsi="Arial" w:cs="Arial"/>
                <w:color w:val="FF0000"/>
                <w:szCs w:val="21"/>
              </w:rPr>
            </w:pPr>
            <w:r w:rsidRPr="00186583">
              <w:rPr>
                <w:rFonts w:ascii="Arial" w:hAnsi="Arial" w:cs="Arial"/>
                <w:color w:val="FF0000"/>
                <w:szCs w:val="21"/>
              </w:rPr>
              <w:t>1</w:t>
            </w:r>
            <w:r w:rsidRPr="00186583">
              <w:rPr>
                <w:rFonts w:ascii="Arial" w:hAnsi="Arial" w:cs="Arial"/>
                <w:color w:val="FF0000"/>
                <w:szCs w:val="21"/>
              </w:rPr>
              <w:t>：连续数据采集存储不分析</w:t>
            </w:r>
          </w:p>
          <w:p w14:paraId="553C6475" w14:textId="77777777" w:rsidR="00F8244E" w:rsidRPr="00186583" w:rsidRDefault="00F8244E" w:rsidP="00F8244E">
            <w:pPr>
              <w:ind w:firstLineChars="200" w:firstLine="480"/>
              <w:rPr>
                <w:rFonts w:ascii="Arial" w:hAnsi="Arial" w:cs="Arial"/>
                <w:color w:val="FF0000"/>
                <w:szCs w:val="21"/>
              </w:rPr>
            </w:pPr>
            <w:r w:rsidRPr="00186583">
              <w:rPr>
                <w:rFonts w:ascii="Arial" w:hAnsi="Arial" w:cs="Arial"/>
                <w:color w:val="FF0000"/>
                <w:szCs w:val="21"/>
              </w:rPr>
              <w:t>2</w:t>
            </w:r>
            <w:r w:rsidRPr="00186583">
              <w:rPr>
                <w:rFonts w:ascii="Arial" w:hAnsi="Arial" w:cs="Arial"/>
                <w:color w:val="FF0000"/>
                <w:szCs w:val="21"/>
              </w:rPr>
              <w:t>：连续数据采集分析存储</w:t>
            </w:r>
          </w:p>
          <w:p w14:paraId="08E6CF39" w14:textId="77777777" w:rsidR="00F8244E" w:rsidRPr="00186583" w:rsidRDefault="00F8244E" w:rsidP="00F8244E">
            <w:pPr>
              <w:ind w:firstLineChars="200" w:firstLine="480"/>
              <w:rPr>
                <w:rFonts w:ascii="Arial" w:hAnsi="Arial" w:cs="Arial"/>
                <w:color w:val="FF0000"/>
                <w:szCs w:val="21"/>
              </w:rPr>
            </w:pPr>
            <w:r w:rsidRPr="00186583">
              <w:rPr>
                <w:rFonts w:ascii="Arial" w:hAnsi="Arial" w:cs="Arial"/>
                <w:color w:val="FF0000"/>
                <w:szCs w:val="21"/>
              </w:rPr>
              <w:lastRenderedPageBreak/>
              <w:t>3</w:t>
            </w:r>
            <w:r w:rsidRPr="00186583">
              <w:rPr>
                <w:rFonts w:ascii="Arial" w:hAnsi="Arial" w:cs="Arial"/>
                <w:color w:val="FF0000"/>
                <w:szCs w:val="21"/>
              </w:rPr>
              <w:t>：触发采集</w:t>
            </w:r>
          </w:p>
          <w:p w14:paraId="19A874B5" w14:textId="77777777" w:rsidR="00F8244E" w:rsidRPr="00186583" w:rsidRDefault="00F8244E" w:rsidP="00F8244E">
            <w:pPr>
              <w:ind w:firstLineChars="200" w:firstLine="480"/>
              <w:rPr>
                <w:rFonts w:ascii="Arial" w:hAnsi="Arial" w:cs="Arial"/>
                <w:color w:val="FF0000"/>
                <w:szCs w:val="21"/>
              </w:rPr>
            </w:pPr>
            <w:r w:rsidRPr="00186583">
              <w:rPr>
                <w:rFonts w:ascii="Arial" w:hAnsi="Arial" w:cs="Arial" w:hint="eastAsia"/>
                <w:color w:val="FF0000"/>
                <w:szCs w:val="21"/>
              </w:rPr>
              <w:t>4</w:t>
            </w:r>
            <w:r w:rsidRPr="00186583">
              <w:rPr>
                <w:rFonts w:ascii="Arial" w:hAnsi="Arial" w:cs="Arial" w:hint="eastAsia"/>
                <w:color w:val="FF0000"/>
                <w:szCs w:val="21"/>
              </w:rPr>
              <w:t>：数据导出模式</w:t>
            </w:r>
          </w:p>
          <w:p w14:paraId="6E9203AA" w14:textId="77777777" w:rsidR="00F8244E" w:rsidRDefault="00F8244E" w:rsidP="00F8244E">
            <w:pPr>
              <w:rPr>
                <w:rFonts w:ascii="Arial" w:hAnsi="Arial" w:cs="Arial"/>
                <w:color w:val="FF0000"/>
                <w:szCs w:val="21"/>
              </w:rPr>
            </w:pPr>
            <w:r w:rsidRPr="00186583">
              <w:rPr>
                <w:rFonts w:ascii="Arial" w:hAnsi="Arial" w:cs="Arial" w:hint="eastAsia"/>
                <w:color w:val="FF0000"/>
                <w:szCs w:val="21"/>
              </w:rPr>
              <w:t>定时启动次数</w:t>
            </w:r>
            <w:r w:rsidRPr="00186583">
              <w:rPr>
                <w:rFonts w:ascii="Arial" w:hAnsi="Arial" w:cs="Arial"/>
                <w:color w:val="FF0000"/>
                <w:szCs w:val="21"/>
              </w:rPr>
              <w:t>(1byte</w:t>
            </w:r>
            <w:r w:rsidRPr="00186583">
              <w:rPr>
                <w:rFonts w:ascii="Arial" w:hAnsi="Arial" w:cs="Arial" w:hint="eastAsia"/>
                <w:color w:val="FF0000"/>
                <w:szCs w:val="21"/>
              </w:rPr>
              <w:t>，</w:t>
            </w:r>
            <w:r w:rsidRPr="00186583">
              <w:rPr>
                <w:rFonts w:ascii="Arial" w:hAnsi="Arial" w:cs="Arial"/>
                <w:color w:val="FF0000"/>
                <w:szCs w:val="21"/>
              </w:rPr>
              <w:t>char)</w:t>
            </w:r>
            <w:r w:rsidRPr="00186583">
              <w:rPr>
                <w:rFonts w:ascii="Arial" w:hAnsi="Arial" w:cs="Arial" w:hint="eastAsia"/>
                <w:color w:val="FF0000"/>
                <w:szCs w:val="21"/>
              </w:rPr>
              <w:t>；</w:t>
            </w:r>
          </w:p>
          <w:p w14:paraId="72A38EA2" w14:textId="77777777" w:rsidR="00F8244E" w:rsidRDefault="00F8244E" w:rsidP="00F8244E">
            <w:pPr>
              <w:rPr>
                <w:rFonts w:ascii="Arial" w:hAnsi="Arial" w:cs="Arial"/>
                <w:color w:val="FF0000"/>
                <w:szCs w:val="21"/>
              </w:rPr>
            </w:pPr>
            <w:r>
              <w:rPr>
                <w:rFonts w:ascii="Arial" w:hAnsi="Arial" w:cs="Arial" w:hint="eastAsia"/>
                <w:color w:val="FF0000"/>
                <w:szCs w:val="21"/>
              </w:rPr>
              <w:t>第</w:t>
            </w:r>
            <w:r>
              <w:rPr>
                <w:rFonts w:ascii="Arial" w:hAnsi="Arial" w:cs="Arial" w:hint="eastAsia"/>
                <w:color w:val="FF0000"/>
                <w:szCs w:val="21"/>
              </w:rPr>
              <w:t>1</w:t>
            </w:r>
            <w:r>
              <w:rPr>
                <w:rFonts w:ascii="Arial" w:hAnsi="Arial" w:cs="Arial" w:hint="eastAsia"/>
                <w:color w:val="FF0000"/>
                <w:szCs w:val="21"/>
              </w:rPr>
              <w:t>次启动时间</w:t>
            </w:r>
            <w:r>
              <w:rPr>
                <w:rFonts w:ascii="Arial" w:hAnsi="Arial" w:cs="Arial" w:hint="eastAsia"/>
                <w:color w:val="FF0000"/>
                <w:szCs w:val="21"/>
              </w:rPr>
              <w:t>(</w:t>
            </w:r>
            <w:r>
              <w:rPr>
                <w:rFonts w:ascii="Arial" w:hAnsi="Arial" w:cs="Arial"/>
                <w:color w:val="FF0000"/>
                <w:szCs w:val="21"/>
              </w:rPr>
              <w:t>6</w:t>
            </w:r>
            <w:r>
              <w:rPr>
                <w:rFonts w:ascii="Arial" w:hAnsi="Arial" w:cs="Arial" w:hint="eastAsia"/>
                <w:color w:val="FF0000"/>
                <w:szCs w:val="21"/>
              </w:rPr>
              <w:t>bytes</w:t>
            </w:r>
            <w:r>
              <w:rPr>
                <w:rFonts w:ascii="Arial" w:hAnsi="Arial" w:cs="Arial" w:hint="eastAsia"/>
                <w:color w:val="FF0000"/>
                <w:szCs w:val="21"/>
              </w:rPr>
              <w:t>，年月日时分秒</w:t>
            </w:r>
            <w:r>
              <w:rPr>
                <w:rFonts w:ascii="Arial" w:hAnsi="Arial" w:cs="Arial" w:hint="eastAsia"/>
                <w:color w:val="FF0000"/>
                <w:szCs w:val="21"/>
              </w:rPr>
              <w:t>)</w:t>
            </w:r>
            <w:r>
              <w:rPr>
                <w:rFonts w:ascii="Arial" w:hAnsi="Arial" w:cs="Arial" w:hint="eastAsia"/>
                <w:color w:val="FF0000"/>
                <w:szCs w:val="21"/>
              </w:rPr>
              <w:t>；</w:t>
            </w:r>
          </w:p>
          <w:p w14:paraId="07A3E30D" w14:textId="77777777" w:rsidR="00F8244E" w:rsidRDefault="00F8244E" w:rsidP="00F8244E">
            <w:pPr>
              <w:rPr>
                <w:rFonts w:ascii="Arial" w:hAnsi="Arial" w:cs="Arial"/>
                <w:color w:val="FF0000"/>
                <w:szCs w:val="21"/>
              </w:rPr>
            </w:pPr>
            <w:r>
              <w:rPr>
                <w:rFonts w:ascii="Arial" w:hAnsi="Arial" w:cs="Arial" w:hint="eastAsia"/>
                <w:color w:val="FF0000"/>
                <w:szCs w:val="21"/>
              </w:rPr>
              <w:t>第</w:t>
            </w:r>
            <w:r>
              <w:rPr>
                <w:rFonts w:ascii="Arial" w:hAnsi="Arial" w:cs="Arial"/>
                <w:color w:val="FF0000"/>
                <w:szCs w:val="21"/>
              </w:rPr>
              <w:t>1</w:t>
            </w:r>
            <w:r>
              <w:rPr>
                <w:rFonts w:ascii="Arial" w:hAnsi="Arial" w:cs="Arial" w:hint="eastAsia"/>
                <w:color w:val="FF0000"/>
                <w:szCs w:val="21"/>
              </w:rPr>
              <w:t>次关闭时间</w:t>
            </w:r>
            <w:r>
              <w:rPr>
                <w:rFonts w:ascii="Arial" w:hAnsi="Arial" w:cs="Arial" w:hint="eastAsia"/>
                <w:color w:val="FF0000"/>
                <w:szCs w:val="21"/>
              </w:rPr>
              <w:t>(</w:t>
            </w:r>
            <w:r>
              <w:rPr>
                <w:rFonts w:ascii="Arial" w:hAnsi="Arial" w:cs="Arial"/>
                <w:color w:val="FF0000"/>
                <w:szCs w:val="21"/>
              </w:rPr>
              <w:t>6</w:t>
            </w:r>
            <w:r>
              <w:rPr>
                <w:rFonts w:ascii="Arial" w:hAnsi="Arial" w:cs="Arial" w:hint="eastAsia"/>
                <w:color w:val="FF0000"/>
                <w:szCs w:val="21"/>
              </w:rPr>
              <w:t>bytes</w:t>
            </w:r>
            <w:r>
              <w:rPr>
                <w:rFonts w:ascii="Arial" w:hAnsi="Arial" w:cs="Arial" w:hint="eastAsia"/>
                <w:color w:val="FF0000"/>
                <w:szCs w:val="21"/>
              </w:rPr>
              <w:t>，年月日时分秒</w:t>
            </w:r>
            <w:r>
              <w:rPr>
                <w:rFonts w:ascii="Arial" w:hAnsi="Arial" w:cs="Arial" w:hint="eastAsia"/>
                <w:color w:val="FF0000"/>
                <w:szCs w:val="21"/>
              </w:rPr>
              <w:t>)</w:t>
            </w:r>
            <w:r>
              <w:rPr>
                <w:rFonts w:ascii="Arial" w:hAnsi="Arial" w:cs="Arial" w:hint="eastAsia"/>
                <w:color w:val="FF0000"/>
                <w:szCs w:val="21"/>
              </w:rPr>
              <w:t>；</w:t>
            </w:r>
          </w:p>
          <w:p w14:paraId="354A297D" w14:textId="77777777" w:rsidR="00F8244E" w:rsidRDefault="00F8244E" w:rsidP="00F8244E">
            <w:pPr>
              <w:rPr>
                <w:rFonts w:ascii="Arial" w:hAnsi="Arial" w:cs="Arial"/>
                <w:color w:val="FF0000"/>
                <w:szCs w:val="21"/>
              </w:rPr>
            </w:pPr>
            <w:r>
              <w:rPr>
                <w:rFonts w:ascii="Arial" w:hAnsi="Arial" w:cs="Arial" w:hint="eastAsia"/>
                <w:color w:val="FF0000"/>
                <w:szCs w:val="21"/>
              </w:rPr>
              <w:t>第</w:t>
            </w:r>
            <w:r>
              <w:rPr>
                <w:rFonts w:ascii="Arial" w:hAnsi="Arial" w:cs="Arial"/>
                <w:color w:val="FF0000"/>
                <w:szCs w:val="21"/>
              </w:rPr>
              <w:t>2</w:t>
            </w:r>
            <w:r>
              <w:rPr>
                <w:rFonts w:ascii="Arial" w:hAnsi="Arial" w:cs="Arial" w:hint="eastAsia"/>
                <w:color w:val="FF0000"/>
                <w:szCs w:val="21"/>
              </w:rPr>
              <w:t>次启动时间</w:t>
            </w:r>
            <w:r>
              <w:rPr>
                <w:rFonts w:ascii="Arial" w:hAnsi="Arial" w:cs="Arial" w:hint="eastAsia"/>
                <w:color w:val="FF0000"/>
                <w:szCs w:val="21"/>
              </w:rPr>
              <w:t>(</w:t>
            </w:r>
            <w:r>
              <w:rPr>
                <w:rFonts w:ascii="Arial" w:hAnsi="Arial" w:cs="Arial"/>
                <w:color w:val="FF0000"/>
                <w:szCs w:val="21"/>
              </w:rPr>
              <w:t>6</w:t>
            </w:r>
            <w:r>
              <w:rPr>
                <w:rFonts w:ascii="Arial" w:hAnsi="Arial" w:cs="Arial" w:hint="eastAsia"/>
                <w:color w:val="FF0000"/>
                <w:szCs w:val="21"/>
              </w:rPr>
              <w:t>bytes</w:t>
            </w:r>
            <w:r>
              <w:rPr>
                <w:rFonts w:ascii="Arial" w:hAnsi="Arial" w:cs="Arial" w:hint="eastAsia"/>
                <w:color w:val="FF0000"/>
                <w:szCs w:val="21"/>
              </w:rPr>
              <w:t>，年月日时分秒</w:t>
            </w:r>
            <w:r>
              <w:rPr>
                <w:rFonts w:ascii="Arial" w:hAnsi="Arial" w:cs="Arial" w:hint="eastAsia"/>
                <w:color w:val="FF0000"/>
                <w:szCs w:val="21"/>
              </w:rPr>
              <w:t>)</w:t>
            </w:r>
            <w:r>
              <w:rPr>
                <w:rFonts w:ascii="Arial" w:hAnsi="Arial" w:cs="Arial" w:hint="eastAsia"/>
                <w:color w:val="FF0000"/>
                <w:szCs w:val="21"/>
              </w:rPr>
              <w:t>；</w:t>
            </w:r>
          </w:p>
          <w:p w14:paraId="792669FD" w14:textId="77777777" w:rsidR="00F8244E" w:rsidRDefault="00F8244E" w:rsidP="00F8244E">
            <w:pPr>
              <w:rPr>
                <w:rFonts w:ascii="Arial" w:hAnsi="Arial" w:cs="Arial"/>
                <w:color w:val="FF0000"/>
                <w:szCs w:val="21"/>
              </w:rPr>
            </w:pPr>
            <w:r>
              <w:rPr>
                <w:rFonts w:ascii="Arial" w:hAnsi="Arial" w:cs="Arial" w:hint="eastAsia"/>
                <w:color w:val="FF0000"/>
                <w:szCs w:val="21"/>
              </w:rPr>
              <w:t>第</w:t>
            </w:r>
            <w:r>
              <w:rPr>
                <w:rFonts w:ascii="Arial" w:hAnsi="Arial" w:cs="Arial"/>
                <w:color w:val="FF0000"/>
                <w:szCs w:val="21"/>
              </w:rPr>
              <w:t>2</w:t>
            </w:r>
            <w:r>
              <w:rPr>
                <w:rFonts w:ascii="Arial" w:hAnsi="Arial" w:cs="Arial" w:hint="eastAsia"/>
                <w:color w:val="FF0000"/>
                <w:szCs w:val="21"/>
              </w:rPr>
              <w:t>次关闭时间</w:t>
            </w:r>
            <w:r>
              <w:rPr>
                <w:rFonts w:ascii="Arial" w:hAnsi="Arial" w:cs="Arial" w:hint="eastAsia"/>
                <w:color w:val="FF0000"/>
                <w:szCs w:val="21"/>
              </w:rPr>
              <w:t>(</w:t>
            </w:r>
            <w:r>
              <w:rPr>
                <w:rFonts w:ascii="Arial" w:hAnsi="Arial" w:cs="Arial"/>
                <w:color w:val="FF0000"/>
                <w:szCs w:val="21"/>
              </w:rPr>
              <w:t>6</w:t>
            </w:r>
            <w:r>
              <w:rPr>
                <w:rFonts w:ascii="Arial" w:hAnsi="Arial" w:cs="Arial" w:hint="eastAsia"/>
                <w:color w:val="FF0000"/>
                <w:szCs w:val="21"/>
              </w:rPr>
              <w:t>bytes</w:t>
            </w:r>
            <w:r>
              <w:rPr>
                <w:rFonts w:ascii="Arial" w:hAnsi="Arial" w:cs="Arial" w:hint="eastAsia"/>
                <w:color w:val="FF0000"/>
                <w:szCs w:val="21"/>
              </w:rPr>
              <w:t>，年月日时分秒</w:t>
            </w:r>
            <w:r>
              <w:rPr>
                <w:rFonts w:ascii="Arial" w:hAnsi="Arial" w:cs="Arial" w:hint="eastAsia"/>
                <w:color w:val="FF0000"/>
                <w:szCs w:val="21"/>
              </w:rPr>
              <w:t>)</w:t>
            </w:r>
            <w:r>
              <w:rPr>
                <w:rFonts w:ascii="Arial" w:hAnsi="Arial" w:cs="Arial" w:hint="eastAsia"/>
                <w:color w:val="FF0000"/>
                <w:szCs w:val="21"/>
              </w:rPr>
              <w:t>；</w:t>
            </w:r>
          </w:p>
          <w:p w14:paraId="51BCF6FC" w14:textId="77777777" w:rsidR="00F8244E" w:rsidRDefault="00F8244E" w:rsidP="00F8244E">
            <w:pPr>
              <w:rPr>
                <w:rFonts w:ascii="Arial" w:hAnsi="Arial" w:cs="Arial"/>
                <w:color w:val="FF0000"/>
                <w:szCs w:val="21"/>
              </w:rPr>
            </w:pPr>
            <w:r>
              <w:rPr>
                <w:rFonts w:ascii="Arial" w:hAnsi="Arial" w:cs="Arial"/>
                <w:color w:val="FF0000"/>
                <w:szCs w:val="21"/>
              </w:rPr>
              <w:t>……</w:t>
            </w:r>
          </w:p>
          <w:p w14:paraId="595C06EC" w14:textId="77777777" w:rsidR="00F8244E" w:rsidRDefault="00F8244E" w:rsidP="00F8244E">
            <w:pPr>
              <w:rPr>
                <w:rFonts w:ascii="Arial" w:hAnsi="Arial" w:cs="Arial"/>
                <w:color w:val="FF0000"/>
                <w:szCs w:val="21"/>
              </w:rPr>
            </w:pPr>
            <w:r>
              <w:rPr>
                <w:rFonts w:ascii="Arial" w:hAnsi="Arial" w:cs="Arial" w:hint="eastAsia"/>
                <w:color w:val="FF0000"/>
                <w:szCs w:val="21"/>
              </w:rPr>
              <w:t>第</w:t>
            </w:r>
            <w:r>
              <w:rPr>
                <w:rFonts w:ascii="Arial" w:hAnsi="Arial" w:cs="Arial"/>
                <w:color w:val="FF0000"/>
                <w:szCs w:val="21"/>
              </w:rPr>
              <w:t>N</w:t>
            </w:r>
            <w:r>
              <w:rPr>
                <w:rFonts w:ascii="Arial" w:hAnsi="Arial" w:cs="Arial" w:hint="eastAsia"/>
                <w:color w:val="FF0000"/>
                <w:szCs w:val="21"/>
              </w:rPr>
              <w:t>次启动时间</w:t>
            </w:r>
            <w:r>
              <w:rPr>
                <w:rFonts w:ascii="Arial" w:hAnsi="Arial" w:cs="Arial" w:hint="eastAsia"/>
                <w:color w:val="FF0000"/>
                <w:szCs w:val="21"/>
              </w:rPr>
              <w:t>(</w:t>
            </w:r>
            <w:r>
              <w:rPr>
                <w:rFonts w:ascii="Arial" w:hAnsi="Arial" w:cs="Arial"/>
                <w:color w:val="FF0000"/>
                <w:szCs w:val="21"/>
              </w:rPr>
              <w:t>6</w:t>
            </w:r>
            <w:r>
              <w:rPr>
                <w:rFonts w:ascii="Arial" w:hAnsi="Arial" w:cs="Arial" w:hint="eastAsia"/>
                <w:color w:val="FF0000"/>
                <w:szCs w:val="21"/>
              </w:rPr>
              <w:t>bytes</w:t>
            </w:r>
            <w:r>
              <w:rPr>
                <w:rFonts w:ascii="Arial" w:hAnsi="Arial" w:cs="Arial" w:hint="eastAsia"/>
                <w:color w:val="FF0000"/>
                <w:szCs w:val="21"/>
              </w:rPr>
              <w:t>，年月日时分秒</w:t>
            </w:r>
            <w:r>
              <w:rPr>
                <w:rFonts w:ascii="Arial" w:hAnsi="Arial" w:cs="Arial" w:hint="eastAsia"/>
                <w:color w:val="FF0000"/>
                <w:szCs w:val="21"/>
              </w:rPr>
              <w:t>)</w:t>
            </w:r>
            <w:r>
              <w:rPr>
                <w:rFonts w:ascii="Arial" w:hAnsi="Arial" w:cs="Arial" w:hint="eastAsia"/>
                <w:color w:val="FF0000"/>
                <w:szCs w:val="21"/>
              </w:rPr>
              <w:t>；</w:t>
            </w:r>
          </w:p>
          <w:p w14:paraId="2E206764" w14:textId="3A8282B9" w:rsidR="00F8244E" w:rsidRPr="00C707C3" w:rsidRDefault="00F8244E" w:rsidP="00F8244E">
            <w:pPr>
              <w:rPr>
                <w:rFonts w:ascii="Arial" w:hAnsi="Arial" w:cs="Arial"/>
                <w:color w:val="FF0000"/>
                <w:szCs w:val="21"/>
              </w:rPr>
            </w:pPr>
            <w:r>
              <w:rPr>
                <w:rFonts w:ascii="Arial" w:hAnsi="Arial" w:cs="Arial" w:hint="eastAsia"/>
                <w:color w:val="FF0000"/>
                <w:szCs w:val="21"/>
              </w:rPr>
              <w:t>第</w:t>
            </w:r>
            <w:r>
              <w:rPr>
                <w:rFonts w:ascii="Arial" w:hAnsi="Arial" w:cs="Arial"/>
                <w:color w:val="FF0000"/>
                <w:szCs w:val="21"/>
              </w:rPr>
              <w:t>N</w:t>
            </w:r>
            <w:r>
              <w:rPr>
                <w:rFonts w:ascii="Arial" w:hAnsi="Arial" w:cs="Arial" w:hint="eastAsia"/>
                <w:color w:val="FF0000"/>
                <w:szCs w:val="21"/>
              </w:rPr>
              <w:t>次关闭时间</w:t>
            </w:r>
            <w:r>
              <w:rPr>
                <w:rFonts w:ascii="Arial" w:hAnsi="Arial" w:cs="Arial" w:hint="eastAsia"/>
                <w:color w:val="FF0000"/>
                <w:szCs w:val="21"/>
              </w:rPr>
              <w:t>(</w:t>
            </w:r>
            <w:r>
              <w:rPr>
                <w:rFonts w:ascii="Arial" w:hAnsi="Arial" w:cs="Arial"/>
                <w:color w:val="FF0000"/>
                <w:szCs w:val="21"/>
              </w:rPr>
              <w:t>6</w:t>
            </w:r>
            <w:r>
              <w:rPr>
                <w:rFonts w:ascii="Arial" w:hAnsi="Arial" w:cs="Arial" w:hint="eastAsia"/>
                <w:color w:val="FF0000"/>
                <w:szCs w:val="21"/>
              </w:rPr>
              <w:t>bytes</w:t>
            </w:r>
            <w:r>
              <w:rPr>
                <w:rFonts w:ascii="Arial" w:hAnsi="Arial" w:cs="Arial" w:hint="eastAsia"/>
                <w:color w:val="FF0000"/>
                <w:szCs w:val="21"/>
              </w:rPr>
              <w:t>，年月日时分秒</w:t>
            </w:r>
            <w:r>
              <w:rPr>
                <w:rFonts w:ascii="Arial" w:hAnsi="Arial" w:cs="Arial" w:hint="eastAsia"/>
                <w:color w:val="FF0000"/>
                <w:szCs w:val="21"/>
              </w:rPr>
              <w:t>)</w:t>
            </w:r>
            <w:r>
              <w:rPr>
                <w:rFonts w:ascii="Arial" w:hAnsi="Arial" w:cs="Arial" w:hint="eastAsia"/>
                <w:color w:val="FF0000"/>
                <w:szCs w:val="21"/>
              </w:rPr>
              <w:t>；</w:t>
            </w:r>
          </w:p>
        </w:tc>
      </w:tr>
      <w:tr w:rsidR="00F8244E" w:rsidRPr="00BB02AD" w14:paraId="474CA28D" w14:textId="77777777" w:rsidTr="00534BB6">
        <w:trPr>
          <w:jc w:val="center"/>
        </w:trPr>
        <w:tc>
          <w:tcPr>
            <w:tcW w:w="763" w:type="dxa"/>
            <w:vMerge w:val="restart"/>
            <w:vAlign w:val="center"/>
          </w:tcPr>
          <w:p w14:paraId="31EEA340" w14:textId="77777777" w:rsidR="00F8244E" w:rsidRPr="00127B01" w:rsidRDefault="00F8244E">
            <w:pPr>
              <w:pStyle w:val="ac"/>
              <w:numPr>
                <w:ilvl w:val="0"/>
                <w:numId w:val="34"/>
              </w:numPr>
              <w:ind w:firstLineChars="0"/>
              <w:jc w:val="center"/>
              <w:rPr>
                <w:rFonts w:ascii="Arial" w:hAnsi="Arial" w:cs="Arial"/>
                <w:color w:val="000000" w:themeColor="text1"/>
                <w:szCs w:val="21"/>
              </w:rPr>
              <w:pPrChange w:id="1719" w:author="Microsoft Office User" w:date="2023-06-09T11:20:00Z">
                <w:pPr>
                  <w:pStyle w:val="ac"/>
                  <w:numPr>
                    <w:numId w:val="6"/>
                  </w:numPr>
                  <w:ind w:left="420" w:firstLineChars="0" w:hanging="420"/>
                  <w:jc w:val="center"/>
                </w:pPr>
              </w:pPrChange>
            </w:pPr>
          </w:p>
        </w:tc>
        <w:tc>
          <w:tcPr>
            <w:tcW w:w="2551" w:type="dxa"/>
            <w:vMerge w:val="restart"/>
            <w:vAlign w:val="center"/>
          </w:tcPr>
          <w:p w14:paraId="2AF99CB4" w14:textId="5D7A4CB9" w:rsidR="00F8244E" w:rsidRPr="00BB02AD" w:rsidRDefault="00F8244E" w:rsidP="00F8244E">
            <w:pPr>
              <w:jc w:val="center"/>
              <w:rPr>
                <w:rFonts w:ascii="Arial" w:hAnsi="Arial" w:cs="Arial"/>
                <w:color w:val="000000" w:themeColor="text1"/>
                <w:szCs w:val="21"/>
              </w:rPr>
            </w:pPr>
            <w:r>
              <w:rPr>
                <w:rFonts w:ascii="Arial" w:hAnsi="Arial" w:cs="Arial" w:hint="eastAsia"/>
                <w:color w:val="FF0000"/>
                <w:szCs w:val="21"/>
              </w:rPr>
              <w:t>设置增益</w:t>
            </w:r>
          </w:p>
        </w:tc>
        <w:tc>
          <w:tcPr>
            <w:tcW w:w="4484" w:type="dxa"/>
          </w:tcPr>
          <w:p w14:paraId="37DE5004" w14:textId="77777777" w:rsidR="00F8244E" w:rsidRDefault="00F8244E" w:rsidP="00F8244E">
            <w:pPr>
              <w:rPr>
                <w:rFonts w:ascii="Arial" w:hAnsi="Arial" w:cs="Arial"/>
                <w:color w:val="FF0000"/>
                <w:szCs w:val="21"/>
              </w:rPr>
            </w:pPr>
            <w:r w:rsidRPr="00C707C3">
              <w:rPr>
                <w:rFonts w:ascii="Arial" w:hAnsi="Arial" w:cs="Arial" w:hint="eastAsia"/>
                <w:color w:val="FF0000"/>
                <w:szCs w:val="21"/>
              </w:rPr>
              <w:t>下行：</w:t>
            </w:r>
          </w:p>
          <w:p w14:paraId="66B07820" w14:textId="77777777" w:rsidR="00F8244E" w:rsidRDefault="00F8244E" w:rsidP="00F8244E">
            <w:pPr>
              <w:rPr>
                <w:rFonts w:ascii="Arial" w:hAnsi="Arial" w:cs="Arial"/>
                <w:color w:val="FF0000"/>
                <w:szCs w:val="21"/>
              </w:rPr>
            </w:pPr>
            <w:r>
              <w:rPr>
                <w:rFonts w:ascii="Arial" w:hAnsi="Arial" w:cs="Arial" w:hint="eastAsia"/>
                <w:color w:val="FF0000"/>
                <w:szCs w:val="21"/>
              </w:rPr>
              <w:t>增益</w:t>
            </w:r>
            <w:r w:rsidRPr="00186583">
              <w:rPr>
                <w:rFonts w:ascii="Arial" w:hAnsi="Arial" w:cs="Arial"/>
                <w:color w:val="FF0000"/>
                <w:szCs w:val="21"/>
              </w:rPr>
              <w:t>(1byte</w:t>
            </w:r>
            <w:r w:rsidRPr="00186583">
              <w:rPr>
                <w:rFonts w:ascii="Arial" w:hAnsi="Arial" w:cs="Arial" w:hint="eastAsia"/>
                <w:color w:val="FF0000"/>
                <w:szCs w:val="21"/>
              </w:rPr>
              <w:t>，</w:t>
            </w:r>
            <w:r w:rsidRPr="00186583">
              <w:rPr>
                <w:rFonts w:ascii="Arial" w:hAnsi="Arial" w:cs="Arial"/>
                <w:color w:val="FF0000"/>
                <w:szCs w:val="21"/>
              </w:rPr>
              <w:t>char)</w:t>
            </w:r>
            <w:r w:rsidRPr="00186583">
              <w:rPr>
                <w:rFonts w:ascii="Arial" w:hAnsi="Arial" w:cs="Arial" w:hint="eastAsia"/>
                <w:color w:val="FF0000"/>
                <w:szCs w:val="21"/>
              </w:rPr>
              <w:t>；</w:t>
            </w:r>
          </w:p>
          <w:p w14:paraId="1AFD5931" w14:textId="77777777" w:rsidR="00F8244E" w:rsidRPr="00186583" w:rsidRDefault="00F8244E" w:rsidP="00F8244E">
            <w:pPr>
              <w:ind w:firstLineChars="200" w:firstLine="480"/>
              <w:rPr>
                <w:rFonts w:ascii="Arial" w:hAnsi="Arial" w:cs="Arial"/>
                <w:color w:val="FF0000"/>
                <w:szCs w:val="21"/>
              </w:rPr>
            </w:pPr>
            <w:r w:rsidRPr="00186583">
              <w:rPr>
                <w:rFonts w:ascii="Arial" w:hAnsi="Arial" w:cs="Arial"/>
                <w:color w:val="FF0000"/>
                <w:szCs w:val="21"/>
              </w:rPr>
              <w:t>0</w:t>
            </w:r>
            <w:r w:rsidRPr="00186583">
              <w:rPr>
                <w:rFonts w:ascii="Arial" w:hAnsi="Arial" w:cs="Arial"/>
                <w:color w:val="FF0000"/>
                <w:szCs w:val="21"/>
              </w:rPr>
              <w:t>：</w:t>
            </w:r>
            <w:r>
              <w:rPr>
                <w:rFonts w:ascii="Arial" w:hAnsi="Arial" w:cs="Arial" w:hint="eastAsia"/>
                <w:color w:val="FF0000"/>
                <w:szCs w:val="21"/>
              </w:rPr>
              <w:t>8</w:t>
            </w:r>
            <w:r>
              <w:rPr>
                <w:rFonts w:ascii="Arial" w:hAnsi="Arial" w:cs="Arial"/>
                <w:color w:val="FF0000"/>
                <w:szCs w:val="21"/>
              </w:rPr>
              <w:t>5dB</w:t>
            </w:r>
          </w:p>
          <w:p w14:paraId="0453600E" w14:textId="77777777" w:rsidR="00F8244E" w:rsidRPr="00186583" w:rsidRDefault="00F8244E" w:rsidP="00F8244E">
            <w:pPr>
              <w:ind w:firstLineChars="200" w:firstLine="480"/>
              <w:rPr>
                <w:rFonts w:ascii="Arial" w:hAnsi="Arial" w:cs="Arial"/>
                <w:color w:val="FF0000"/>
                <w:szCs w:val="21"/>
              </w:rPr>
            </w:pPr>
            <w:r w:rsidRPr="00186583">
              <w:rPr>
                <w:rFonts w:ascii="Arial" w:hAnsi="Arial" w:cs="Arial"/>
                <w:color w:val="FF0000"/>
                <w:szCs w:val="21"/>
              </w:rPr>
              <w:t>1</w:t>
            </w:r>
            <w:r w:rsidRPr="00186583">
              <w:rPr>
                <w:rFonts w:ascii="Arial" w:hAnsi="Arial" w:cs="Arial"/>
                <w:color w:val="FF0000"/>
                <w:szCs w:val="21"/>
              </w:rPr>
              <w:t>：</w:t>
            </w:r>
            <w:r>
              <w:rPr>
                <w:rFonts w:ascii="Arial" w:hAnsi="Arial" w:cs="Arial" w:hint="eastAsia"/>
                <w:color w:val="FF0000"/>
                <w:szCs w:val="21"/>
              </w:rPr>
              <w:t>8</w:t>
            </w:r>
            <w:r>
              <w:rPr>
                <w:rFonts w:ascii="Arial" w:hAnsi="Arial" w:cs="Arial"/>
                <w:color w:val="FF0000"/>
                <w:szCs w:val="21"/>
              </w:rPr>
              <w:t>0dB</w:t>
            </w:r>
          </w:p>
          <w:p w14:paraId="0D98B5DB" w14:textId="77777777" w:rsidR="00F8244E" w:rsidRPr="00186583" w:rsidRDefault="00F8244E" w:rsidP="00F8244E">
            <w:pPr>
              <w:ind w:firstLineChars="200" w:firstLine="480"/>
              <w:rPr>
                <w:rFonts w:ascii="Arial" w:hAnsi="Arial" w:cs="Arial"/>
                <w:color w:val="FF0000"/>
                <w:szCs w:val="21"/>
              </w:rPr>
            </w:pPr>
            <w:r w:rsidRPr="00186583">
              <w:rPr>
                <w:rFonts w:ascii="Arial" w:hAnsi="Arial" w:cs="Arial"/>
                <w:color w:val="FF0000"/>
                <w:szCs w:val="21"/>
              </w:rPr>
              <w:t>2</w:t>
            </w:r>
            <w:r w:rsidRPr="00186583">
              <w:rPr>
                <w:rFonts w:ascii="Arial" w:hAnsi="Arial" w:cs="Arial"/>
                <w:color w:val="FF0000"/>
                <w:szCs w:val="21"/>
              </w:rPr>
              <w:t>：</w:t>
            </w:r>
            <w:r>
              <w:rPr>
                <w:rFonts w:ascii="Arial" w:hAnsi="Arial" w:cs="Arial" w:hint="eastAsia"/>
                <w:color w:val="FF0000"/>
                <w:szCs w:val="21"/>
              </w:rPr>
              <w:t>7</w:t>
            </w:r>
            <w:r>
              <w:rPr>
                <w:rFonts w:ascii="Arial" w:hAnsi="Arial" w:cs="Arial"/>
                <w:color w:val="FF0000"/>
                <w:szCs w:val="21"/>
              </w:rPr>
              <w:t>2dB</w:t>
            </w:r>
          </w:p>
          <w:p w14:paraId="44FD5FAF" w14:textId="368551F3" w:rsidR="00F8244E" w:rsidRDefault="00F8244E" w:rsidP="00F8244E">
            <w:pPr>
              <w:ind w:firstLineChars="200" w:firstLine="480"/>
              <w:rPr>
                <w:rFonts w:ascii="Arial" w:hAnsi="Arial" w:cs="Arial"/>
                <w:color w:val="FF0000"/>
                <w:szCs w:val="21"/>
              </w:rPr>
            </w:pPr>
            <w:r w:rsidRPr="00186583">
              <w:rPr>
                <w:rFonts w:ascii="Arial" w:hAnsi="Arial" w:cs="Arial"/>
                <w:color w:val="FF0000"/>
                <w:szCs w:val="21"/>
              </w:rPr>
              <w:t>3</w:t>
            </w:r>
            <w:r w:rsidRPr="00186583">
              <w:rPr>
                <w:rFonts w:ascii="Arial" w:hAnsi="Arial" w:cs="Arial"/>
                <w:color w:val="FF0000"/>
                <w:szCs w:val="21"/>
              </w:rPr>
              <w:t>：</w:t>
            </w:r>
            <w:r>
              <w:rPr>
                <w:rFonts w:ascii="Arial" w:hAnsi="Arial" w:cs="Arial" w:hint="eastAsia"/>
                <w:color w:val="FF0000"/>
                <w:szCs w:val="21"/>
              </w:rPr>
              <w:t>6</w:t>
            </w:r>
            <w:r>
              <w:rPr>
                <w:rFonts w:ascii="Arial" w:hAnsi="Arial" w:cs="Arial"/>
                <w:color w:val="FF0000"/>
                <w:szCs w:val="21"/>
              </w:rPr>
              <w:t>5dB</w:t>
            </w:r>
          </w:p>
        </w:tc>
      </w:tr>
      <w:tr w:rsidR="00F8244E" w:rsidRPr="00BB02AD" w14:paraId="69657D3E" w14:textId="77777777" w:rsidTr="00534BB6">
        <w:trPr>
          <w:jc w:val="center"/>
        </w:trPr>
        <w:tc>
          <w:tcPr>
            <w:tcW w:w="763" w:type="dxa"/>
            <w:vMerge/>
            <w:vAlign w:val="center"/>
          </w:tcPr>
          <w:p w14:paraId="5F5EDDA8" w14:textId="77777777" w:rsidR="00F8244E" w:rsidRPr="00127B01" w:rsidRDefault="00F8244E" w:rsidP="00F8244E">
            <w:pPr>
              <w:jc w:val="center"/>
              <w:rPr>
                <w:rFonts w:ascii="Arial" w:hAnsi="Arial" w:cs="Arial"/>
                <w:color w:val="000000" w:themeColor="text1"/>
                <w:szCs w:val="21"/>
              </w:rPr>
            </w:pPr>
          </w:p>
        </w:tc>
        <w:tc>
          <w:tcPr>
            <w:tcW w:w="2551" w:type="dxa"/>
            <w:vMerge/>
            <w:vAlign w:val="center"/>
          </w:tcPr>
          <w:p w14:paraId="556A4D9F" w14:textId="77777777" w:rsidR="00F8244E" w:rsidRPr="00BB02AD" w:rsidRDefault="00F8244E" w:rsidP="00F8244E">
            <w:pPr>
              <w:jc w:val="center"/>
              <w:rPr>
                <w:rFonts w:ascii="Arial" w:hAnsi="Arial" w:cs="Arial"/>
                <w:color w:val="000000" w:themeColor="text1"/>
                <w:szCs w:val="21"/>
              </w:rPr>
            </w:pPr>
          </w:p>
        </w:tc>
        <w:tc>
          <w:tcPr>
            <w:tcW w:w="4484" w:type="dxa"/>
          </w:tcPr>
          <w:p w14:paraId="33A5A461" w14:textId="77777777" w:rsidR="00F8244E" w:rsidRPr="00186583" w:rsidRDefault="00F8244E" w:rsidP="00F8244E">
            <w:pPr>
              <w:rPr>
                <w:rFonts w:ascii="Arial" w:hAnsi="Arial" w:cs="Arial"/>
                <w:color w:val="FF0000"/>
                <w:szCs w:val="21"/>
              </w:rPr>
            </w:pPr>
            <w:r w:rsidRPr="00186583">
              <w:rPr>
                <w:rFonts w:ascii="Arial" w:hAnsi="Arial" w:cs="Arial" w:hint="eastAsia"/>
                <w:color w:val="FF0000"/>
                <w:szCs w:val="21"/>
              </w:rPr>
              <w:t>上行：</w:t>
            </w:r>
          </w:p>
          <w:p w14:paraId="749FF38E" w14:textId="77777777" w:rsidR="00F8244E" w:rsidRPr="00186583" w:rsidRDefault="00F8244E" w:rsidP="00F8244E">
            <w:pPr>
              <w:rPr>
                <w:rFonts w:ascii="Arial" w:hAnsi="Arial" w:cs="Arial"/>
                <w:color w:val="FF0000"/>
                <w:szCs w:val="21"/>
              </w:rPr>
            </w:pPr>
            <w:r w:rsidRPr="00186583">
              <w:rPr>
                <w:rFonts w:ascii="Arial" w:hAnsi="Arial" w:cs="Arial" w:hint="eastAsia"/>
                <w:color w:val="FF0000"/>
                <w:szCs w:val="21"/>
              </w:rPr>
              <w:t>回复</w:t>
            </w:r>
            <w:r w:rsidRPr="00186583">
              <w:rPr>
                <w:rFonts w:ascii="Arial" w:hAnsi="Arial" w:cs="Arial"/>
                <w:color w:val="FF0000"/>
                <w:szCs w:val="21"/>
              </w:rPr>
              <w:t>内容</w:t>
            </w:r>
            <w:r w:rsidRPr="00186583">
              <w:rPr>
                <w:rFonts w:ascii="Arial" w:hAnsi="Arial" w:cs="Arial"/>
                <w:color w:val="FF0000"/>
                <w:szCs w:val="21"/>
              </w:rPr>
              <w:t>(1byte</w:t>
            </w:r>
            <w:r w:rsidRPr="00186583">
              <w:rPr>
                <w:rFonts w:ascii="Arial" w:hAnsi="Arial" w:cs="Arial" w:hint="eastAsia"/>
                <w:color w:val="FF0000"/>
                <w:szCs w:val="21"/>
              </w:rPr>
              <w:t>，</w:t>
            </w:r>
            <w:r w:rsidRPr="00186583">
              <w:rPr>
                <w:rFonts w:ascii="Arial" w:hAnsi="Arial" w:cs="Arial"/>
                <w:color w:val="FF0000"/>
                <w:szCs w:val="21"/>
              </w:rPr>
              <w:t>char)</w:t>
            </w:r>
            <w:r w:rsidRPr="00186583">
              <w:rPr>
                <w:rFonts w:ascii="Arial" w:hAnsi="Arial" w:cs="Arial" w:hint="eastAsia"/>
                <w:color w:val="FF0000"/>
                <w:szCs w:val="21"/>
              </w:rPr>
              <w:t>；</w:t>
            </w:r>
          </w:p>
          <w:p w14:paraId="374F7204" w14:textId="77777777" w:rsidR="00F8244E" w:rsidRPr="00186583" w:rsidRDefault="00F8244E" w:rsidP="00F8244E">
            <w:pPr>
              <w:ind w:firstLineChars="200" w:firstLine="480"/>
              <w:rPr>
                <w:rFonts w:ascii="Arial" w:hAnsi="Arial" w:cs="Arial"/>
                <w:color w:val="FF0000"/>
                <w:szCs w:val="21"/>
              </w:rPr>
            </w:pPr>
            <w:r w:rsidRPr="00186583">
              <w:rPr>
                <w:rFonts w:ascii="Arial" w:hAnsi="Arial" w:cs="Arial"/>
                <w:color w:val="FF0000"/>
                <w:szCs w:val="21"/>
              </w:rPr>
              <w:t>0</w:t>
            </w:r>
            <w:r w:rsidRPr="00186583">
              <w:rPr>
                <w:rFonts w:ascii="Arial" w:hAnsi="Arial" w:cs="Arial"/>
                <w:color w:val="FF0000"/>
                <w:szCs w:val="21"/>
              </w:rPr>
              <w:t>：</w:t>
            </w:r>
            <w:r w:rsidRPr="00186583">
              <w:rPr>
                <w:rFonts w:ascii="Arial" w:hAnsi="Arial" w:cs="Arial" w:hint="eastAsia"/>
                <w:color w:val="FF0000"/>
                <w:szCs w:val="21"/>
              </w:rPr>
              <w:t>设置</w:t>
            </w:r>
            <w:r w:rsidRPr="00186583">
              <w:rPr>
                <w:rFonts w:ascii="Arial" w:hAnsi="Arial" w:cs="Arial"/>
                <w:color w:val="FF0000"/>
                <w:szCs w:val="21"/>
              </w:rPr>
              <w:t>成功</w:t>
            </w:r>
          </w:p>
          <w:p w14:paraId="6A30B390" w14:textId="7DD5DECA" w:rsidR="00F8244E" w:rsidRDefault="00F8244E" w:rsidP="00F8244E">
            <w:pPr>
              <w:ind w:firstLineChars="200" w:firstLine="480"/>
              <w:rPr>
                <w:rFonts w:ascii="Arial" w:hAnsi="Arial" w:cs="Arial"/>
                <w:color w:val="FF0000"/>
                <w:szCs w:val="21"/>
              </w:rPr>
            </w:pPr>
            <w:r w:rsidRPr="00186583">
              <w:rPr>
                <w:rFonts w:ascii="Arial" w:hAnsi="Arial" w:cs="Arial"/>
                <w:color w:val="FF0000"/>
                <w:szCs w:val="21"/>
              </w:rPr>
              <w:t>1</w:t>
            </w:r>
            <w:r w:rsidRPr="00186583">
              <w:rPr>
                <w:rFonts w:ascii="Arial" w:hAnsi="Arial" w:cs="Arial"/>
                <w:color w:val="FF0000"/>
                <w:szCs w:val="21"/>
              </w:rPr>
              <w:t>：</w:t>
            </w:r>
            <w:r w:rsidRPr="00186583">
              <w:rPr>
                <w:rFonts w:ascii="Arial" w:hAnsi="Arial" w:cs="Arial" w:hint="eastAsia"/>
                <w:color w:val="FF0000"/>
                <w:szCs w:val="21"/>
              </w:rPr>
              <w:t>设置</w:t>
            </w:r>
            <w:r w:rsidRPr="00186583">
              <w:rPr>
                <w:rFonts w:ascii="Arial" w:hAnsi="Arial" w:cs="Arial"/>
                <w:color w:val="FF0000"/>
                <w:szCs w:val="21"/>
              </w:rPr>
              <w:t>错误</w:t>
            </w:r>
          </w:p>
        </w:tc>
      </w:tr>
      <w:tr w:rsidR="00F8244E" w:rsidRPr="00BB02AD" w14:paraId="52279DD1" w14:textId="77777777" w:rsidTr="00534BB6">
        <w:trPr>
          <w:jc w:val="center"/>
        </w:trPr>
        <w:tc>
          <w:tcPr>
            <w:tcW w:w="763" w:type="dxa"/>
            <w:vMerge w:val="restart"/>
            <w:vAlign w:val="center"/>
          </w:tcPr>
          <w:p w14:paraId="2A896043" w14:textId="77777777" w:rsidR="00F8244E" w:rsidRPr="00127B01" w:rsidRDefault="00F8244E">
            <w:pPr>
              <w:pStyle w:val="ac"/>
              <w:numPr>
                <w:ilvl w:val="0"/>
                <w:numId w:val="34"/>
              </w:numPr>
              <w:ind w:firstLineChars="0"/>
              <w:jc w:val="center"/>
              <w:rPr>
                <w:rFonts w:ascii="Arial" w:hAnsi="Arial" w:cs="Arial"/>
                <w:color w:val="000000" w:themeColor="text1"/>
                <w:szCs w:val="21"/>
              </w:rPr>
              <w:pPrChange w:id="1720" w:author="Microsoft Office User" w:date="2023-06-09T11:20:00Z">
                <w:pPr>
                  <w:pStyle w:val="ac"/>
                  <w:numPr>
                    <w:numId w:val="6"/>
                  </w:numPr>
                  <w:ind w:left="420" w:firstLineChars="0" w:hanging="420"/>
                  <w:jc w:val="center"/>
                </w:pPr>
              </w:pPrChange>
            </w:pPr>
          </w:p>
        </w:tc>
        <w:tc>
          <w:tcPr>
            <w:tcW w:w="2551" w:type="dxa"/>
            <w:vMerge w:val="restart"/>
            <w:vAlign w:val="center"/>
          </w:tcPr>
          <w:p w14:paraId="733EB1E5" w14:textId="52C29D95" w:rsidR="00F8244E" w:rsidRPr="00BB02AD" w:rsidRDefault="00F8244E" w:rsidP="00F8244E">
            <w:pPr>
              <w:jc w:val="center"/>
              <w:rPr>
                <w:rFonts w:ascii="Arial" w:hAnsi="Arial" w:cs="Arial"/>
                <w:color w:val="000000" w:themeColor="text1"/>
                <w:szCs w:val="21"/>
              </w:rPr>
            </w:pPr>
            <w:r>
              <w:rPr>
                <w:rFonts w:ascii="Arial" w:hAnsi="Arial" w:cs="Arial" w:hint="eastAsia"/>
                <w:color w:val="FF0000"/>
                <w:szCs w:val="21"/>
              </w:rPr>
              <w:t>查询增益</w:t>
            </w:r>
          </w:p>
        </w:tc>
        <w:tc>
          <w:tcPr>
            <w:tcW w:w="4484" w:type="dxa"/>
          </w:tcPr>
          <w:p w14:paraId="473B89F0" w14:textId="0F2448A8" w:rsidR="00F8244E" w:rsidRDefault="00F8244E" w:rsidP="00F8244E">
            <w:pPr>
              <w:rPr>
                <w:rFonts w:ascii="Arial" w:hAnsi="Arial" w:cs="Arial"/>
                <w:color w:val="FF0000"/>
                <w:szCs w:val="21"/>
              </w:rPr>
            </w:pPr>
            <w:r w:rsidRPr="00C707C3">
              <w:rPr>
                <w:rFonts w:ascii="Arial" w:hAnsi="Arial" w:cs="Arial" w:hint="eastAsia"/>
                <w:color w:val="FF0000"/>
                <w:szCs w:val="21"/>
              </w:rPr>
              <w:t>下行：</w:t>
            </w:r>
            <w:r>
              <w:rPr>
                <w:rFonts w:ascii="Arial" w:hAnsi="Arial" w:cs="Arial" w:hint="eastAsia"/>
                <w:color w:val="FF0000"/>
                <w:szCs w:val="21"/>
              </w:rPr>
              <w:t>无</w:t>
            </w:r>
          </w:p>
        </w:tc>
      </w:tr>
      <w:tr w:rsidR="00F8244E" w:rsidRPr="00BB02AD" w14:paraId="0B27480E" w14:textId="77777777" w:rsidTr="00534BB6">
        <w:trPr>
          <w:jc w:val="center"/>
        </w:trPr>
        <w:tc>
          <w:tcPr>
            <w:tcW w:w="763" w:type="dxa"/>
            <w:vMerge/>
            <w:vAlign w:val="center"/>
          </w:tcPr>
          <w:p w14:paraId="4A680B2A" w14:textId="77777777" w:rsidR="00F8244E" w:rsidRPr="00127B01" w:rsidRDefault="00F8244E" w:rsidP="00F8244E">
            <w:pPr>
              <w:jc w:val="center"/>
              <w:rPr>
                <w:rFonts w:ascii="Arial" w:hAnsi="Arial" w:cs="Arial"/>
                <w:color w:val="000000" w:themeColor="text1"/>
                <w:szCs w:val="21"/>
              </w:rPr>
            </w:pPr>
          </w:p>
        </w:tc>
        <w:tc>
          <w:tcPr>
            <w:tcW w:w="2551" w:type="dxa"/>
            <w:vMerge/>
            <w:vAlign w:val="center"/>
          </w:tcPr>
          <w:p w14:paraId="148123BA" w14:textId="77777777" w:rsidR="00F8244E" w:rsidRPr="00BB02AD" w:rsidRDefault="00F8244E" w:rsidP="00F8244E">
            <w:pPr>
              <w:jc w:val="center"/>
              <w:rPr>
                <w:rFonts w:ascii="Arial" w:hAnsi="Arial" w:cs="Arial"/>
                <w:color w:val="000000" w:themeColor="text1"/>
                <w:szCs w:val="21"/>
              </w:rPr>
            </w:pPr>
          </w:p>
        </w:tc>
        <w:tc>
          <w:tcPr>
            <w:tcW w:w="4484" w:type="dxa"/>
          </w:tcPr>
          <w:p w14:paraId="7E03FB3E" w14:textId="77777777" w:rsidR="00F8244E" w:rsidRDefault="00F8244E" w:rsidP="00F8244E">
            <w:pPr>
              <w:rPr>
                <w:rFonts w:ascii="Arial" w:hAnsi="Arial" w:cs="Arial"/>
                <w:color w:val="FF0000"/>
                <w:szCs w:val="21"/>
              </w:rPr>
            </w:pPr>
            <w:r>
              <w:rPr>
                <w:rFonts w:ascii="Arial" w:hAnsi="Arial" w:cs="Arial" w:hint="eastAsia"/>
                <w:color w:val="FF0000"/>
                <w:szCs w:val="21"/>
              </w:rPr>
              <w:t>上</w:t>
            </w:r>
            <w:r w:rsidRPr="00C707C3">
              <w:rPr>
                <w:rFonts w:ascii="Arial" w:hAnsi="Arial" w:cs="Arial" w:hint="eastAsia"/>
                <w:color w:val="FF0000"/>
                <w:szCs w:val="21"/>
              </w:rPr>
              <w:t>行：</w:t>
            </w:r>
          </w:p>
          <w:p w14:paraId="79CA6BC9" w14:textId="77777777" w:rsidR="00F8244E" w:rsidRDefault="00F8244E" w:rsidP="00F8244E">
            <w:pPr>
              <w:rPr>
                <w:rFonts w:ascii="Arial" w:hAnsi="Arial" w:cs="Arial"/>
                <w:color w:val="FF0000"/>
                <w:szCs w:val="21"/>
              </w:rPr>
            </w:pPr>
            <w:r>
              <w:rPr>
                <w:rFonts w:ascii="Arial" w:hAnsi="Arial" w:cs="Arial" w:hint="eastAsia"/>
                <w:color w:val="FF0000"/>
                <w:szCs w:val="21"/>
              </w:rPr>
              <w:t>增益</w:t>
            </w:r>
            <w:r w:rsidRPr="00186583">
              <w:rPr>
                <w:rFonts w:ascii="Arial" w:hAnsi="Arial" w:cs="Arial"/>
                <w:color w:val="FF0000"/>
                <w:szCs w:val="21"/>
              </w:rPr>
              <w:t>(1byte</w:t>
            </w:r>
            <w:r w:rsidRPr="00186583">
              <w:rPr>
                <w:rFonts w:ascii="Arial" w:hAnsi="Arial" w:cs="Arial" w:hint="eastAsia"/>
                <w:color w:val="FF0000"/>
                <w:szCs w:val="21"/>
              </w:rPr>
              <w:t>，</w:t>
            </w:r>
            <w:r w:rsidRPr="00186583">
              <w:rPr>
                <w:rFonts w:ascii="Arial" w:hAnsi="Arial" w:cs="Arial"/>
                <w:color w:val="FF0000"/>
                <w:szCs w:val="21"/>
              </w:rPr>
              <w:t>char)</w:t>
            </w:r>
            <w:r w:rsidRPr="00186583">
              <w:rPr>
                <w:rFonts w:ascii="Arial" w:hAnsi="Arial" w:cs="Arial" w:hint="eastAsia"/>
                <w:color w:val="FF0000"/>
                <w:szCs w:val="21"/>
              </w:rPr>
              <w:t>；</w:t>
            </w:r>
          </w:p>
          <w:p w14:paraId="6595FE5F" w14:textId="77777777" w:rsidR="00F8244E" w:rsidRPr="00186583" w:rsidRDefault="00F8244E" w:rsidP="00F8244E">
            <w:pPr>
              <w:ind w:firstLineChars="200" w:firstLine="480"/>
              <w:rPr>
                <w:rFonts w:ascii="Arial" w:hAnsi="Arial" w:cs="Arial"/>
                <w:color w:val="FF0000"/>
                <w:szCs w:val="21"/>
              </w:rPr>
            </w:pPr>
            <w:r w:rsidRPr="00186583">
              <w:rPr>
                <w:rFonts w:ascii="Arial" w:hAnsi="Arial" w:cs="Arial"/>
                <w:color w:val="FF0000"/>
                <w:szCs w:val="21"/>
              </w:rPr>
              <w:t>0</w:t>
            </w:r>
            <w:r w:rsidRPr="00186583">
              <w:rPr>
                <w:rFonts w:ascii="Arial" w:hAnsi="Arial" w:cs="Arial"/>
                <w:color w:val="FF0000"/>
                <w:szCs w:val="21"/>
              </w:rPr>
              <w:t>：</w:t>
            </w:r>
            <w:r>
              <w:rPr>
                <w:rFonts w:ascii="Arial" w:hAnsi="Arial" w:cs="Arial" w:hint="eastAsia"/>
                <w:color w:val="FF0000"/>
                <w:szCs w:val="21"/>
              </w:rPr>
              <w:t>8</w:t>
            </w:r>
            <w:r>
              <w:rPr>
                <w:rFonts w:ascii="Arial" w:hAnsi="Arial" w:cs="Arial"/>
                <w:color w:val="FF0000"/>
                <w:szCs w:val="21"/>
              </w:rPr>
              <w:t>5dB</w:t>
            </w:r>
          </w:p>
          <w:p w14:paraId="464C6232" w14:textId="77777777" w:rsidR="00F8244E" w:rsidRPr="00186583" w:rsidRDefault="00F8244E" w:rsidP="00F8244E">
            <w:pPr>
              <w:ind w:firstLineChars="200" w:firstLine="480"/>
              <w:rPr>
                <w:rFonts w:ascii="Arial" w:hAnsi="Arial" w:cs="Arial"/>
                <w:color w:val="FF0000"/>
                <w:szCs w:val="21"/>
              </w:rPr>
            </w:pPr>
            <w:r w:rsidRPr="00186583">
              <w:rPr>
                <w:rFonts w:ascii="Arial" w:hAnsi="Arial" w:cs="Arial"/>
                <w:color w:val="FF0000"/>
                <w:szCs w:val="21"/>
              </w:rPr>
              <w:t>1</w:t>
            </w:r>
            <w:r w:rsidRPr="00186583">
              <w:rPr>
                <w:rFonts w:ascii="Arial" w:hAnsi="Arial" w:cs="Arial"/>
                <w:color w:val="FF0000"/>
                <w:szCs w:val="21"/>
              </w:rPr>
              <w:t>：</w:t>
            </w:r>
            <w:r>
              <w:rPr>
                <w:rFonts w:ascii="Arial" w:hAnsi="Arial" w:cs="Arial" w:hint="eastAsia"/>
                <w:color w:val="FF0000"/>
                <w:szCs w:val="21"/>
              </w:rPr>
              <w:t>8</w:t>
            </w:r>
            <w:r>
              <w:rPr>
                <w:rFonts w:ascii="Arial" w:hAnsi="Arial" w:cs="Arial"/>
                <w:color w:val="FF0000"/>
                <w:szCs w:val="21"/>
              </w:rPr>
              <w:t>0dB</w:t>
            </w:r>
          </w:p>
          <w:p w14:paraId="7B5FF047" w14:textId="77777777" w:rsidR="00F8244E" w:rsidRPr="00186583" w:rsidRDefault="00F8244E" w:rsidP="00F8244E">
            <w:pPr>
              <w:ind w:firstLineChars="200" w:firstLine="480"/>
              <w:rPr>
                <w:rFonts w:ascii="Arial" w:hAnsi="Arial" w:cs="Arial"/>
                <w:color w:val="FF0000"/>
                <w:szCs w:val="21"/>
              </w:rPr>
            </w:pPr>
            <w:r w:rsidRPr="00186583">
              <w:rPr>
                <w:rFonts w:ascii="Arial" w:hAnsi="Arial" w:cs="Arial"/>
                <w:color w:val="FF0000"/>
                <w:szCs w:val="21"/>
              </w:rPr>
              <w:t>2</w:t>
            </w:r>
            <w:r w:rsidRPr="00186583">
              <w:rPr>
                <w:rFonts w:ascii="Arial" w:hAnsi="Arial" w:cs="Arial"/>
                <w:color w:val="FF0000"/>
                <w:szCs w:val="21"/>
              </w:rPr>
              <w:t>：</w:t>
            </w:r>
            <w:r>
              <w:rPr>
                <w:rFonts w:ascii="Arial" w:hAnsi="Arial" w:cs="Arial" w:hint="eastAsia"/>
                <w:color w:val="FF0000"/>
                <w:szCs w:val="21"/>
              </w:rPr>
              <w:t>7</w:t>
            </w:r>
            <w:r>
              <w:rPr>
                <w:rFonts w:ascii="Arial" w:hAnsi="Arial" w:cs="Arial"/>
                <w:color w:val="FF0000"/>
                <w:szCs w:val="21"/>
              </w:rPr>
              <w:t>2dB</w:t>
            </w:r>
          </w:p>
          <w:p w14:paraId="39444567" w14:textId="2A91C503" w:rsidR="00F8244E" w:rsidRDefault="00F8244E" w:rsidP="00F8244E">
            <w:pPr>
              <w:ind w:firstLineChars="200" w:firstLine="480"/>
              <w:rPr>
                <w:rFonts w:ascii="Arial" w:hAnsi="Arial" w:cs="Arial"/>
                <w:color w:val="FF0000"/>
                <w:szCs w:val="21"/>
              </w:rPr>
            </w:pPr>
            <w:r w:rsidRPr="00186583">
              <w:rPr>
                <w:rFonts w:ascii="Arial" w:hAnsi="Arial" w:cs="Arial"/>
                <w:color w:val="FF0000"/>
                <w:szCs w:val="21"/>
              </w:rPr>
              <w:t>3</w:t>
            </w:r>
            <w:r w:rsidRPr="00186583">
              <w:rPr>
                <w:rFonts w:ascii="Arial" w:hAnsi="Arial" w:cs="Arial"/>
                <w:color w:val="FF0000"/>
                <w:szCs w:val="21"/>
              </w:rPr>
              <w:t>：</w:t>
            </w:r>
            <w:r>
              <w:rPr>
                <w:rFonts w:ascii="Arial" w:hAnsi="Arial" w:cs="Arial" w:hint="eastAsia"/>
                <w:color w:val="FF0000"/>
                <w:szCs w:val="21"/>
              </w:rPr>
              <w:t>6</w:t>
            </w:r>
            <w:r>
              <w:rPr>
                <w:rFonts w:ascii="Arial" w:hAnsi="Arial" w:cs="Arial"/>
                <w:color w:val="FF0000"/>
                <w:szCs w:val="21"/>
              </w:rPr>
              <w:t>5dB</w:t>
            </w:r>
          </w:p>
        </w:tc>
      </w:tr>
      <w:tr w:rsidR="00F8244E" w:rsidRPr="00BB02AD" w14:paraId="456B9941" w14:textId="77777777" w:rsidTr="00534BB6">
        <w:trPr>
          <w:jc w:val="center"/>
        </w:trPr>
        <w:tc>
          <w:tcPr>
            <w:tcW w:w="763" w:type="dxa"/>
            <w:vMerge w:val="restart"/>
            <w:vAlign w:val="center"/>
          </w:tcPr>
          <w:p w14:paraId="07A3169E" w14:textId="77777777" w:rsidR="00F8244E" w:rsidRPr="00C14764" w:rsidRDefault="00F8244E" w:rsidP="00F8244E">
            <w:pPr>
              <w:jc w:val="center"/>
              <w:rPr>
                <w:rFonts w:ascii="Arial" w:hAnsi="Arial" w:cs="Arial"/>
                <w:szCs w:val="21"/>
              </w:rPr>
            </w:pPr>
            <w:r w:rsidRPr="00C14764">
              <w:rPr>
                <w:rFonts w:ascii="Arial" w:hAnsi="Arial" w:cs="Arial" w:hint="eastAsia"/>
                <w:szCs w:val="21"/>
              </w:rPr>
              <w:t>0</w:t>
            </w:r>
            <w:r w:rsidRPr="00C14764">
              <w:rPr>
                <w:rFonts w:ascii="Arial" w:hAnsi="Arial" w:cs="Arial"/>
                <w:szCs w:val="21"/>
              </w:rPr>
              <w:t>xFF</w:t>
            </w:r>
          </w:p>
        </w:tc>
        <w:tc>
          <w:tcPr>
            <w:tcW w:w="2551" w:type="dxa"/>
            <w:vMerge w:val="restart"/>
            <w:vAlign w:val="center"/>
          </w:tcPr>
          <w:p w14:paraId="16A76ADE" w14:textId="77777777" w:rsidR="00F8244E" w:rsidRPr="00C14764" w:rsidRDefault="00F8244E" w:rsidP="00F8244E">
            <w:pPr>
              <w:jc w:val="center"/>
              <w:rPr>
                <w:rFonts w:ascii="Arial" w:hAnsi="Arial" w:cs="Arial"/>
                <w:szCs w:val="21"/>
              </w:rPr>
            </w:pPr>
            <w:r w:rsidRPr="00C14764">
              <w:rPr>
                <w:rFonts w:ascii="Arial" w:hAnsi="Arial" w:cs="Arial" w:hint="eastAsia"/>
                <w:szCs w:val="21"/>
              </w:rPr>
              <w:t>错误</w:t>
            </w:r>
          </w:p>
        </w:tc>
        <w:tc>
          <w:tcPr>
            <w:tcW w:w="4484" w:type="dxa"/>
          </w:tcPr>
          <w:p w14:paraId="2FBB745B" w14:textId="77777777" w:rsidR="00F8244E" w:rsidRPr="00C14764" w:rsidRDefault="00F8244E" w:rsidP="00F8244E">
            <w:pPr>
              <w:rPr>
                <w:rFonts w:ascii="Arial" w:hAnsi="Arial" w:cs="Arial"/>
                <w:szCs w:val="21"/>
              </w:rPr>
            </w:pPr>
            <w:r w:rsidRPr="00C14764">
              <w:rPr>
                <w:rFonts w:ascii="Arial" w:hAnsi="Arial" w:cs="Arial"/>
                <w:szCs w:val="21"/>
              </w:rPr>
              <w:t>下行：无</w:t>
            </w:r>
          </w:p>
        </w:tc>
      </w:tr>
      <w:tr w:rsidR="00F8244E" w:rsidRPr="00BB02AD" w14:paraId="3B4A0EF4" w14:textId="77777777" w:rsidTr="00534BB6">
        <w:trPr>
          <w:jc w:val="center"/>
        </w:trPr>
        <w:tc>
          <w:tcPr>
            <w:tcW w:w="763" w:type="dxa"/>
            <w:vMerge/>
            <w:vAlign w:val="center"/>
          </w:tcPr>
          <w:p w14:paraId="4BE3366B" w14:textId="77777777" w:rsidR="00F8244E" w:rsidRPr="00C14764" w:rsidRDefault="00F8244E" w:rsidP="00F8244E">
            <w:pPr>
              <w:jc w:val="center"/>
              <w:rPr>
                <w:rFonts w:ascii="Arial" w:hAnsi="Arial" w:cs="Arial"/>
                <w:szCs w:val="21"/>
              </w:rPr>
            </w:pPr>
          </w:p>
        </w:tc>
        <w:tc>
          <w:tcPr>
            <w:tcW w:w="2551" w:type="dxa"/>
            <w:vMerge/>
            <w:vAlign w:val="center"/>
          </w:tcPr>
          <w:p w14:paraId="66AB7E9C" w14:textId="77777777" w:rsidR="00F8244E" w:rsidRPr="00C14764" w:rsidRDefault="00F8244E" w:rsidP="00F8244E">
            <w:pPr>
              <w:jc w:val="center"/>
              <w:rPr>
                <w:rFonts w:ascii="Arial" w:hAnsi="Arial" w:cs="Arial"/>
                <w:szCs w:val="21"/>
              </w:rPr>
            </w:pPr>
          </w:p>
        </w:tc>
        <w:tc>
          <w:tcPr>
            <w:tcW w:w="4484" w:type="dxa"/>
          </w:tcPr>
          <w:p w14:paraId="5C251B69" w14:textId="77777777" w:rsidR="00F8244E" w:rsidRPr="00C14764" w:rsidRDefault="00F8244E" w:rsidP="00F8244E">
            <w:pPr>
              <w:rPr>
                <w:rFonts w:ascii="Arial" w:hAnsi="Arial" w:cs="Arial"/>
                <w:szCs w:val="21"/>
              </w:rPr>
            </w:pPr>
            <w:r w:rsidRPr="00C14764">
              <w:rPr>
                <w:rFonts w:ascii="Arial" w:hAnsi="Arial" w:cs="Arial"/>
                <w:szCs w:val="21"/>
              </w:rPr>
              <w:t>上行：</w:t>
            </w:r>
          </w:p>
          <w:p w14:paraId="169964D6" w14:textId="77777777" w:rsidR="00F8244E" w:rsidRPr="00C14764" w:rsidRDefault="00F8244E" w:rsidP="00F8244E">
            <w:pPr>
              <w:rPr>
                <w:rFonts w:ascii="Arial" w:hAnsi="Arial" w:cs="Arial"/>
                <w:szCs w:val="21"/>
              </w:rPr>
            </w:pPr>
            <w:r w:rsidRPr="00C14764">
              <w:rPr>
                <w:rFonts w:ascii="Arial" w:hAnsi="Arial" w:cs="Arial"/>
                <w:szCs w:val="21"/>
              </w:rPr>
              <w:t>回复内容（</w:t>
            </w:r>
            <w:r w:rsidRPr="00C14764">
              <w:rPr>
                <w:rFonts w:ascii="Arial" w:hAnsi="Arial" w:cs="Arial"/>
                <w:szCs w:val="21"/>
              </w:rPr>
              <w:t>1byte</w:t>
            </w:r>
            <w:r w:rsidRPr="00C14764">
              <w:rPr>
                <w:rFonts w:ascii="Arial" w:hAnsi="Arial" w:cs="Arial"/>
                <w:szCs w:val="21"/>
              </w:rPr>
              <w:t>，</w:t>
            </w:r>
            <w:r w:rsidRPr="00C14764">
              <w:rPr>
                <w:rFonts w:ascii="Arial" w:hAnsi="Arial" w:cs="Arial"/>
                <w:szCs w:val="21"/>
              </w:rPr>
              <w:t>char</w:t>
            </w:r>
            <w:r w:rsidRPr="00C14764">
              <w:rPr>
                <w:rFonts w:ascii="Arial" w:hAnsi="Arial" w:cs="Arial"/>
                <w:szCs w:val="21"/>
              </w:rPr>
              <w:t>）；</w:t>
            </w:r>
          </w:p>
          <w:p w14:paraId="15BE297B" w14:textId="77777777" w:rsidR="00F8244E" w:rsidRPr="00C14764" w:rsidRDefault="00F8244E" w:rsidP="00F8244E">
            <w:pPr>
              <w:ind w:leftChars="200" w:left="1920" w:hangingChars="600" w:hanging="1440"/>
              <w:rPr>
                <w:rFonts w:ascii="Arial" w:hAnsi="Arial" w:cs="Arial"/>
                <w:szCs w:val="21"/>
              </w:rPr>
            </w:pPr>
            <w:r w:rsidRPr="00C14764">
              <w:rPr>
                <w:rFonts w:ascii="Arial" w:hAnsi="Arial" w:cs="Arial"/>
                <w:szCs w:val="21"/>
              </w:rPr>
              <w:t>1</w:t>
            </w:r>
            <w:r w:rsidRPr="00C14764">
              <w:rPr>
                <w:rFonts w:ascii="Arial" w:hAnsi="Arial" w:cs="Arial"/>
                <w:szCs w:val="21"/>
              </w:rPr>
              <w:t>：</w:t>
            </w:r>
            <w:r w:rsidRPr="00C14764">
              <w:rPr>
                <w:rFonts w:ascii="Arial" w:hAnsi="Arial" w:cs="Arial" w:hint="eastAsia"/>
                <w:szCs w:val="21"/>
              </w:rPr>
              <w:t>校验码</w:t>
            </w:r>
            <w:r w:rsidRPr="00C14764">
              <w:rPr>
                <w:rFonts w:ascii="Arial" w:hAnsi="Arial" w:cs="Arial"/>
                <w:szCs w:val="21"/>
              </w:rPr>
              <w:t>错误</w:t>
            </w:r>
          </w:p>
        </w:tc>
      </w:tr>
    </w:tbl>
    <w:p w14:paraId="4D0F61B1" w14:textId="58199550" w:rsidR="00574304" w:rsidRDefault="00574304" w:rsidP="00574304">
      <w:pPr>
        <w:spacing w:line="360" w:lineRule="auto"/>
        <w:rPr>
          <w:rFonts w:ascii="Arial" w:hAnsi="Arial" w:cs="Arial"/>
          <w:color w:val="000000" w:themeColor="text1"/>
          <w:szCs w:val="21"/>
        </w:rPr>
      </w:pPr>
    </w:p>
    <w:p w14:paraId="6082A2E3" w14:textId="77777777" w:rsidR="00C80BDC" w:rsidRPr="00C80BDC" w:rsidRDefault="00C80BDC" w:rsidP="00AC0620">
      <w:pPr>
        <w:pStyle w:val="30"/>
        <w:numPr>
          <w:ilvl w:val="2"/>
          <w:numId w:val="3"/>
        </w:numPr>
        <w:spacing w:beforeLines="50" w:before="156" w:after="0" w:line="360" w:lineRule="auto"/>
        <w:rPr>
          <w:rFonts w:ascii="Arial" w:eastAsia="黑体" w:hAnsi="Arial" w:cs="Arial"/>
          <w:color w:val="000000" w:themeColor="text1"/>
          <w:sz w:val="24"/>
          <w:szCs w:val="24"/>
        </w:rPr>
      </w:pPr>
      <w:bookmarkStart w:id="1721" w:name="_Toc40448793"/>
      <w:bookmarkStart w:id="1722" w:name="_Toc73459402"/>
      <w:bookmarkStart w:id="1723" w:name="_Toc137217312"/>
      <w:r w:rsidRPr="00C80BDC">
        <w:rPr>
          <w:rFonts w:ascii="Arial" w:eastAsia="黑体" w:hAnsi="Arial" w:cs="Arial" w:hint="eastAsia"/>
          <w:color w:val="000000" w:themeColor="text1"/>
          <w:sz w:val="24"/>
          <w:szCs w:val="24"/>
        </w:rPr>
        <w:t>数据内容说明</w:t>
      </w:r>
      <w:bookmarkEnd w:id="1721"/>
      <w:bookmarkEnd w:id="1722"/>
      <w:bookmarkEnd w:id="1723"/>
    </w:p>
    <w:p w14:paraId="0EAFB8AF" w14:textId="533E9B33" w:rsidR="00C80BDC" w:rsidRPr="00880B25" w:rsidDel="00186111" w:rsidRDefault="00C80BDC">
      <w:pPr>
        <w:pStyle w:val="ac"/>
        <w:numPr>
          <w:ilvl w:val="0"/>
          <w:numId w:val="13"/>
        </w:numPr>
        <w:spacing w:line="360" w:lineRule="auto"/>
        <w:ind w:firstLineChars="0"/>
        <w:rPr>
          <w:del w:id="1724" w:author="Microsoft Office User" w:date="2023-06-07T12:53:00Z"/>
          <w:rFonts w:ascii="Arial" w:hAnsi="Arial" w:cs="Arial"/>
          <w:b/>
          <w:bCs/>
        </w:rPr>
      </w:pPr>
      <w:del w:id="1725" w:author="Microsoft Office User" w:date="2023-06-07T12:53:00Z">
        <w:r w:rsidRPr="00880B25" w:rsidDel="00186111">
          <w:rPr>
            <w:rFonts w:ascii="Arial" w:hAnsi="Arial" w:cs="Arial"/>
            <w:b/>
            <w:bCs/>
          </w:rPr>
          <w:delText>获取系统状态</w:delText>
        </w:r>
      </w:del>
    </w:p>
    <w:p w14:paraId="064CB95D" w14:textId="4E3DAFE4" w:rsidR="00C80BDC" w:rsidDel="00186111" w:rsidRDefault="00C80BDC" w:rsidP="00C80BDC">
      <w:pPr>
        <w:spacing w:line="360" w:lineRule="auto"/>
        <w:ind w:firstLine="420"/>
        <w:rPr>
          <w:del w:id="1726" w:author="Microsoft Office User" w:date="2023-06-07T12:53:00Z"/>
          <w:rFonts w:ascii="Arial" w:hAnsi="Arial" w:cs="Arial"/>
        </w:rPr>
      </w:pPr>
      <w:del w:id="1727" w:author="Microsoft Office User" w:date="2023-06-07T12:53:00Z">
        <w:r w:rsidDel="00186111">
          <w:rPr>
            <w:rFonts w:ascii="Arial" w:hAnsi="Arial" w:cs="Arial"/>
          </w:rPr>
          <w:delText>系统</w:delText>
        </w:r>
        <w:r w:rsidRPr="00880B25" w:rsidDel="00186111">
          <w:rPr>
            <w:rFonts w:ascii="Arial" w:hAnsi="Arial" w:cs="Arial"/>
          </w:rPr>
          <w:delText>状态</w:delText>
        </w:r>
        <w:r w:rsidDel="00186111">
          <w:rPr>
            <w:rFonts w:ascii="Arial" w:hAnsi="Arial" w:cs="Arial" w:hint="eastAsia"/>
          </w:rPr>
          <w:delText>，</w:delText>
        </w:r>
        <w:r w:rsidRPr="00880B25" w:rsidDel="00186111">
          <w:rPr>
            <w:rFonts w:ascii="Arial" w:hAnsi="Arial" w:cs="Arial"/>
          </w:rPr>
          <w:delText>3byte</w:delText>
        </w:r>
        <w:r w:rsidDel="00186111">
          <w:rPr>
            <w:rFonts w:ascii="Arial" w:hAnsi="Arial" w:cs="Arial"/>
          </w:rPr>
          <w:delText>s</w:delText>
        </w:r>
        <w:r w:rsidRPr="00880B25" w:rsidDel="00186111">
          <w:rPr>
            <w:rFonts w:ascii="Arial" w:hAnsi="Arial" w:cs="Arial"/>
          </w:rPr>
          <w:delText>，每一位分别对应一个状态</w:delText>
        </w:r>
        <w:r w:rsidRPr="00880B25" w:rsidDel="00186111">
          <w:rPr>
            <w:rFonts w:ascii="Arial" w:hAnsi="Arial" w:cs="Arial"/>
          </w:rPr>
          <w:delText>(bit</w:delText>
        </w:r>
        <w:r w:rsidRPr="00880B25" w:rsidDel="00186111">
          <w:rPr>
            <w:rFonts w:ascii="Arial" w:hAnsi="Arial" w:cs="Arial"/>
          </w:rPr>
          <w:delText>位</w:delText>
        </w:r>
        <w:r w:rsidRPr="00880B25" w:rsidDel="00186111">
          <w:rPr>
            <w:rFonts w:ascii="Arial" w:hAnsi="Arial" w:cs="Arial"/>
          </w:rPr>
          <w:delText xml:space="preserve"> 0</w:delText>
        </w:r>
        <w:r w:rsidR="002A1C72" w:rsidDel="00186111">
          <w:rPr>
            <w:rFonts w:ascii="Arial" w:hAnsi="Arial" w:cs="Arial" w:hint="eastAsia"/>
          </w:rPr>
          <w:delText>为</w:delText>
        </w:r>
        <w:r w:rsidRPr="00880B25" w:rsidDel="00186111">
          <w:rPr>
            <w:rFonts w:ascii="Arial" w:hAnsi="Arial" w:cs="Arial"/>
          </w:rPr>
          <w:delText>正常，</w:delText>
        </w:r>
        <w:r w:rsidRPr="00880B25" w:rsidDel="00186111">
          <w:rPr>
            <w:rFonts w:ascii="Arial" w:hAnsi="Arial" w:cs="Arial"/>
          </w:rPr>
          <w:delText>bit</w:delText>
        </w:r>
        <w:r w:rsidRPr="00880B25" w:rsidDel="00186111">
          <w:rPr>
            <w:rFonts w:ascii="Arial" w:hAnsi="Arial" w:cs="Arial"/>
          </w:rPr>
          <w:delText>位</w:delText>
        </w:r>
        <w:r w:rsidRPr="00880B25" w:rsidDel="00186111">
          <w:rPr>
            <w:rFonts w:ascii="Arial" w:hAnsi="Arial" w:cs="Arial"/>
          </w:rPr>
          <w:delText xml:space="preserve"> 1</w:delText>
        </w:r>
        <w:r w:rsidR="002A1C72" w:rsidDel="00186111">
          <w:rPr>
            <w:rFonts w:ascii="Arial" w:hAnsi="Arial" w:cs="Arial" w:hint="eastAsia"/>
          </w:rPr>
          <w:delText>为</w:delText>
        </w:r>
        <w:r w:rsidRPr="00880B25" w:rsidDel="00186111">
          <w:rPr>
            <w:rFonts w:ascii="Arial" w:hAnsi="Arial" w:cs="Arial"/>
          </w:rPr>
          <w:delText>异常</w:delText>
        </w:r>
        <w:r w:rsidRPr="00880B25" w:rsidDel="00186111">
          <w:rPr>
            <w:rFonts w:ascii="Arial" w:hAnsi="Arial" w:cs="Arial"/>
          </w:rPr>
          <w:delText>)</w:delText>
        </w:r>
      </w:del>
    </w:p>
    <w:p w14:paraId="486FE992" w14:textId="2A7F80D1" w:rsidR="00C80BDC" w:rsidRPr="009B4126" w:rsidDel="00186111" w:rsidRDefault="00C80BDC" w:rsidP="00C80BDC">
      <w:pPr>
        <w:pStyle w:val="ae"/>
        <w:keepNext/>
        <w:spacing w:beforeLines="100" w:before="312"/>
        <w:jc w:val="center"/>
        <w:rPr>
          <w:del w:id="1728" w:author="Microsoft Office User" w:date="2023-06-07T12:53:00Z"/>
          <w:rFonts w:ascii="黑体" w:hAnsi="黑体" w:cs="Arial"/>
          <w:color w:val="000000" w:themeColor="text1"/>
          <w:sz w:val="24"/>
        </w:rPr>
      </w:pPr>
      <w:del w:id="1729" w:author="Microsoft Office User" w:date="2023-06-07T12:53:00Z">
        <w:r w:rsidRPr="00F91D60" w:rsidDel="00186111">
          <w:rPr>
            <w:rFonts w:ascii="Arial" w:hAnsi="Arial" w:cs="Arial"/>
            <w:sz w:val="24"/>
          </w:rPr>
          <w:delText>表</w:delText>
        </w:r>
        <w:r w:rsidRPr="00F91D60" w:rsidDel="00186111">
          <w:rPr>
            <w:rFonts w:ascii="Arial" w:hAnsi="Arial" w:cs="Arial"/>
          </w:rPr>
          <w:fldChar w:fldCharType="begin"/>
        </w:r>
        <w:r w:rsidRPr="00F91D60" w:rsidDel="00186111">
          <w:rPr>
            <w:rFonts w:ascii="Arial" w:hAnsi="Arial" w:cs="Arial"/>
            <w:sz w:val="24"/>
          </w:rPr>
          <w:delInstrText xml:space="preserve"> STYLEREF 1 \s </w:delInstrText>
        </w:r>
        <w:r w:rsidRPr="00F91D60" w:rsidDel="00186111">
          <w:rPr>
            <w:rFonts w:ascii="Arial" w:hAnsi="Arial" w:cs="Arial"/>
          </w:rPr>
          <w:fldChar w:fldCharType="separate"/>
        </w:r>
        <w:r w:rsidR="000B2617" w:rsidDel="00186111">
          <w:rPr>
            <w:rFonts w:ascii="Arial" w:hAnsi="Arial" w:cs="Arial"/>
            <w:noProof/>
            <w:sz w:val="24"/>
          </w:rPr>
          <w:delText>2</w:delText>
        </w:r>
        <w:r w:rsidRPr="00F91D60" w:rsidDel="00186111">
          <w:rPr>
            <w:rFonts w:ascii="Arial" w:hAnsi="Arial" w:cs="Arial"/>
          </w:rPr>
          <w:fldChar w:fldCharType="end"/>
        </w:r>
        <w:r w:rsidRPr="00F91D60" w:rsidDel="00186111">
          <w:rPr>
            <w:rFonts w:ascii="Arial" w:hAnsi="Arial" w:cs="Arial"/>
            <w:sz w:val="24"/>
          </w:rPr>
          <w:delText>.</w:delText>
        </w:r>
        <w:r w:rsidRPr="00F91D60" w:rsidDel="00186111">
          <w:rPr>
            <w:rFonts w:ascii="Arial" w:hAnsi="Arial" w:cs="Arial"/>
          </w:rPr>
          <w:fldChar w:fldCharType="begin"/>
        </w:r>
        <w:r w:rsidRPr="00F91D60" w:rsidDel="00186111">
          <w:rPr>
            <w:rFonts w:ascii="Arial" w:hAnsi="Arial" w:cs="Arial"/>
            <w:sz w:val="24"/>
          </w:rPr>
          <w:delInstrText xml:space="preserve"> SEQ </w:delInstrText>
        </w:r>
        <w:r w:rsidRPr="00F91D60" w:rsidDel="00186111">
          <w:rPr>
            <w:rFonts w:ascii="Arial" w:hAnsi="Arial" w:cs="Arial"/>
            <w:sz w:val="24"/>
          </w:rPr>
          <w:delInstrText>表</w:delInstrText>
        </w:r>
        <w:r w:rsidRPr="00F91D60" w:rsidDel="00186111">
          <w:rPr>
            <w:rFonts w:ascii="Arial" w:hAnsi="Arial" w:cs="Arial"/>
            <w:sz w:val="24"/>
          </w:rPr>
          <w:delInstrText xml:space="preserve"> \* ARABIC \s 1 </w:delInstrText>
        </w:r>
        <w:r w:rsidRPr="00F91D60" w:rsidDel="00186111">
          <w:rPr>
            <w:rFonts w:ascii="Arial" w:hAnsi="Arial" w:cs="Arial"/>
          </w:rPr>
          <w:fldChar w:fldCharType="separate"/>
        </w:r>
        <w:r w:rsidR="000B2617" w:rsidDel="00186111">
          <w:rPr>
            <w:rFonts w:ascii="Arial" w:hAnsi="Arial" w:cs="Arial"/>
            <w:noProof/>
            <w:sz w:val="24"/>
          </w:rPr>
          <w:delText>4</w:delText>
        </w:r>
        <w:r w:rsidRPr="00F91D60" w:rsidDel="00186111">
          <w:rPr>
            <w:rFonts w:ascii="Arial" w:hAnsi="Arial" w:cs="Arial"/>
          </w:rPr>
          <w:fldChar w:fldCharType="end"/>
        </w:r>
        <w:r w:rsidRPr="00F91D60" w:rsidDel="00186111">
          <w:rPr>
            <w:rFonts w:ascii="Arial" w:hAnsi="Arial" w:cs="Arial" w:hint="eastAsia"/>
            <w:sz w:val="24"/>
          </w:rPr>
          <w:delText xml:space="preserve">　</w:delText>
        </w:r>
        <w:r w:rsidDel="00186111">
          <w:rPr>
            <w:rFonts w:ascii="黑体" w:hAnsi="黑体" w:cs="Arial" w:hint="eastAsia"/>
            <w:color w:val="000000" w:themeColor="text1"/>
            <w:sz w:val="24"/>
          </w:rPr>
          <w:delText>系统状态数据说明</w:delText>
        </w:r>
      </w:del>
    </w:p>
    <w:tbl>
      <w:tblPr>
        <w:tblStyle w:val="a4"/>
        <w:tblW w:w="8695" w:type="dxa"/>
        <w:jc w:val="center"/>
        <w:tblLook w:val="04A0" w:firstRow="1" w:lastRow="0" w:firstColumn="1" w:lastColumn="0" w:noHBand="0" w:noVBand="1"/>
      </w:tblPr>
      <w:tblGrid>
        <w:gridCol w:w="964"/>
        <w:gridCol w:w="966"/>
        <w:gridCol w:w="966"/>
        <w:gridCol w:w="967"/>
        <w:gridCol w:w="966"/>
        <w:gridCol w:w="966"/>
        <w:gridCol w:w="966"/>
        <w:gridCol w:w="967"/>
        <w:gridCol w:w="967"/>
      </w:tblGrid>
      <w:tr w:rsidR="00C80BDC" w:rsidRPr="001B6CA1" w:rsidDel="00186111" w14:paraId="2C62EACC" w14:textId="615A7C9A" w:rsidTr="00E76095">
        <w:trPr>
          <w:tblHeader/>
          <w:jc w:val="center"/>
          <w:del w:id="1730" w:author="Microsoft Office User" w:date="2023-06-07T12:53:00Z"/>
        </w:trPr>
        <w:tc>
          <w:tcPr>
            <w:tcW w:w="964" w:type="dxa"/>
            <w:shd w:val="clear" w:color="auto" w:fill="D0CECE" w:themeFill="background2" w:themeFillShade="E6"/>
          </w:tcPr>
          <w:p w14:paraId="08605624" w14:textId="03F4C0C4" w:rsidR="00C80BDC" w:rsidRPr="001B6CA1" w:rsidDel="00186111" w:rsidRDefault="00C80BDC" w:rsidP="00E76095">
            <w:pPr>
              <w:rPr>
                <w:del w:id="1731" w:author="Microsoft Office User" w:date="2023-06-07T12:53:00Z"/>
                <w:rFonts w:ascii="Arial" w:hAnsi="Arial" w:cs="Arial"/>
                <w:b/>
                <w:sz w:val="21"/>
                <w:szCs w:val="21"/>
              </w:rPr>
            </w:pPr>
            <w:del w:id="1732" w:author="Microsoft Office User" w:date="2023-06-07T12:53:00Z">
              <w:r w:rsidDel="00186111">
                <w:rPr>
                  <w:rFonts w:ascii="Arial" w:hAnsi="Arial" w:cs="Arial"/>
                  <w:b/>
                  <w:sz w:val="21"/>
                  <w:szCs w:val="21"/>
                </w:rPr>
                <w:delText>数据位</w:delText>
              </w:r>
            </w:del>
          </w:p>
        </w:tc>
        <w:tc>
          <w:tcPr>
            <w:tcW w:w="966" w:type="dxa"/>
            <w:shd w:val="clear" w:color="auto" w:fill="D0CECE" w:themeFill="background2" w:themeFillShade="E6"/>
          </w:tcPr>
          <w:p w14:paraId="72D55D38" w14:textId="42B049C8" w:rsidR="00C80BDC" w:rsidRPr="001B6CA1" w:rsidDel="00186111" w:rsidRDefault="00C80BDC" w:rsidP="00E76095">
            <w:pPr>
              <w:jc w:val="center"/>
              <w:rPr>
                <w:del w:id="1733" w:author="Microsoft Office User" w:date="2023-06-07T12:53:00Z"/>
                <w:rFonts w:ascii="Arial" w:hAnsi="Arial" w:cs="Arial"/>
                <w:b/>
                <w:sz w:val="21"/>
                <w:szCs w:val="21"/>
              </w:rPr>
            </w:pPr>
            <w:del w:id="1734" w:author="Microsoft Office User" w:date="2023-06-07T12:53:00Z">
              <w:r w:rsidRPr="001B6CA1" w:rsidDel="00186111">
                <w:rPr>
                  <w:rFonts w:ascii="Arial" w:hAnsi="Arial" w:cs="Arial"/>
                  <w:b/>
                  <w:sz w:val="21"/>
                  <w:szCs w:val="21"/>
                </w:rPr>
                <w:delText>Byte1.7</w:delText>
              </w:r>
            </w:del>
          </w:p>
        </w:tc>
        <w:tc>
          <w:tcPr>
            <w:tcW w:w="966" w:type="dxa"/>
            <w:shd w:val="clear" w:color="auto" w:fill="D0CECE" w:themeFill="background2" w:themeFillShade="E6"/>
          </w:tcPr>
          <w:p w14:paraId="7E662BBF" w14:textId="50111ED3" w:rsidR="00C80BDC" w:rsidRPr="001B6CA1" w:rsidDel="00186111" w:rsidRDefault="00C80BDC" w:rsidP="00E76095">
            <w:pPr>
              <w:jc w:val="center"/>
              <w:rPr>
                <w:del w:id="1735" w:author="Microsoft Office User" w:date="2023-06-07T12:53:00Z"/>
                <w:rFonts w:ascii="Arial" w:hAnsi="Arial" w:cs="Arial"/>
                <w:b/>
                <w:sz w:val="21"/>
                <w:szCs w:val="21"/>
              </w:rPr>
            </w:pPr>
            <w:del w:id="1736" w:author="Microsoft Office User" w:date="2023-06-07T12:53:00Z">
              <w:r w:rsidRPr="001B6CA1" w:rsidDel="00186111">
                <w:rPr>
                  <w:rFonts w:ascii="Arial" w:hAnsi="Arial" w:cs="Arial"/>
                  <w:b/>
                  <w:sz w:val="21"/>
                  <w:szCs w:val="21"/>
                </w:rPr>
                <w:delText>Byte1.6</w:delText>
              </w:r>
            </w:del>
          </w:p>
        </w:tc>
        <w:tc>
          <w:tcPr>
            <w:tcW w:w="967" w:type="dxa"/>
            <w:shd w:val="clear" w:color="auto" w:fill="D0CECE" w:themeFill="background2" w:themeFillShade="E6"/>
          </w:tcPr>
          <w:p w14:paraId="30A928B6" w14:textId="751B792F" w:rsidR="00C80BDC" w:rsidRPr="001B6CA1" w:rsidDel="00186111" w:rsidRDefault="00C80BDC" w:rsidP="00E76095">
            <w:pPr>
              <w:jc w:val="center"/>
              <w:rPr>
                <w:del w:id="1737" w:author="Microsoft Office User" w:date="2023-06-07T12:53:00Z"/>
                <w:rFonts w:ascii="Arial" w:hAnsi="Arial" w:cs="Arial"/>
                <w:b/>
                <w:sz w:val="21"/>
                <w:szCs w:val="21"/>
              </w:rPr>
            </w:pPr>
            <w:del w:id="1738" w:author="Microsoft Office User" w:date="2023-06-07T12:53:00Z">
              <w:r w:rsidRPr="001B6CA1" w:rsidDel="00186111">
                <w:rPr>
                  <w:rFonts w:ascii="Arial" w:hAnsi="Arial" w:cs="Arial"/>
                  <w:b/>
                  <w:sz w:val="21"/>
                  <w:szCs w:val="21"/>
                </w:rPr>
                <w:delText>Byte1.5</w:delText>
              </w:r>
            </w:del>
          </w:p>
        </w:tc>
        <w:tc>
          <w:tcPr>
            <w:tcW w:w="966" w:type="dxa"/>
            <w:shd w:val="clear" w:color="auto" w:fill="D0CECE" w:themeFill="background2" w:themeFillShade="E6"/>
          </w:tcPr>
          <w:p w14:paraId="648B9E5D" w14:textId="6D66EFD9" w:rsidR="00C80BDC" w:rsidRPr="001B6CA1" w:rsidDel="00186111" w:rsidRDefault="00C80BDC" w:rsidP="00E76095">
            <w:pPr>
              <w:jc w:val="center"/>
              <w:rPr>
                <w:del w:id="1739" w:author="Microsoft Office User" w:date="2023-06-07T12:53:00Z"/>
                <w:rFonts w:ascii="Arial" w:hAnsi="Arial" w:cs="Arial"/>
                <w:b/>
                <w:sz w:val="21"/>
                <w:szCs w:val="21"/>
              </w:rPr>
            </w:pPr>
            <w:del w:id="1740" w:author="Microsoft Office User" w:date="2023-06-07T12:53:00Z">
              <w:r w:rsidRPr="001B6CA1" w:rsidDel="00186111">
                <w:rPr>
                  <w:rFonts w:ascii="Arial" w:hAnsi="Arial" w:cs="Arial"/>
                  <w:b/>
                  <w:sz w:val="21"/>
                  <w:szCs w:val="21"/>
                </w:rPr>
                <w:delText>Byte1.4</w:delText>
              </w:r>
            </w:del>
          </w:p>
        </w:tc>
        <w:tc>
          <w:tcPr>
            <w:tcW w:w="966" w:type="dxa"/>
            <w:shd w:val="clear" w:color="auto" w:fill="D0CECE" w:themeFill="background2" w:themeFillShade="E6"/>
          </w:tcPr>
          <w:p w14:paraId="5B47443A" w14:textId="6E66E7F2" w:rsidR="00C80BDC" w:rsidRPr="001B6CA1" w:rsidDel="00186111" w:rsidRDefault="00C80BDC" w:rsidP="00E76095">
            <w:pPr>
              <w:jc w:val="center"/>
              <w:rPr>
                <w:del w:id="1741" w:author="Microsoft Office User" w:date="2023-06-07T12:53:00Z"/>
                <w:rFonts w:ascii="Arial" w:hAnsi="Arial" w:cs="Arial"/>
                <w:b/>
                <w:sz w:val="21"/>
                <w:szCs w:val="21"/>
              </w:rPr>
            </w:pPr>
            <w:del w:id="1742" w:author="Microsoft Office User" w:date="2023-06-07T12:53:00Z">
              <w:r w:rsidRPr="001B6CA1" w:rsidDel="00186111">
                <w:rPr>
                  <w:rFonts w:ascii="Arial" w:hAnsi="Arial" w:cs="Arial"/>
                  <w:b/>
                  <w:sz w:val="21"/>
                  <w:szCs w:val="21"/>
                </w:rPr>
                <w:delText>Byte1.3</w:delText>
              </w:r>
            </w:del>
          </w:p>
        </w:tc>
        <w:tc>
          <w:tcPr>
            <w:tcW w:w="966" w:type="dxa"/>
            <w:shd w:val="clear" w:color="auto" w:fill="D0CECE" w:themeFill="background2" w:themeFillShade="E6"/>
          </w:tcPr>
          <w:p w14:paraId="58115B3B" w14:textId="4C3485EB" w:rsidR="00C80BDC" w:rsidRPr="001B6CA1" w:rsidDel="00186111" w:rsidRDefault="00C80BDC" w:rsidP="00E76095">
            <w:pPr>
              <w:jc w:val="center"/>
              <w:rPr>
                <w:del w:id="1743" w:author="Microsoft Office User" w:date="2023-06-07T12:53:00Z"/>
                <w:rFonts w:ascii="Arial" w:hAnsi="Arial" w:cs="Arial"/>
                <w:b/>
                <w:sz w:val="21"/>
                <w:szCs w:val="21"/>
              </w:rPr>
            </w:pPr>
            <w:del w:id="1744" w:author="Microsoft Office User" w:date="2023-06-07T12:53:00Z">
              <w:r w:rsidRPr="001B6CA1" w:rsidDel="00186111">
                <w:rPr>
                  <w:rFonts w:ascii="Arial" w:hAnsi="Arial" w:cs="Arial"/>
                  <w:b/>
                  <w:sz w:val="21"/>
                  <w:szCs w:val="21"/>
                </w:rPr>
                <w:delText>Byte1.2</w:delText>
              </w:r>
            </w:del>
          </w:p>
        </w:tc>
        <w:tc>
          <w:tcPr>
            <w:tcW w:w="967" w:type="dxa"/>
            <w:shd w:val="clear" w:color="auto" w:fill="D0CECE" w:themeFill="background2" w:themeFillShade="E6"/>
          </w:tcPr>
          <w:p w14:paraId="2CE5D16F" w14:textId="7586F763" w:rsidR="00C80BDC" w:rsidRPr="001B6CA1" w:rsidDel="00186111" w:rsidRDefault="00C80BDC" w:rsidP="00E76095">
            <w:pPr>
              <w:jc w:val="center"/>
              <w:rPr>
                <w:del w:id="1745" w:author="Microsoft Office User" w:date="2023-06-07T12:53:00Z"/>
                <w:rFonts w:ascii="Arial" w:hAnsi="Arial" w:cs="Arial"/>
                <w:b/>
                <w:sz w:val="21"/>
                <w:szCs w:val="21"/>
              </w:rPr>
            </w:pPr>
            <w:del w:id="1746" w:author="Microsoft Office User" w:date="2023-06-07T12:53:00Z">
              <w:r w:rsidRPr="001B6CA1" w:rsidDel="00186111">
                <w:rPr>
                  <w:rFonts w:ascii="Arial" w:hAnsi="Arial" w:cs="Arial"/>
                  <w:b/>
                  <w:sz w:val="21"/>
                  <w:szCs w:val="21"/>
                </w:rPr>
                <w:delText>Byte1.1</w:delText>
              </w:r>
            </w:del>
          </w:p>
        </w:tc>
        <w:tc>
          <w:tcPr>
            <w:tcW w:w="967" w:type="dxa"/>
            <w:shd w:val="clear" w:color="auto" w:fill="D0CECE" w:themeFill="background2" w:themeFillShade="E6"/>
          </w:tcPr>
          <w:p w14:paraId="07A0517D" w14:textId="4AE22962" w:rsidR="00C80BDC" w:rsidRPr="001B6CA1" w:rsidDel="00186111" w:rsidRDefault="00C80BDC" w:rsidP="00E76095">
            <w:pPr>
              <w:jc w:val="center"/>
              <w:rPr>
                <w:del w:id="1747" w:author="Microsoft Office User" w:date="2023-06-07T12:53:00Z"/>
                <w:rFonts w:ascii="Arial" w:hAnsi="Arial" w:cs="Arial"/>
                <w:b/>
                <w:sz w:val="21"/>
                <w:szCs w:val="21"/>
              </w:rPr>
            </w:pPr>
            <w:del w:id="1748" w:author="Microsoft Office User" w:date="2023-06-07T12:53:00Z">
              <w:r w:rsidRPr="001B6CA1" w:rsidDel="00186111">
                <w:rPr>
                  <w:rFonts w:ascii="Arial" w:hAnsi="Arial" w:cs="Arial"/>
                  <w:b/>
                  <w:sz w:val="21"/>
                  <w:szCs w:val="21"/>
                </w:rPr>
                <w:delText>Byte1.0</w:delText>
              </w:r>
            </w:del>
          </w:p>
        </w:tc>
      </w:tr>
      <w:tr w:rsidR="00C80BDC" w:rsidRPr="001B6CA1" w:rsidDel="00186111" w14:paraId="2DD64B19" w14:textId="2914FBAD" w:rsidTr="00E76095">
        <w:trPr>
          <w:tblHeader/>
          <w:jc w:val="center"/>
          <w:del w:id="1749" w:author="Microsoft Office User" w:date="2023-06-07T12:53:00Z"/>
        </w:trPr>
        <w:tc>
          <w:tcPr>
            <w:tcW w:w="964" w:type="dxa"/>
          </w:tcPr>
          <w:p w14:paraId="69D66B66" w14:textId="0EA9DDEF" w:rsidR="00C80BDC" w:rsidRPr="001B6CA1" w:rsidDel="00186111" w:rsidRDefault="00C80BDC" w:rsidP="00E76095">
            <w:pPr>
              <w:rPr>
                <w:del w:id="1750" w:author="Microsoft Office User" w:date="2023-06-07T12:53:00Z"/>
                <w:rFonts w:ascii="Arial" w:hAnsi="Arial" w:cs="Arial"/>
                <w:sz w:val="21"/>
                <w:szCs w:val="21"/>
              </w:rPr>
            </w:pPr>
            <w:del w:id="1751" w:author="Microsoft Office User" w:date="2023-06-07T12:53:00Z">
              <w:r w:rsidDel="00186111">
                <w:rPr>
                  <w:rFonts w:ascii="Arial" w:hAnsi="Arial" w:cs="Arial"/>
                  <w:sz w:val="21"/>
                  <w:szCs w:val="21"/>
                </w:rPr>
                <w:delText>内容</w:delText>
              </w:r>
            </w:del>
          </w:p>
        </w:tc>
        <w:tc>
          <w:tcPr>
            <w:tcW w:w="966" w:type="dxa"/>
          </w:tcPr>
          <w:p w14:paraId="61E31958" w14:textId="00F6F0B2" w:rsidR="00C80BDC" w:rsidRPr="00880B25" w:rsidDel="00186111" w:rsidRDefault="00C80BDC" w:rsidP="00E76095">
            <w:pPr>
              <w:rPr>
                <w:del w:id="1752" w:author="Microsoft Office User" w:date="2023-06-07T12:53:00Z"/>
                <w:rFonts w:ascii="Arial" w:hAnsi="Arial" w:cs="Arial"/>
                <w:sz w:val="21"/>
                <w:szCs w:val="21"/>
              </w:rPr>
            </w:pPr>
            <w:del w:id="1753" w:author="Microsoft Office User" w:date="2023-06-07T12:53:00Z">
              <w:r w:rsidRPr="00880B25" w:rsidDel="00186111">
                <w:rPr>
                  <w:rFonts w:ascii="Arial" w:hAnsi="Arial" w:cs="Arial"/>
                  <w:sz w:val="21"/>
                  <w:szCs w:val="21"/>
                </w:rPr>
                <w:delText>主控模块</w:delText>
              </w:r>
            </w:del>
          </w:p>
        </w:tc>
        <w:tc>
          <w:tcPr>
            <w:tcW w:w="966" w:type="dxa"/>
          </w:tcPr>
          <w:p w14:paraId="60503762" w14:textId="726A7E79" w:rsidR="00C80BDC" w:rsidRPr="001B6CA1" w:rsidDel="00186111" w:rsidRDefault="00C80BDC" w:rsidP="00E76095">
            <w:pPr>
              <w:rPr>
                <w:del w:id="1754" w:author="Microsoft Office User" w:date="2023-06-07T12:53:00Z"/>
                <w:rFonts w:ascii="Arial" w:hAnsi="Arial" w:cs="Arial"/>
                <w:sz w:val="21"/>
                <w:szCs w:val="21"/>
              </w:rPr>
            </w:pPr>
            <w:del w:id="1755" w:author="Microsoft Office User" w:date="2023-06-07T12:53:00Z">
              <w:r w:rsidRPr="001B6CA1" w:rsidDel="00186111">
                <w:rPr>
                  <w:rFonts w:ascii="Arial" w:hAnsi="Arial" w:cs="Arial"/>
                  <w:sz w:val="21"/>
                  <w:szCs w:val="21"/>
                </w:rPr>
                <w:delText>采集模块</w:delText>
              </w:r>
            </w:del>
          </w:p>
        </w:tc>
        <w:tc>
          <w:tcPr>
            <w:tcW w:w="967" w:type="dxa"/>
          </w:tcPr>
          <w:p w14:paraId="00699275" w14:textId="07B1758C" w:rsidR="00C80BDC" w:rsidRPr="001B6CA1" w:rsidDel="00186111" w:rsidRDefault="00C80BDC" w:rsidP="00E76095">
            <w:pPr>
              <w:rPr>
                <w:del w:id="1756" w:author="Microsoft Office User" w:date="2023-06-07T12:53:00Z"/>
                <w:rFonts w:ascii="Arial" w:hAnsi="Arial" w:cs="Arial"/>
                <w:sz w:val="21"/>
                <w:szCs w:val="21"/>
              </w:rPr>
            </w:pPr>
            <w:del w:id="1757" w:author="Microsoft Office User" w:date="2023-06-07T12:53:00Z">
              <w:r w:rsidRPr="001B6CA1" w:rsidDel="00186111">
                <w:rPr>
                  <w:rFonts w:ascii="Arial" w:hAnsi="Arial" w:cs="Arial"/>
                  <w:sz w:val="21"/>
                  <w:szCs w:val="21"/>
                </w:rPr>
                <w:delText>存储模块</w:delText>
              </w:r>
            </w:del>
          </w:p>
        </w:tc>
        <w:tc>
          <w:tcPr>
            <w:tcW w:w="966" w:type="dxa"/>
          </w:tcPr>
          <w:p w14:paraId="6D243C89" w14:textId="4C3F262D" w:rsidR="00C80BDC" w:rsidRPr="001B6CA1" w:rsidDel="00186111" w:rsidRDefault="00C80BDC" w:rsidP="00E76095">
            <w:pPr>
              <w:rPr>
                <w:del w:id="1758" w:author="Microsoft Office User" w:date="2023-06-07T12:53:00Z"/>
                <w:rFonts w:ascii="Arial" w:hAnsi="Arial" w:cs="Arial"/>
                <w:sz w:val="21"/>
                <w:szCs w:val="21"/>
              </w:rPr>
            </w:pPr>
            <w:del w:id="1759" w:author="Microsoft Office User" w:date="2023-06-07T12:53:00Z">
              <w:r w:rsidRPr="001B6CA1" w:rsidDel="00186111">
                <w:rPr>
                  <w:rFonts w:ascii="Arial" w:hAnsi="Arial" w:cs="Arial"/>
                  <w:sz w:val="21"/>
                  <w:szCs w:val="21"/>
                </w:rPr>
                <w:delText>信号处理模块</w:delText>
              </w:r>
            </w:del>
          </w:p>
        </w:tc>
        <w:tc>
          <w:tcPr>
            <w:tcW w:w="966" w:type="dxa"/>
          </w:tcPr>
          <w:p w14:paraId="22335027" w14:textId="311D08D5" w:rsidR="00C80BDC" w:rsidRPr="001B6CA1" w:rsidDel="00186111" w:rsidRDefault="00C80BDC" w:rsidP="00E76095">
            <w:pPr>
              <w:rPr>
                <w:del w:id="1760" w:author="Microsoft Office User" w:date="2023-06-07T12:53:00Z"/>
                <w:rFonts w:ascii="Arial" w:hAnsi="Arial" w:cs="Arial"/>
                <w:sz w:val="21"/>
                <w:szCs w:val="21"/>
              </w:rPr>
            </w:pPr>
            <w:del w:id="1761" w:author="Microsoft Office User" w:date="2023-06-07T12:53:00Z">
              <w:r w:rsidRPr="001B6CA1" w:rsidDel="00186111">
                <w:rPr>
                  <w:rFonts w:ascii="Arial" w:hAnsi="Arial" w:cs="Arial"/>
                  <w:sz w:val="21"/>
                  <w:szCs w:val="21"/>
                </w:rPr>
                <w:delText>水听器</w:delText>
              </w:r>
            </w:del>
          </w:p>
        </w:tc>
        <w:tc>
          <w:tcPr>
            <w:tcW w:w="966" w:type="dxa"/>
          </w:tcPr>
          <w:p w14:paraId="2596BE1D" w14:textId="16F0C784" w:rsidR="00C80BDC" w:rsidRPr="001B6CA1" w:rsidDel="00186111" w:rsidRDefault="00C80BDC" w:rsidP="00E76095">
            <w:pPr>
              <w:rPr>
                <w:del w:id="1762" w:author="Microsoft Office User" w:date="2023-06-07T12:53:00Z"/>
                <w:rFonts w:ascii="Arial" w:hAnsi="Arial" w:cs="Arial"/>
                <w:sz w:val="21"/>
                <w:szCs w:val="21"/>
              </w:rPr>
            </w:pPr>
            <w:del w:id="1763" w:author="Microsoft Office User" w:date="2023-06-07T12:53:00Z">
              <w:r w:rsidRPr="001B6CA1" w:rsidDel="00186111">
                <w:rPr>
                  <w:rFonts w:ascii="Arial" w:hAnsi="Arial" w:cs="Arial"/>
                  <w:sz w:val="21"/>
                  <w:szCs w:val="21"/>
                </w:rPr>
                <w:delText>三坐标传感器</w:delText>
              </w:r>
            </w:del>
          </w:p>
        </w:tc>
        <w:tc>
          <w:tcPr>
            <w:tcW w:w="967" w:type="dxa"/>
          </w:tcPr>
          <w:p w14:paraId="23081F20" w14:textId="0B7E8975" w:rsidR="00C80BDC" w:rsidRPr="001B6CA1" w:rsidDel="00186111" w:rsidRDefault="00C80BDC" w:rsidP="00E76095">
            <w:pPr>
              <w:rPr>
                <w:del w:id="1764" w:author="Microsoft Office User" w:date="2023-06-07T12:53:00Z"/>
                <w:rFonts w:ascii="Arial" w:hAnsi="Arial" w:cs="Arial"/>
                <w:sz w:val="21"/>
                <w:szCs w:val="21"/>
              </w:rPr>
            </w:pPr>
            <w:del w:id="1765" w:author="Microsoft Office User" w:date="2023-06-07T12:53:00Z">
              <w:r w:rsidRPr="001B6CA1" w:rsidDel="00186111">
                <w:rPr>
                  <w:rFonts w:ascii="Arial" w:hAnsi="Arial" w:cs="Arial"/>
                  <w:sz w:val="21"/>
                  <w:szCs w:val="21"/>
                </w:rPr>
                <w:delText>压力传感器</w:delText>
              </w:r>
            </w:del>
          </w:p>
        </w:tc>
        <w:tc>
          <w:tcPr>
            <w:tcW w:w="967" w:type="dxa"/>
          </w:tcPr>
          <w:p w14:paraId="099ED822" w14:textId="1C349A6D" w:rsidR="00C80BDC" w:rsidRPr="001B6CA1" w:rsidDel="00186111" w:rsidRDefault="00C80BDC" w:rsidP="00E76095">
            <w:pPr>
              <w:rPr>
                <w:del w:id="1766" w:author="Microsoft Office User" w:date="2023-06-07T12:53:00Z"/>
                <w:rFonts w:ascii="Arial" w:hAnsi="Arial" w:cs="Arial"/>
                <w:sz w:val="21"/>
                <w:szCs w:val="21"/>
              </w:rPr>
            </w:pPr>
            <w:del w:id="1767" w:author="Microsoft Office User" w:date="2023-06-07T12:53:00Z">
              <w:r w:rsidRPr="001B6CA1" w:rsidDel="00186111">
                <w:rPr>
                  <w:rFonts w:ascii="Arial" w:hAnsi="Arial" w:cs="Arial"/>
                  <w:sz w:val="21"/>
                  <w:szCs w:val="21"/>
                </w:rPr>
                <w:delText>舱温</w:delText>
              </w:r>
            </w:del>
          </w:p>
        </w:tc>
      </w:tr>
      <w:tr w:rsidR="00C80BDC" w:rsidRPr="001B6CA1" w:rsidDel="00186111" w14:paraId="383C1263" w14:textId="560EA5EE" w:rsidTr="00E76095">
        <w:trPr>
          <w:tblHeader/>
          <w:jc w:val="center"/>
          <w:del w:id="1768" w:author="Microsoft Office User" w:date="2023-06-07T12:53:00Z"/>
        </w:trPr>
        <w:tc>
          <w:tcPr>
            <w:tcW w:w="964" w:type="dxa"/>
          </w:tcPr>
          <w:p w14:paraId="110BC125" w14:textId="390B04EB" w:rsidR="00C80BDC" w:rsidRPr="001B6CA1" w:rsidDel="00186111" w:rsidRDefault="00C80BDC" w:rsidP="00E76095">
            <w:pPr>
              <w:spacing w:line="360" w:lineRule="auto"/>
              <w:rPr>
                <w:del w:id="1769" w:author="Microsoft Office User" w:date="2023-06-07T12:53:00Z"/>
                <w:rFonts w:ascii="Arial" w:hAnsi="Arial" w:cs="Arial"/>
                <w:b/>
                <w:szCs w:val="24"/>
              </w:rPr>
            </w:pPr>
            <w:del w:id="1770" w:author="Microsoft Office User" w:date="2023-06-07T12:53:00Z">
              <w:r w:rsidRPr="001B6CA1" w:rsidDel="00186111">
                <w:rPr>
                  <w:rFonts w:ascii="Arial" w:hAnsi="Arial" w:cs="Arial"/>
                  <w:b/>
                  <w:sz w:val="21"/>
                  <w:szCs w:val="21"/>
                </w:rPr>
                <w:delText>数据位</w:delText>
              </w:r>
            </w:del>
          </w:p>
        </w:tc>
        <w:tc>
          <w:tcPr>
            <w:tcW w:w="966" w:type="dxa"/>
          </w:tcPr>
          <w:p w14:paraId="0AFD71BA" w14:textId="0460A92A" w:rsidR="00C80BDC" w:rsidRPr="001B6CA1" w:rsidDel="00186111" w:rsidRDefault="00C80BDC" w:rsidP="00E76095">
            <w:pPr>
              <w:spacing w:line="360" w:lineRule="auto"/>
              <w:rPr>
                <w:del w:id="1771" w:author="Microsoft Office User" w:date="2023-06-07T12:53:00Z"/>
                <w:rFonts w:ascii="Arial" w:hAnsi="Arial" w:cs="Arial"/>
                <w:b/>
                <w:szCs w:val="24"/>
              </w:rPr>
            </w:pPr>
            <w:del w:id="1772" w:author="Microsoft Office User" w:date="2023-06-07T12:53:00Z">
              <w:r w:rsidRPr="001B6CA1" w:rsidDel="00186111">
                <w:rPr>
                  <w:rFonts w:ascii="Arial" w:hAnsi="Arial" w:cs="Arial"/>
                  <w:b/>
                  <w:sz w:val="21"/>
                  <w:szCs w:val="21"/>
                </w:rPr>
                <w:delText>Byte2.7</w:delText>
              </w:r>
            </w:del>
          </w:p>
        </w:tc>
        <w:tc>
          <w:tcPr>
            <w:tcW w:w="966" w:type="dxa"/>
          </w:tcPr>
          <w:p w14:paraId="38009269" w14:textId="2866DE36" w:rsidR="00C80BDC" w:rsidRPr="001B6CA1" w:rsidDel="00186111" w:rsidRDefault="00C80BDC" w:rsidP="00E76095">
            <w:pPr>
              <w:spacing w:line="360" w:lineRule="auto"/>
              <w:rPr>
                <w:del w:id="1773" w:author="Microsoft Office User" w:date="2023-06-07T12:53:00Z"/>
                <w:rFonts w:ascii="Arial" w:hAnsi="Arial" w:cs="Arial"/>
                <w:b/>
                <w:szCs w:val="24"/>
              </w:rPr>
            </w:pPr>
            <w:del w:id="1774" w:author="Microsoft Office User" w:date="2023-06-07T12:53:00Z">
              <w:r w:rsidRPr="001B6CA1" w:rsidDel="00186111">
                <w:rPr>
                  <w:rFonts w:ascii="Arial" w:hAnsi="Arial" w:cs="Arial"/>
                  <w:b/>
                  <w:sz w:val="21"/>
                  <w:szCs w:val="21"/>
                </w:rPr>
                <w:delText>Byte2.6</w:delText>
              </w:r>
            </w:del>
          </w:p>
        </w:tc>
        <w:tc>
          <w:tcPr>
            <w:tcW w:w="967" w:type="dxa"/>
          </w:tcPr>
          <w:p w14:paraId="08FD9592" w14:textId="54E331F5" w:rsidR="00C80BDC" w:rsidRPr="001B6CA1" w:rsidDel="00186111" w:rsidRDefault="00C80BDC" w:rsidP="00E76095">
            <w:pPr>
              <w:spacing w:line="360" w:lineRule="auto"/>
              <w:rPr>
                <w:del w:id="1775" w:author="Microsoft Office User" w:date="2023-06-07T12:53:00Z"/>
                <w:rFonts w:ascii="Arial" w:hAnsi="Arial" w:cs="Arial"/>
                <w:b/>
                <w:szCs w:val="24"/>
              </w:rPr>
            </w:pPr>
            <w:del w:id="1776" w:author="Microsoft Office User" w:date="2023-06-07T12:53:00Z">
              <w:r w:rsidRPr="001B6CA1" w:rsidDel="00186111">
                <w:rPr>
                  <w:rFonts w:ascii="Arial" w:hAnsi="Arial" w:cs="Arial"/>
                  <w:b/>
                  <w:sz w:val="21"/>
                  <w:szCs w:val="21"/>
                </w:rPr>
                <w:delText>Byte2.5</w:delText>
              </w:r>
            </w:del>
          </w:p>
        </w:tc>
        <w:tc>
          <w:tcPr>
            <w:tcW w:w="966" w:type="dxa"/>
          </w:tcPr>
          <w:p w14:paraId="035FCA33" w14:textId="4ADA5996" w:rsidR="00C80BDC" w:rsidRPr="001B6CA1" w:rsidDel="00186111" w:rsidRDefault="00C80BDC" w:rsidP="00E76095">
            <w:pPr>
              <w:spacing w:line="360" w:lineRule="auto"/>
              <w:rPr>
                <w:del w:id="1777" w:author="Microsoft Office User" w:date="2023-06-07T12:53:00Z"/>
                <w:rFonts w:ascii="Arial" w:hAnsi="Arial" w:cs="Arial"/>
                <w:b/>
                <w:szCs w:val="24"/>
              </w:rPr>
            </w:pPr>
            <w:del w:id="1778" w:author="Microsoft Office User" w:date="2023-06-07T12:53:00Z">
              <w:r w:rsidRPr="001B6CA1" w:rsidDel="00186111">
                <w:rPr>
                  <w:rFonts w:ascii="Arial" w:hAnsi="Arial" w:cs="Arial"/>
                  <w:b/>
                  <w:sz w:val="21"/>
                  <w:szCs w:val="21"/>
                </w:rPr>
                <w:delText>Byte2.4</w:delText>
              </w:r>
            </w:del>
          </w:p>
        </w:tc>
        <w:tc>
          <w:tcPr>
            <w:tcW w:w="966" w:type="dxa"/>
          </w:tcPr>
          <w:p w14:paraId="0CDCB6EF" w14:textId="1444424C" w:rsidR="00C80BDC" w:rsidRPr="001B6CA1" w:rsidDel="00186111" w:rsidRDefault="00C80BDC" w:rsidP="00E76095">
            <w:pPr>
              <w:spacing w:line="360" w:lineRule="auto"/>
              <w:rPr>
                <w:del w:id="1779" w:author="Microsoft Office User" w:date="2023-06-07T12:53:00Z"/>
                <w:rFonts w:ascii="Arial" w:hAnsi="Arial" w:cs="Arial"/>
                <w:b/>
                <w:szCs w:val="24"/>
              </w:rPr>
            </w:pPr>
            <w:del w:id="1780" w:author="Microsoft Office User" w:date="2023-06-07T12:53:00Z">
              <w:r w:rsidRPr="001B6CA1" w:rsidDel="00186111">
                <w:rPr>
                  <w:rFonts w:ascii="Arial" w:hAnsi="Arial" w:cs="Arial"/>
                  <w:b/>
                  <w:sz w:val="21"/>
                  <w:szCs w:val="21"/>
                </w:rPr>
                <w:delText>Byte2.3</w:delText>
              </w:r>
            </w:del>
          </w:p>
        </w:tc>
        <w:tc>
          <w:tcPr>
            <w:tcW w:w="966" w:type="dxa"/>
          </w:tcPr>
          <w:p w14:paraId="0A62AF57" w14:textId="13E53B26" w:rsidR="00C80BDC" w:rsidRPr="001B6CA1" w:rsidDel="00186111" w:rsidRDefault="00C80BDC" w:rsidP="00E76095">
            <w:pPr>
              <w:spacing w:line="360" w:lineRule="auto"/>
              <w:rPr>
                <w:del w:id="1781" w:author="Microsoft Office User" w:date="2023-06-07T12:53:00Z"/>
                <w:rFonts w:ascii="Arial" w:hAnsi="Arial" w:cs="Arial"/>
                <w:b/>
                <w:szCs w:val="24"/>
              </w:rPr>
            </w:pPr>
            <w:del w:id="1782" w:author="Microsoft Office User" w:date="2023-06-07T12:53:00Z">
              <w:r w:rsidRPr="001B6CA1" w:rsidDel="00186111">
                <w:rPr>
                  <w:rFonts w:ascii="Arial" w:hAnsi="Arial" w:cs="Arial"/>
                  <w:b/>
                  <w:sz w:val="21"/>
                  <w:szCs w:val="21"/>
                </w:rPr>
                <w:delText>Byte2.2</w:delText>
              </w:r>
            </w:del>
          </w:p>
        </w:tc>
        <w:tc>
          <w:tcPr>
            <w:tcW w:w="967" w:type="dxa"/>
          </w:tcPr>
          <w:p w14:paraId="06ED5F25" w14:textId="0CDE595E" w:rsidR="00C80BDC" w:rsidRPr="001B6CA1" w:rsidDel="00186111" w:rsidRDefault="00C80BDC" w:rsidP="00E76095">
            <w:pPr>
              <w:spacing w:line="360" w:lineRule="auto"/>
              <w:rPr>
                <w:del w:id="1783" w:author="Microsoft Office User" w:date="2023-06-07T12:53:00Z"/>
                <w:rFonts w:ascii="Arial" w:hAnsi="Arial" w:cs="Arial"/>
                <w:b/>
                <w:szCs w:val="24"/>
              </w:rPr>
            </w:pPr>
            <w:del w:id="1784" w:author="Microsoft Office User" w:date="2023-06-07T12:53:00Z">
              <w:r w:rsidRPr="001B6CA1" w:rsidDel="00186111">
                <w:rPr>
                  <w:rFonts w:ascii="Arial" w:hAnsi="Arial" w:cs="Arial"/>
                  <w:b/>
                  <w:sz w:val="21"/>
                  <w:szCs w:val="21"/>
                </w:rPr>
                <w:delText>Byte2.1</w:delText>
              </w:r>
            </w:del>
          </w:p>
        </w:tc>
        <w:tc>
          <w:tcPr>
            <w:tcW w:w="967" w:type="dxa"/>
          </w:tcPr>
          <w:p w14:paraId="5B67CD4E" w14:textId="14CB4B26" w:rsidR="00C80BDC" w:rsidRPr="001B6CA1" w:rsidDel="00186111" w:rsidRDefault="00C80BDC" w:rsidP="00E76095">
            <w:pPr>
              <w:spacing w:line="360" w:lineRule="auto"/>
              <w:rPr>
                <w:del w:id="1785" w:author="Microsoft Office User" w:date="2023-06-07T12:53:00Z"/>
                <w:rFonts w:ascii="Arial" w:hAnsi="Arial" w:cs="Arial"/>
                <w:b/>
                <w:szCs w:val="24"/>
              </w:rPr>
            </w:pPr>
            <w:del w:id="1786" w:author="Microsoft Office User" w:date="2023-06-07T12:53:00Z">
              <w:r w:rsidRPr="001B6CA1" w:rsidDel="00186111">
                <w:rPr>
                  <w:rFonts w:ascii="Arial" w:hAnsi="Arial" w:cs="Arial"/>
                  <w:b/>
                  <w:sz w:val="21"/>
                  <w:szCs w:val="21"/>
                </w:rPr>
                <w:delText>Byte2.0</w:delText>
              </w:r>
            </w:del>
          </w:p>
        </w:tc>
      </w:tr>
      <w:tr w:rsidR="00E17DE4" w:rsidRPr="001B6CA1" w:rsidDel="00186111" w14:paraId="745B5DC9" w14:textId="3978D3E0" w:rsidTr="00E76095">
        <w:trPr>
          <w:tblHeader/>
          <w:jc w:val="center"/>
          <w:del w:id="1787" w:author="Microsoft Office User" w:date="2023-06-07T12:53:00Z"/>
        </w:trPr>
        <w:tc>
          <w:tcPr>
            <w:tcW w:w="964" w:type="dxa"/>
          </w:tcPr>
          <w:p w14:paraId="739A2CC3" w14:textId="2A61CB00" w:rsidR="00E17DE4" w:rsidRPr="00880B25" w:rsidDel="00186111" w:rsidRDefault="00E17DE4" w:rsidP="00E17DE4">
            <w:pPr>
              <w:rPr>
                <w:del w:id="1788" w:author="Microsoft Office User" w:date="2023-06-07T12:53:00Z"/>
                <w:rFonts w:ascii="Arial" w:hAnsi="Arial" w:cs="Arial"/>
                <w:szCs w:val="24"/>
              </w:rPr>
            </w:pPr>
            <w:del w:id="1789" w:author="Microsoft Office User" w:date="2023-06-07T12:53:00Z">
              <w:r w:rsidRPr="00880B25" w:rsidDel="00186111">
                <w:rPr>
                  <w:rFonts w:ascii="Arial" w:hAnsi="Arial" w:cs="Arial"/>
                  <w:sz w:val="21"/>
                  <w:szCs w:val="21"/>
                </w:rPr>
                <w:delText>内容</w:delText>
              </w:r>
            </w:del>
          </w:p>
        </w:tc>
        <w:tc>
          <w:tcPr>
            <w:tcW w:w="966" w:type="dxa"/>
          </w:tcPr>
          <w:p w14:paraId="7CB43C02" w14:textId="4533E799" w:rsidR="00E17DE4" w:rsidRPr="00880B25" w:rsidDel="00186111" w:rsidRDefault="00E17DE4" w:rsidP="00E17DE4">
            <w:pPr>
              <w:rPr>
                <w:del w:id="1790" w:author="Microsoft Office User" w:date="2023-06-07T12:53:00Z"/>
                <w:rFonts w:ascii="Arial" w:hAnsi="Arial" w:cs="Arial"/>
                <w:sz w:val="21"/>
                <w:szCs w:val="21"/>
              </w:rPr>
            </w:pPr>
            <w:del w:id="1791" w:author="Microsoft Office User" w:date="2023-06-07T12:53:00Z">
              <w:r w:rsidRPr="00880B25" w:rsidDel="00186111">
                <w:rPr>
                  <w:rFonts w:ascii="Arial" w:hAnsi="Arial" w:cs="Arial"/>
                  <w:sz w:val="21"/>
                  <w:szCs w:val="21"/>
                </w:rPr>
                <w:delText>舱压</w:delText>
              </w:r>
            </w:del>
          </w:p>
        </w:tc>
        <w:tc>
          <w:tcPr>
            <w:tcW w:w="966" w:type="dxa"/>
          </w:tcPr>
          <w:p w14:paraId="296F0CA4" w14:textId="45EC16AD" w:rsidR="00E17DE4" w:rsidRPr="001B6CA1" w:rsidDel="00186111" w:rsidRDefault="00E17DE4" w:rsidP="00E17DE4">
            <w:pPr>
              <w:rPr>
                <w:del w:id="1792" w:author="Microsoft Office User" w:date="2023-06-07T12:53:00Z"/>
                <w:rFonts w:ascii="Arial" w:hAnsi="Arial" w:cs="Arial"/>
                <w:sz w:val="21"/>
                <w:szCs w:val="21"/>
              </w:rPr>
            </w:pPr>
            <w:del w:id="1793" w:author="Microsoft Office User" w:date="2023-06-07T12:53:00Z">
              <w:r w:rsidRPr="001B6CA1" w:rsidDel="00186111">
                <w:rPr>
                  <w:rFonts w:ascii="Arial" w:hAnsi="Arial" w:cs="Arial"/>
                  <w:sz w:val="21"/>
                  <w:szCs w:val="21"/>
                </w:rPr>
                <w:delText>电池状态</w:delText>
              </w:r>
            </w:del>
          </w:p>
        </w:tc>
        <w:tc>
          <w:tcPr>
            <w:tcW w:w="967" w:type="dxa"/>
          </w:tcPr>
          <w:p w14:paraId="2444C96B" w14:textId="54E37521" w:rsidR="00E17DE4" w:rsidRPr="001B6CA1" w:rsidDel="00186111" w:rsidRDefault="00E17DE4" w:rsidP="00E17DE4">
            <w:pPr>
              <w:rPr>
                <w:del w:id="1794" w:author="Microsoft Office User" w:date="2023-06-07T12:53:00Z"/>
                <w:rFonts w:ascii="Arial" w:hAnsi="Arial" w:cs="Arial"/>
                <w:sz w:val="21"/>
                <w:szCs w:val="21"/>
              </w:rPr>
            </w:pPr>
            <w:del w:id="1795" w:author="Microsoft Office User" w:date="2023-06-07T12:53:00Z">
              <w:r w:rsidRPr="001B6CA1" w:rsidDel="00186111">
                <w:rPr>
                  <w:rFonts w:ascii="Arial" w:hAnsi="Arial" w:cs="Arial"/>
                  <w:sz w:val="21"/>
                  <w:szCs w:val="21"/>
                </w:rPr>
                <w:delText>姿态</w:delText>
              </w:r>
            </w:del>
          </w:p>
        </w:tc>
        <w:tc>
          <w:tcPr>
            <w:tcW w:w="966" w:type="dxa"/>
          </w:tcPr>
          <w:p w14:paraId="7DEFDF8A" w14:textId="59C9EF3E" w:rsidR="00E17DE4" w:rsidRPr="001B6CA1" w:rsidDel="00186111" w:rsidRDefault="00E17DE4" w:rsidP="00E17DE4">
            <w:pPr>
              <w:rPr>
                <w:del w:id="1796" w:author="Microsoft Office User" w:date="2023-06-07T12:53:00Z"/>
                <w:rFonts w:ascii="Arial" w:hAnsi="Arial" w:cs="Arial"/>
                <w:szCs w:val="24"/>
              </w:rPr>
            </w:pPr>
            <w:del w:id="1797" w:author="Microsoft Office User" w:date="2023-06-07T12:53:00Z">
              <w:r w:rsidRPr="008247EE" w:rsidDel="00186111">
                <w:rPr>
                  <w:rFonts w:ascii="Arial" w:hAnsi="Arial" w:cs="Arial" w:hint="eastAsia"/>
                  <w:color w:val="FF0000"/>
                  <w:sz w:val="21"/>
                  <w:szCs w:val="21"/>
                </w:rPr>
                <w:delText>地震检波器</w:delText>
              </w:r>
              <w:r w:rsidRPr="008247EE" w:rsidDel="00186111">
                <w:rPr>
                  <w:rFonts w:ascii="Arial" w:hAnsi="Arial" w:cs="Arial" w:hint="eastAsia"/>
                  <w:color w:val="FF0000"/>
                  <w:sz w:val="21"/>
                  <w:szCs w:val="21"/>
                </w:rPr>
                <w:delText>X</w:delText>
              </w:r>
              <w:r w:rsidRPr="008247EE" w:rsidDel="00186111">
                <w:rPr>
                  <w:rFonts w:ascii="Arial" w:hAnsi="Arial" w:cs="Arial" w:hint="eastAsia"/>
                  <w:color w:val="FF0000"/>
                  <w:sz w:val="21"/>
                  <w:szCs w:val="21"/>
                </w:rPr>
                <w:delText>轴</w:delText>
              </w:r>
            </w:del>
          </w:p>
        </w:tc>
        <w:tc>
          <w:tcPr>
            <w:tcW w:w="966" w:type="dxa"/>
          </w:tcPr>
          <w:p w14:paraId="765FB0E2" w14:textId="41E5DCEF" w:rsidR="00E17DE4" w:rsidRPr="001B6CA1" w:rsidDel="00186111" w:rsidRDefault="00E17DE4" w:rsidP="00E17DE4">
            <w:pPr>
              <w:rPr>
                <w:del w:id="1798" w:author="Microsoft Office User" w:date="2023-06-07T12:53:00Z"/>
                <w:rFonts w:ascii="Arial" w:hAnsi="Arial" w:cs="Arial"/>
                <w:szCs w:val="24"/>
              </w:rPr>
            </w:pPr>
            <w:del w:id="1799" w:author="Microsoft Office User" w:date="2023-06-07T12:53:00Z">
              <w:r w:rsidRPr="008247EE" w:rsidDel="00186111">
                <w:rPr>
                  <w:rFonts w:ascii="Arial" w:hAnsi="Arial" w:cs="Arial" w:hint="eastAsia"/>
                  <w:color w:val="FF0000"/>
                  <w:sz w:val="21"/>
                  <w:szCs w:val="21"/>
                </w:rPr>
                <w:delText>地震检波器</w:delText>
              </w:r>
              <w:r w:rsidRPr="008247EE" w:rsidDel="00186111">
                <w:rPr>
                  <w:rFonts w:ascii="Arial" w:hAnsi="Arial" w:cs="Arial" w:hint="eastAsia"/>
                  <w:color w:val="FF0000"/>
                  <w:sz w:val="21"/>
                  <w:szCs w:val="21"/>
                </w:rPr>
                <w:delText>Y</w:delText>
              </w:r>
              <w:r w:rsidRPr="008247EE" w:rsidDel="00186111">
                <w:rPr>
                  <w:rFonts w:ascii="Arial" w:hAnsi="Arial" w:cs="Arial" w:hint="eastAsia"/>
                  <w:color w:val="FF0000"/>
                  <w:sz w:val="21"/>
                  <w:szCs w:val="21"/>
                </w:rPr>
                <w:delText>轴</w:delText>
              </w:r>
            </w:del>
          </w:p>
        </w:tc>
        <w:tc>
          <w:tcPr>
            <w:tcW w:w="966" w:type="dxa"/>
          </w:tcPr>
          <w:p w14:paraId="5011C2C4" w14:textId="60496E52" w:rsidR="00E17DE4" w:rsidRPr="001B6CA1" w:rsidDel="00186111" w:rsidRDefault="00E17DE4" w:rsidP="00E17DE4">
            <w:pPr>
              <w:rPr>
                <w:del w:id="1800" w:author="Microsoft Office User" w:date="2023-06-07T12:53:00Z"/>
                <w:rFonts w:ascii="Arial" w:hAnsi="Arial" w:cs="Arial"/>
                <w:szCs w:val="24"/>
              </w:rPr>
            </w:pPr>
            <w:del w:id="1801" w:author="Microsoft Office User" w:date="2023-06-07T12:53:00Z">
              <w:r w:rsidRPr="008247EE" w:rsidDel="00186111">
                <w:rPr>
                  <w:rFonts w:ascii="Arial" w:hAnsi="Arial" w:cs="Arial" w:hint="eastAsia"/>
                  <w:color w:val="FF0000"/>
                  <w:sz w:val="21"/>
                  <w:szCs w:val="21"/>
                </w:rPr>
                <w:delText>地震检波器</w:delText>
              </w:r>
              <w:r w:rsidRPr="008247EE" w:rsidDel="00186111">
                <w:rPr>
                  <w:rFonts w:ascii="Arial" w:hAnsi="Arial" w:cs="Arial" w:hint="eastAsia"/>
                  <w:color w:val="FF0000"/>
                  <w:sz w:val="21"/>
                  <w:szCs w:val="21"/>
                </w:rPr>
                <w:delText>Z</w:delText>
              </w:r>
              <w:r w:rsidRPr="008247EE" w:rsidDel="00186111">
                <w:rPr>
                  <w:rFonts w:ascii="Arial" w:hAnsi="Arial" w:cs="Arial" w:hint="eastAsia"/>
                  <w:color w:val="FF0000"/>
                  <w:sz w:val="21"/>
                  <w:szCs w:val="21"/>
                </w:rPr>
                <w:delText>轴</w:delText>
              </w:r>
            </w:del>
          </w:p>
        </w:tc>
        <w:tc>
          <w:tcPr>
            <w:tcW w:w="967" w:type="dxa"/>
          </w:tcPr>
          <w:p w14:paraId="5469ABFF" w14:textId="7C1A22EA" w:rsidR="00E17DE4" w:rsidRPr="001B6CA1" w:rsidDel="00186111" w:rsidRDefault="00E17DE4" w:rsidP="00E17DE4">
            <w:pPr>
              <w:rPr>
                <w:del w:id="1802" w:author="Microsoft Office User" w:date="2023-06-07T12:53:00Z"/>
                <w:rFonts w:ascii="Arial" w:hAnsi="Arial" w:cs="Arial"/>
                <w:szCs w:val="24"/>
              </w:rPr>
            </w:pPr>
          </w:p>
        </w:tc>
        <w:tc>
          <w:tcPr>
            <w:tcW w:w="967" w:type="dxa"/>
          </w:tcPr>
          <w:p w14:paraId="74F84AD2" w14:textId="11BA7720" w:rsidR="00E17DE4" w:rsidRPr="001B6CA1" w:rsidDel="00186111" w:rsidRDefault="00E17DE4" w:rsidP="00E17DE4">
            <w:pPr>
              <w:rPr>
                <w:del w:id="1803" w:author="Microsoft Office User" w:date="2023-06-07T12:53:00Z"/>
                <w:rFonts w:ascii="Arial" w:hAnsi="Arial" w:cs="Arial"/>
                <w:szCs w:val="24"/>
              </w:rPr>
            </w:pPr>
          </w:p>
        </w:tc>
      </w:tr>
      <w:tr w:rsidR="00E17DE4" w:rsidRPr="001B6CA1" w:rsidDel="00186111" w14:paraId="6EB933CB" w14:textId="3CEE739C" w:rsidTr="00E76095">
        <w:trPr>
          <w:tblHeader/>
          <w:jc w:val="center"/>
          <w:del w:id="1804" w:author="Microsoft Office User" w:date="2023-06-07T12:53:00Z"/>
        </w:trPr>
        <w:tc>
          <w:tcPr>
            <w:tcW w:w="964" w:type="dxa"/>
          </w:tcPr>
          <w:p w14:paraId="7029DFD4" w14:textId="210827AE" w:rsidR="00E17DE4" w:rsidRPr="001B6CA1" w:rsidDel="00186111" w:rsidRDefault="00E17DE4" w:rsidP="00E17DE4">
            <w:pPr>
              <w:spacing w:line="360" w:lineRule="auto"/>
              <w:rPr>
                <w:del w:id="1805" w:author="Microsoft Office User" w:date="2023-06-07T12:53:00Z"/>
                <w:rFonts w:ascii="Arial" w:hAnsi="Arial" w:cs="Arial"/>
                <w:b/>
                <w:szCs w:val="24"/>
              </w:rPr>
            </w:pPr>
            <w:del w:id="1806" w:author="Microsoft Office User" w:date="2023-06-07T12:53:00Z">
              <w:r w:rsidRPr="001B6CA1" w:rsidDel="00186111">
                <w:rPr>
                  <w:rFonts w:ascii="Arial" w:hAnsi="Arial" w:cs="Arial"/>
                  <w:b/>
                  <w:sz w:val="21"/>
                  <w:szCs w:val="21"/>
                </w:rPr>
                <w:delText>数据位</w:delText>
              </w:r>
            </w:del>
          </w:p>
        </w:tc>
        <w:tc>
          <w:tcPr>
            <w:tcW w:w="966" w:type="dxa"/>
          </w:tcPr>
          <w:p w14:paraId="117CB2F1" w14:textId="4728FABB" w:rsidR="00E17DE4" w:rsidRPr="001B6CA1" w:rsidDel="00186111" w:rsidRDefault="00E17DE4" w:rsidP="00E17DE4">
            <w:pPr>
              <w:spacing w:line="360" w:lineRule="auto"/>
              <w:rPr>
                <w:del w:id="1807" w:author="Microsoft Office User" w:date="2023-06-07T12:53:00Z"/>
                <w:rFonts w:ascii="Arial" w:hAnsi="Arial" w:cs="Arial"/>
                <w:b/>
                <w:szCs w:val="24"/>
              </w:rPr>
            </w:pPr>
            <w:del w:id="1808" w:author="Microsoft Office User" w:date="2023-06-07T12:53:00Z">
              <w:r w:rsidRPr="001B6CA1" w:rsidDel="00186111">
                <w:rPr>
                  <w:rFonts w:ascii="Arial" w:hAnsi="Arial" w:cs="Arial"/>
                  <w:b/>
                  <w:sz w:val="21"/>
                  <w:szCs w:val="21"/>
                </w:rPr>
                <w:delText>Byte3.7</w:delText>
              </w:r>
            </w:del>
          </w:p>
        </w:tc>
        <w:tc>
          <w:tcPr>
            <w:tcW w:w="966" w:type="dxa"/>
          </w:tcPr>
          <w:p w14:paraId="77E982D1" w14:textId="2E82DA1F" w:rsidR="00E17DE4" w:rsidRPr="001B6CA1" w:rsidDel="00186111" w:rsidRDefault="00E17DE4" w:rsidP="00E17DE4">
            <w:pPr>
              <w:spacing w:line="360" w:lineRule="auto"/>
              <w:rPr>
                <w:del w:id="1809" w:author="Microsoft Office User" w:date="2023-06-07T12:53:00Z"/>
                <w:rFonts w:ascii="Arial" w:hAnsi="Arial" w:cs="Arial"/>
                <w:b/>
                <w:szCs w:val="24"/>
              </w:rPr>
            </w:pPr>
            <w:del w:id="1810" w:author="Microsoft Office User" w:date="2023-06-07T12:53:00Z">
              <w:r w:rsidRPr="001B6CA1" w:rsidDel="00186111">
                <w:rPr>
                  <w:rFonts w:ascii="Arial" w:hAnsi="Arial" w:cs="Arial"/>
                  <w:b/>
                  <w:sz w:val="21"/>
                  <w:szCs w:val="21"/>
                </w:rPr>
                <w:delText>Byte3.6</w:delText>
              </w:r>
            </w:del>
          </w:p>
        </w:tc>
        <w:tc>
          <w:tcPr>
            <w:tcW w:w="967" w:type="dxa"/>
          </w:tcPr>
          <w:p w14:paraId="544C7FC4" w14:textId="4E42CC23" w:rsidR="00E17DE4" w:rsidRPr="001B6CA1" w:rsidDel="00186111" w:rsidRDefault="00E17DE4" w:rsidP="00E17DE4">
            <w:pPr>
              <w:spacing w:line="360" w:lineRule="auto"/>
              <w:rPr>
                <w:del w:id="1811" w:author="Microsoft Office User" w:date="2023-06-07T12:53:00Z"/>
                <w:rFonts w:ascii="Arial" w:hAnsi="Arial" w:cs="Arial"/>
                <w:b/>
                <w:szCs w:val="24"/>
              </w:rPr>
            </w:pPr>
            <w:del w:id="1812" w:author="Microsoft Office User" w:date="2023-06-07T12:53:00Z">
              <w:r w:rsidRPr="001B6CA1" w:rsidDel="00186111">
                <w:rPr>
                  <w:rFonts w:ascii="Arial" w:hAnsi="Arial" w:cs="Arial"/>
                  <w:b/>
                  <w:sz w:val="21"/>
                  <w:szCs w:val="21"/>
                </w:rPr>
                <w:delText>Byte3.5</w:delText>
              </w:r>
            </w:del>
          </w:p>
        </w:tc>
        <w:tc>
          <w:tcPr>
            <w:tcW w:w="966" w:type="dxa"/>
          </w:tcPr>
          <w:p w14:paraId="15CE5527" w14:textId="154D948A" w:rsidR="00E17DE4" w:rsidRPr="001B6CA1" w:rsidDel="00186111" w:rsidRDefault="00E17DE4" w:rsidP="00E17DE4">
            <w:pPr>
              <w:spacing w:line="360" w:lineRule="auto"/>
              <w:rPr>
                <w:del w:id="1813" w:author="Microsoft Office User" w:date="2023-06-07T12:53:00Z"/>
                <w:rFonts w:ascii="Arial" w:hAnsi="Arial" w:cs="Arial"/>
                <w:b/>
                <w:szCs w:val="24"/>
              </w:rPr>
            </w:pPr>
            <w:del w:id="1814" w:author="Microsoft Office User" w:date="2023-06-07T12:53:00Z">
              <w:r w:rsidRPr="001B6CA1" w:rsidDel="00186111">
                <w:rPr>
                  <w:rFonts w:ascii="Arial" w:hAnsi="Arial" w:cs="Arial"/>
                  <w:b/>
                  <w:sz w:val="21"/>
                  <w:szCs w:val="21"/>
                </w:rPr>
                <w:delText>Byte3.4</w:delText>
              </w:r>
            </w:del>
          </w:p>
        </w:tc>
        <w:tc>
          <w:tcPr>
            <w:tcW w:w="966" w:type="dxa"/>
          </w:tcPr>
          <w:p w14:paraId="27A56F91" w14:textId="58BA8D9E" w:rsidR="00E17DE4" w:rsidRPr="001B6CA1" w:rsidDel="00186111" w:rsidRDefault="00E17DE4" w:rsidP="00E17DE4">
            <w:pPr>
              <w:spacing w:line="360" w:lineRule="auto"/>
              <w:rPr>
                <w:del w:id="1815" w:author="Microsoft Office User" w:date="2023-06-07T12:53:00Z"/>
                <w:rFonts w:ascii="Arial" w:hAnsi="Arial" w:cs="Arial"/>
                <w:b/>
                <w:szCs w:val="24"/>
              </w:rPr>
            </w:pPr>
            <w:del w:id="1816" w:author="Microsoft Office User" w:date="2023-06-07T12:53:00Z">
              <w:r w:rsidRPr="001B6CA1" w:rsidDel="00186111">
                <w:rPr>
                  <w:rFonts w:ascii="Arial" w:hAnsi="Arial" w:cs="Arial"/>
                  <w:b/>
                  <w:sz w:val="21"/>
                  <w:szCs w:val="21"/>
                </w:rPr>
                <w:delText>Byte3.3</w:delText>
              </w:r>
            </w:del>
          </w:p>
        </w:tc>
        <w:tc>
          <w:tcPr>
            <w:tcW w:w="966" w:type="dxa"/>
          </w:tcPr>
          <w:p w14:paraId="10B5E293" w14:textId="7AA079B5" w:rsidR="00E17DE4" w:rsidRPr="001B6CA1" w:rsidDel="00186111" w:rsidRDefault="00E17DE4" w:rsidP="00E17DE4">
            <w:pPr>
              <w:spacing w:line="360" w:lineRule="auto"/>
              <w:rPr>
                <w:del w:id="1817" w:author="Microsoft Office User" w:date="2023-06-07T12:53:00Z"/>
                <w:rFonts w:ascii="Arial" w:hAnsi="Arial" w:cs="Arial"/>
                <w:b/>
                <w:szCs w:val="24"/>
              </w:rPr>
            </w:pPr>
            <w:del w:id="1818" w:author="Microsoft Office User" w:date="2023-06-07T12:53:00Z">
              <w:r w:rsidRPr="001B6CA1" w:rsidDel="00186111">
                <w:rPr>
                  <w:rFonts w:ascii="Arial" w:hAnsi="Arial" w:cs="Arial"/>
                  <w:b/>
                  <w:sz w:val="21"/>
                  <w:szCs w:val="21"/>
                </w:rPr>
                <w:delText>Byte3.2</w:delText>
              </w:r>
            </w:del>
          </w:p>
        </w:tc>
        <w:tc>
          <w:tcPr>
            <w:tcW w:w="967" w:type="dxa"/>
          </w:tcPr>
          <w:p w14:paraId="2CC1CD29" w14:textId="76E93EC8" w:rsidR="00E17DE4" w:rsidRPr="001B6CA1" w:rsidDel="00186111" w:rsidRDefault="00E17DE4" w:rsidP="00E17DE4">
            <w:pPr>
              <w:spacing w:line="360" w:lineRule="auto"/>
              <w:rPr>
                <w:del w:id="1819" w:author="Microsoft Office User" w:date="2023-06-07T12:53:00Z"/>
                <w:rFonts w:ascii="Arial" w:hAnsi="Arial" w:cs="Arial"/>
                <w:b/>
                <w:szCs w:val="24"/>
              </w:rPr>
            </w:pPr>
            <w:del w:id="1820" w:author="Microsoft Office User" w:date="2023-06-07T12:53:00Z">
              <w:r w:rsidRPr="001B6CA1" w:rsidDel="00186111">
                <w:rPr>
                  <w:rFonts w:ascii="Arial" w:hAnsi="Arial" w:cs="Arial"/>
                  <w:b/>
                  <w:sz w:val="21"/>
                  <w:szCs w:val="21"/>
                </w:rPr>
                <w:delText>Byte3.1</w:delText>
              </w:r>
            </w:del>
          </w:p>
        </w:tc>
        <w:tc>
          <w:tcPr>
            <w:tcW w:w="967" w:type="dxa"/>
          </w:tcPr>
          <w:p w14:paraId="21E87ABC" w14:textId="2A092C1F" w:rsidR="00E17DE4" w:rsidRPr="001B6CA1" w:rsidDel="00186111" w:rsidRDefault="00E17DE4" w:rsidP="00E17DE4">
            <w:pPr>
              <w:spacing w:line="360" w:lineRule="auto"/>
              <w:rPr>
                <w:del w:id="1821" w:author="Microsoft Office User" w:date="2023-06-07T12:53:00Z"/>
                <w:rFonts w:ascii="Arial" w:hAnsi="Arial" w:cs="Arial"/>
                <w:b/>
                <w:szCs w:val="24"/>
              </w:rPr>
            </w:pPr>
            <w:del w:id="1822" w:author="Microsoft Office User" w:date="2023-06-07T12:53:00Z">
              <w:r w:rsidRPr="001B6CA1" w:rsidDel="00186111">
                <w:rPr>
                  <w:rFonts w:ascii="Arial" w:hAnsi="Arial" w:cs="Arial"/>
                  <w:b/>
                  <w:sz w:val="21"/>
                  <w:szCs w:val="21"/>
                </w:rPr>
                <w:delText>Byte3.0</w:delText>
              </w:r>
            </w:del>
          </w:p>
        </w:tc>
      </w:tr>
      <w:tr w:rsidR="00E17DE4" w:rsidRPr="001B6CA1" w:rsidDel="00186111" w14:paraId="632EF002" w14:textId="46EB2875" w:rsidTr="00E76095">
        <w:trPr>
          <w:tblHeader/>
          <w:jc w:val="center"/>
          <w:del w:id="1823" w:author="Microsoft Office User" w:date="2023-06-07T12:53:00Z"/>
        </w:trPr>
        <w:tc>
          <w:tcPr>
            <w:tcW w:w="964" w:type="dxa"/>
          </w:tcPr>
          <w:p w14:paraId="5204E71C" w14:textId="04DA093A" w:rsidR="00E17DE4" w:rsidRPr="00880B25" w:rsidDel="00186111" w:rsidRDefault="00E17DE4" w:rsidP="00E17DE4">
            <w:pPr>
              <w:spacing w:line="360" w:lineRule="auto"/>
              <w:rPr>
                <w:del w:id="1824" w:author="Microsoft Office User" w:date="2023-06-07T12:53:00Z"/>
                <w:rFonts w:ascii="Arial" w:hAnsi="Arial" w:cs="Arial"/>
                <w:sz w:val="21"/>
                <w:szCs w:val="21"/>
              </w:rPr>
            </w:pPr>
            <w:del w:id="1825" w:author="Microsoft Office User" w:date="2023-06-07T12:53:00Z">
              <w:r w:rsidDel="00186111">
                <w:rPr>
                  <w:rFonts w:ascii="Arial" w:hAnsi="Arial" w:cs="Arial"/>
                  <w:sz w:val="21"/>
                  <w:szCs w:val="21"/>
                </w:rPr>
                <w:delText>内容</w:delText>
              </w:r>
            </w:del>
          </w:p>
        </w:tc>
        <w:tc>
          <w:tcPr>
            <w:tcW w:w="966" w:type="dxa"/>
          </w:tcPr>
          <w:p w14:paraId="2122FA76" w14:textId="3BA09ED5" w:rsidR="00E17DE4" w:rsidRPr="00880B25" w:rsidDel="00186111" w:rsidRDefault="00E17DE4" w:rsidP="00E17DE4">
            <w:pPr>
              <w:spacing w:line="360" w:lineRule="auto"/>
              <w:rPr>
                <w:del w:id="1826" w:author="Microsoft Office User" w:date="2023-06-07T12:53:00Z"/>
                <w:rFonts w:ascii="Arial" w:hAnsi="Arial" w:cs="Arial"/>
                <w:sz w:val="21"/>
                <w:szCs w:val="21"/>
              </w:rPr>
            </w:pPr>
          </w:p>
        </w:tc>
        <w:tc>
          <w:tcPr>
            <w:tcW w:w="966" w:type="dxa"/>
          </w:tcPr>
          <w:p w14:paraId="55EF39D0" w14:textId="1BFA2407" w:rsidR="00E17DE4" w:rsidRPr="00880B25" w:rsidDel="00186111" w:rsidRDefault="00E17DE4" w:rsidP="00E17DE4">
            <w:pPr>
              <w:spacing w:line="360" w:lineRule="auto"/>
              <w:rPr>
                <w:del w:id="1827" w:author="Microsoft Office User" w:date="2023-06-07T12:53:00Z"/>
                <w:rFonts w:ascii="Arial" w:hAnsi="Arial" w:cs="Arial"/>
                <w:sz w:val="21"/>
                <w:szCs w:val="21"/>
              </w:rPr>
            </w:pPr>
          </w:p>
        </w:tc>
        <w:tc>
          <w:tcPr>
            <w:tcW w:w="967" w:type="dxa"/>
          </w:tcPr>
          <w:p w14:paraId="5589BC33" w14:textId="6644E16E" w:rsidR="00E17DE4" w:rsidRPr="00880B25" w:rsidDel="00186111" w:rsidRDefault="00E17DE4" w:rsidP="00E17DE4">
            <w:pPr>
              <w:spacing w:line="360" w:lineRule="auto"/>
              <w:rPr>
                <w:del w:id="1828" w:author="Microsoft Office User" w:date="2023-06-07T12:53:00Z"/>
                <w:rFonts w:ascii="Arial" w:hAnsi="Arial" w:cs="Arial"/>
                <w:sz w:val="21"/>
                <w:szCs w:val="21"/>
              </w:rPr>
            </w:pPr>
          </w:p>
        </w:tc>
        <w:tc>
          <w:tcPr>
            <w:tcW w:w="966" w:type="dxa"/>
          </w:tcPr>
          <w:p w14:paraId="2005CFFD" w14:textId="7B891E56" w:rsidR="00E17DE4" w:rsidRPr="00880B25" w:rsidDel="00186111" w:rsidRDefault="00E17DE4" w:rsidP="00E17DE4">
            <w:pPr>
              <w:spacing w:line="360" w:lineRule="auto"/>
              <w:rPr>
                <w:del w:id="1829" w:author="Microsoft Office User" w:date="2023-06-07T12:53:00Z"/>
                <w:rFonts w:ascii="Arial" w:hAnsi="Arial" w:cs="Arial"/>
                <w:sz w:val="21"/>
                <w:szCs w:val="21"/>
              </w:rPr>
            </w:pPr>
          </w:p>
        </w:tc>
        <w:tc>
          <w:tcPr>
            <w:tcW w:w="966" w:type="dxa"/>
          </w:tcPr>
          <w:p w14:paraId="1A08E020" w14:textId="565DC03A" w:rsidR="00E17DE4" w:rsidRPr="00880B25" w:rsidDel="00186111" w:rsidRDefault="00E17DE4" w:rsidP="00E17DE4">
            <w:pPr>
              <w:spacing w:line="360" w:lineRule="auto"/>
              <w:rPr>
                <w:del w:id="1830" w:author="Microsoft Office User" w:date="2023-06-07T12:53:00Z"/>
                <w:rFonts w:ascii="Arial" w:hAnsi="Arial" w:cs="Arial"/>
                <w:sz w:val="21"/>
                <w:szCs w:val="21"/>
              </w:rPr>
            </w:pPr>
          </w:p>
        </w:tc>
        <w:tc>
          <w:tcPr>
            <w:tcW w:w="966" w:type="dxa"/>
          </w:tcPr>
          <w:p w14:paraId="618ADC7A" w14:textId="65A45BFE" w:rsidR="00E17DE4" w:rsidRPr="00880B25" w:rsidDel="00186111" w:rsidRDefault="00E17DE4" w:rsidP="00E17DE4">
            <w:pPr>
              <w:spacing w:line="360" w:lineRule="auto"/>
              <w:rPr>
                <w:del w:id="1831" w:author="Microsoft Office User" w:date="2023-06-07T12:53:00Z"/>
                <w:rFonts w:ascii="Arial" w:hAnsi="Arial" w:cs="Arial"/>
                <w:sz w:val="21"/>
                <w:szCs w:val="21"/>
              </w:rPr>
            </w:pPr>
          </w:p>
        </w:tc>
        <w:tc>
          <w:tcPr>
            <w:tcW w:w="967" w:type="dxa"/>
          </w:tcPr>
          <w:p w14:paraId="27391EA5" w14:textId="6D6A00D4" w:rsidR="00E17DE4" w:rsidRPr="00880B25" w:rsidDel="00186111" w:rsidRDefault="00E17DE4" w:rsidP="00E17DE4">
            <w:pPr>
              <w:spacing w:line="360" w:lineRule="auto"/>
              <w:rPr>
                <w:del w:id="1832" w:author="Microsoft Office User" w:date="2023-06-07T12:53:00Z"/>
                <w:rFonts w:ascii="Arial" w:hAnsi="Arial" w:cs="Arial"/>
                <w:sz w:val="21"/>
                <w:szCs w:val="21"/>
              </w:rPr>
            </w:pPr>
          </w:p>
        </w:tc>
        <w:tc>
          <w:tcPr>
            <w:tcW w:w="967" w:type="dxa"/>
          </w:tcPr>
          <w:p w14:paraId="5559701D" w14:textId="16AEB1E4" w:rsidR="00E17DE4" w:rsidRPr="00880B25" w:rsidDel="00186111" w:rsidRDefault="00E17DE4" w:rsidP="00E17DE4">
            <w:pPr>
              <w:spacing w:line="360" w:lineRule="auto"/>
              <w:rPr>
                <w:del w:id="1833" w:author="Microsoft Office User" w:date="2023-06-07T12:53:00Z"/>
                <w:rFonts w:ascii="Arial" w:hAnsi="Arial" w:cs="Arial"/>
                <w:sz w:val="21"/>
                <w:szCs w:val="21"/>
              </w:rPr>
            </w:pPr>
          </w:p>
        </w:tc>
      </w:tr>
    </w:tbl>
    <w:p w14:paraId="1ABA7703" w14:textId="1A306B46" w:rsidR="00C80BDC" w:rsidRPr="00E7370A" w:rsidDel="00186111" w:rsidRDefault="00C80BDC">
      <w:pPr>
        <w:pStyle w:val="ac"/>
        <w:numPr>
          <w:ilvl w:val="0"/>
          <w:numId w:val="13"/>
        </w:numPr>
        <w:spacing w:line="360" w:lineRule="auto"/>
        <w:ind w:firstLineChars="0"/>
        <w:rPr>
          <w:del w:id="1834" w:author="Microsoft Office User" w:date="2023-06-07T12:53:00Z"/>
          <w:rFonts w:ascii="Arial" w:hAnsi="Arial" w:cs="Arial"/>
          <w:b/>
          <w:bCs/>
        </w:rPr>
      </w:pPr>
      <w:del w:id="1835" w:author="Microsoft Office User" w:date="2023-06-07T12:53:00Z">
        <w:r w:rsidRPr="00E7370A" w:rsidDel="00186111">
          <w:rPr>
            <w:rFonts w:ascii="Arial" w:hAnsi="Arial" w:cs="Arial" w:hint="eastAsia"/>
            <w:b/>
            <w:bCs/>
          </w:rPr>
          <w:delText>设置传感器参数</w:delText>
        </w:r>
      </w:del>
    </w:p>
    <w:p w14:paraId="7E747259" w14:textId="2ECFCDE7" w:rsidR="00C80BDC" w:rsidRPr="009B4126" w:rsidDel="00186111" w:rsidRDefault="00C80BDC" w:rsidP="00C80BDC">
      <w:pPr>
        <w:pStyle w:val="ae"/>
        <w:keepNext/>
        <w:spacing w:beforeLines="100" w:before="312"/>
        <w:jc w:val="center"/>
        <w:rPr>
          <w:del w:id="1836" w:author="Microsoft Office User" w:date="2023-06-07T12:53:00Z"/>
          <w:rFonts w:ascii="黑体" w:hAnsi="黑体" w:cs="Arial"/>
          <w:color w:val="000000" w:themeColor="text1"/>
          <w:sz w:val="24"/>
        </w:rPr>
      </w:pPr>
      <w:del w:id="1837" w:author="Microsoft Office User" w:date="2023-06-07T12:53:00Z">
        <w:r w:rsidRPr="00F91D60" w:rsidDel="00186111">
          <w:rPr>
            <w:rFonts w:ascii="Arial" w:hAnsi="Arial" w:cs="Arial"/>
            <w:sz w:val="24"/>
          </w:rPr>
          <w:delText>表</w:delText>
        </w:r>
        <w:r w:rsidRPr="00F91D60" w:rsidDel="00186111">
          <w:rPr>
            <w:rFonts w:ascii="Arial" w:hAnsi="Arial" w:cs="Arial"/>
          </w:rPr>
          <w:fldChar w:fldCharType="begin"/>
        </w:r>
        <w:r w:rsidRPr="00F91D60" w:rsidDel="00186111">
          <w:rPr>
            <w:rFonts w:ascii="Arial" w:hAnsi="Arial" w:cs="Arial"/>
            <w:sz w:val="24"/>
          </w:rPr>
          <w:delInstrText xml:space="preserve"> STYLEREF 1 \s </w:delInstrText>
        </w:r>
        <w:r w:rsidRPr="00F91D60" w:rsidDel="00186111">
          <w:rPr>
            <w:rFonts w:ascii="Arial" w:hAnsi="Arial" w:cs="Arial"/>
          </w:rPr>
          <w:fldChar w:fldCharType="separate"/>
        </w:r>
        <w:r w:rsidR="000B2617" w:rsidDel="00186111">
          <w:rPr>
            <w:rFonts w:ascii="Arial" w:hAnsi="Arial" w:cs="Arial"/>
            <w:noProof/>
            <w:sz w:val="24"/>
          </w:rPr>
          <w:delText>2</w:delText>
        </w:r>
        <w:r w:rsidRPr="00F91D60" w:rsidDel="00186111">
          <w:rPr>
            <w:rFonts w:ascii="Arial" w:hAnsi="Arial" w:cs="Arial"/>
          </w:rPr>
          <w:fldChar w:fldCharType="end"/>
        </w:r>
        <w:r w:rsidRPr="00F91D60" w:rsidDel="00186111">
          <w:rPr>
            <w:rFonts w:ascii="Arial" w:hAnsi="Arial" w:cs="Arial"/>
            <w:sz w:val="24"/>
          </w:rPr>
          <w:delText>.</w:delText>
        </w:r>
        <w:r w:rsidRPr="00F91D60" w:rsidDel="00186111">
          <w:rPr>
            <w:rFonts w:ascii="Arial" w:hAnsi="Arial" w:cs="Arial"/>
          </w:rPr>
          <w:fldChar w:fldCharType="begin"/>
        </w:r>
        <w:r w:rsidRPr="00F91D60" w:rsidDel="00186111">
          <w:rPr>
            <w:rFonts w:ascii="Arial" w:hAnsi="Arial" w:cs="Arial"/>
            <w:sz w:val="24"/>
          </w:rPr>
          <w:delInstrText xml:space="preserve"> SEQ </w:delInstrText>
        </w:r>
        <w:r w:rsidRPr="00F91D60" w:rsidDel="00186111">
          <w:rPr>
            <w:rFonts w:ascii="Arial" w:hAnsi="Arial" w:cs="Arial"/>
            <w:sz w:val="24"/>
          </w:rPr>
          <w:delInstrText>表</w:delInstrText>
        </w:r>
        <w:r w:rsidRPr="00F91D60" w:rsidDel="00186111">
          <w:rPr>
            <w:rFonts w:ascii="Arial" w:hAnsi="Arial" w:cs="Arial"/>
            <w:sz w:val="24"/>
          </w:rPr>
          <w:delInstrText xml:space="preserve"> \* ARABIC \s 1 </w:delInstrText>
        </w:r>
        <w:r w:rsidRPr="00F91D60" w:rsidDel="00186111">
          <w:rPr>
            <w:rFonts w:ascii="Arial" w:hAnsi="Arial" w:cs="Arial"/>
          </w:rPr>
          <w:fldChar w:fldCharType="separate"/>
        </w:r>
        <w:r w:rsidR="000B2617" w:rsidDel="00186111">
          <w:rPr>
            <w:rFonts w:ascii="Arial" w:hAnsi="Arial" w:cs="Arial"/>
            <w:noProof/>
            <w:sz w:val="24"/>
          </w:rPr>
          <w:delText>5</w:delText>
        </w:r>
        <w:r w:rsidRPr="00F91D60" w:rsidDel="00186111">
          <w:rPr>
            <w:rFonts w:ascii="Arial" w:hAnsi="Arial" w:cs="Arial"/>
          </w:rPr>
          <w:fldChar w:fldCharType="end"/>
        </w:r>
        <w:r w:rsidRPr="00F91D60" w:rsidDel="00186111">
          <w:rPr>
            <w:rFonts w:ascii="Arial" w:hAnsi="Arial" w:cs="Arial" w:hint="eastAsia"/>
            <w:sz w:val="24"/>
          </w:rPr>
          <w:delText xml:space="preserve">　</w:delText>
        </w:r>
        <w:r w:rsidRPr="009B4126" w:rsidDel="00186111">
          <w:rPr>
            <w:rFonts w:ascii="Arial" w:hAnsi="Arial" w:cs="Arial" w:hint="eastAsia"/>
            <w:sz w:val="24"/>
          </w:rPr>
          <w:delText>传感器参数数据说明</w:delText>
        </w:r>
      </w:del>
    </w:p>
    <w:tbl>
      <w:tblPr>
        <w:tblStyle w:val="a4"/>
        <w:tblW w:w="8695" w:type="dxa"/>
        <w:jc w:val="center"/>
        <w:tblLook w:val="04A0" w:firstRow="1" w:lastRow="0" w:firstColumn="1" w:lastColumn="0" w:noHBand="0" w:noVBand="1"/>
      </w:tblPr>
      <w:tblGrid>
        <w:gridCol w:w="964"/>
        <w:gridCol w:w="966"/>
        <w:gridCol w:w="966"/>
        <w:gridCol w:w="967"/>
        <w:gridCol w:w="966"/>
        <w:gridCol w:w="966"/>
        <w:gridCol w:w="967"/>
        <w:gridCol w:w="966"/>
        <w:gridCol w:w="967"/>
      </w:tblGrid>
      <w:tr w:rsidR="00C80BDC" w:rsidRPr="001B6CA1" w:rsidDel="00186111" w14:paraId="45BB9F48" w14:textId="72952930" w:rsidTr="00E76095">
        <w:trPr>
          <w:tblHeader/>
          <w:jc w:val="center"/>
          <w:del w:id="1838" w:author="Microsoft Office User" w:date="2023-06-07T12:53:00Z"/>
        </w:trPr>
        <w:tc>
          <w:tcPr>
            <w:tcW w:w="964" w:type="dxa"/>
            <w:shd w:val="clear" w:color="auto" w:fill="D0CECE" w:themeFill="background2" w:themeFillShade="E6"/>
          </w:tcPr>
          <w:p w14:paraId="5453AC61" w14:textId="20C4CB81" w:rsidR="00C80BDC" w:rsidRPr="001B6CA1" w:rsidDel="00186111" w:rsidRDefault="00C80BDC" w:rsidP="00E76095">
            <w:pPr>
              <w:rPr>
                <w:del w:id="1839" w:author="Microsoft Office User" w:date="2023-06-07T12:53:00Z"/>
                <w:rFonts w:ascii="Arial" w:hAnsi="Arial" w:cs="Arial"/>
                <w:b/>
                <w:sz w:val="21"/>
                <w:szCs w:val="21"/>
              </w:rPr>
            </w:pPr>
            <w:del w:id="1840" w:author="Microsoft Office User" w:date="2023-06-07T12:53:00Z">
              <w:r w:rsidDel="00186111">
                <w:rPr>
                  <w:rFonts w:ascii="Arial" w:hAnsi="Arial" w:cs="Arial"/>
                  <w:b/>
                  <w:sz w:val="21"/>
                  <w:szCs w:val="21"/>
                </w:rPr>
                <w:delText>数据位</w:delText>
              </w:r>
            </w:del>
          </w:p>
        </w:tc>
        <w:tc>
          <w:tcPr>
            <w:tcW w:w="966" w:type="dxa"/>
            <w:shd w:val="clear" w:color="auto" w:fill="D0CECE" w:themeFill="background2" w:themeFillShade="E6"/>
          </w:tcPr>
          <w:p w14:paraId="2908DC62" w14:textId="30212859" w:rsidR="00C80BDC" w:rsidRPr="001B6CA1" w:rsidDel="00186111" w:rsidRDefault="00C80BDC" w:rsidP="00E76095">
            <w:pPr>
              <w:jc w:val="center"/>
              <w:rPr>
                <w:del w:id="1841" w:author="Microsoft Office User" w:date="2023-06-07T12:53:00Z"/>
                <w:rFonts w:ascii="Arial" w:hAnsi="Arial" w:cs="Arial"/>
                <w:b/>
                <w:sz w:val="21"/>
                <w:szCs w:val="21"/>
              </w:rPr>
            </w:pPr>
            <w:del w:id="1842" w:author="Microsoft Office User" w:date="2023-06-07T12:53:00Z">
              <w:r w:rsidRPr="001B6CA1" w:rsidDel="00186111">
                <w:rPr>
                  <w:rFonts w:ascii="Arial" w:hAnsi="Arial" w:cs="Arial"/>
                  <w:b/>
                  <w:sz w:val="21"/>
                  <w:szCs w:val="21"/>
                </w:rPr>
                <w:delText>Byte1.7</w:delText>
              </w:r>
            </w:del>
          </w:p>
        </w:tc>
        <w:tc>
          <w:tcPr>
            <w:tcW w:w="966" w:type="dxa"/>
            <w:shd w:val="clear" w:color="auto" w:fill="D0CECE" w:themeFill="background2" w:themeFillShade="E6"/>
          </w:tcPr>
          <w:p w14:paraId="53FB5898" w14:textId="7198150D" w:rsidR="00C80BDC" w:rsidRPr="001B6CA1" w:rsidDel="00186111" w:rsidRDefault="00C80BDC" w:rsidP="00E76095">
            <w:pPr>
              <w:jc w:val="center"/>
              <w:rPr>
                <w:del w:id="1843" w:author="Microsoft Office User" w:date="2023-06-07T12:53:00Z"/>
                <w:rFonts w:ascii="Arial" w:hAnsi="Arial" w:cs="Arial"/>
                <w:b/>
                <w:sz w:val="21"/>
                <w:szCs w:val="21"/>
              </w:rPr>
            </w:pPr>
            <w:del w:id="1844" w:author="Microsoft Office User" w:date="2023-06-07T12:53:00Z">
              <w:r w:rsidRPr="001B6CA1" w:rsidDel="00186111">
                <w:rPr>
                  <w:rFonts w:ascii="Arial" w:hAnsi="Arial" w:cs="Arial"/>
                  <w:b/>
                  <w:sz w:val="21"/>
                  <w:szCs w:val="21"/>
                </w:rPr>
                <w:delText>Byte1.6</w:delText>
              </w:r>
            </w:del>
          </w:p>
        </w:tc>
        <w:tc>
          <w:tcPr>
            <w:tcW w:w="967" w:type="dxa"/>
            <w:shd w:val="clear" w:color="auto" w:fill="D0CECE" w:themeFill="background2" w:themeFillShade="E6"/>
          </w:tcPr>
          <w:p w14:paraId="6C829383" w14:textId="4B094D0C" w:rsidR="00C80BDC" w:rsidRPr="001B6CA1" w:rsidDel="00186111" w:rsidRDefault="00C80BDC" w:rsidP="00E76095">
            <w:pPr>
              <w:jc w:val="center"/>
              <w:rPr>
                <w:del w:id="1845" w:author="Microsoft Office User" w:date="2023-06-07T12:53:00Z"/>
                <w:rFonts w:ascii="Arial" w:hAnsi="Arial" w:cs="Arial"/>
                <w:b/>
                <w:sz w:val="21"/>
                <w:szCs w:val="21"/>
              </w:rPr>
            </w:pPr>
            <w:del w:id="1846" w:author="Microsoft Office User" w:date="2023-06-07T12:53:00Z">
              <w:r w:rsidRPr="001B6CA1" w:rsidDel="00186111">
                <w:rPr>
                  <w:rFonts w:ascii="Arial" w:hAnsi="Arial" w:cs="Arial"/>
                  <w:b/>
                  <w:sz w:val="21"/>
                  <w:szCs w:val="21"/>
                </w:rPr>
                <w:delText>Byte1.5</w:delText>
              </w:r>
            </w:del>
          </w:p>
        </w:tc>
        <w:tc>
          <w:tcPr>
            <w:tcW w:w="966" w:type="dxa"/>
            <w:shd w:val="clear" w:color="auto" w:fill="D0CECE" w:themeFill="background2" w:themeFillShade="E6"/>
          </w:tcPr>
          <w:p w14:paraId="6861EFB0" w14:textId="58286E13" w:rsidR="00C80BDC" w:rsidRPr="001B6CA1" w:rsidDel="00186111" w:rsidRDefault="00C80BDC" w:rsidP="00E76095">
            <w:pPr>
              <w:jc w:val="center"/>
              <w:rPr>
                <w:del w:id="1847" w:author="Microsoft Office User" w:date="2023-06-07T12:53:00Z"/>
                <w:rFonts w:ascii="Arial" w:hAnsi="Arial" w:cs="Arial"/>
                <w:b/>
                <w:sz w:val="21"/>
                <w:szCs w:val="21"/>
              </w:rPr>
            </w:pPr>
            <w:del w:id="1848" w:author="Microsoft Office User" w:date="2023-06-07T12:53:00Z">
              <w:r w:rsidRPr="001B6CA1" w:rsidDel="00186111">
                <w:rPr>
                  <w:rFonts w:ascii="Arial" w:hAnsi="Arial" w:cs="Arial"/>
                  <w:b/>
                  <w:sz w:val="21"/>
                  <w:szCs w:val="21"/>
                </w:rPr>
                <w:delText>Byte1.4</w:delText>
              </w:r>
            </w:del>
          </w:p>
        </w:tc>
        <w:tc>
          <w:tcPr>
            <w:tcW w:w="966" w:type="dxa"/>
            <w:shd w:val="clear" w:color="auto" w:fill="D0CECE" w:themeFill="background2" w:themeFillShade="E6"/>
          </w:tcPr>
          <w:p w14:paraId="103530BF" w14:textId="6B8D2108" w:rsidR="00C80BDC" w:rsidRPr="001B6CA1" w:rsidDel="00186111" w:rsidRDefault="00C80BDC" w:rsidP="00E76095">
            <w:pPr>
              <w:jc w:val="center"/>
              <w:rPr>
                <w:del w:id="1849" w:author="Microsoft Office User" w:date="2023-06-07T12:53:00Z"/>
                <w:rFonts w:ascii="Arial" w:hAnsi="Arial" w:cs="Arial"/>
                <w:b/>
                <w:sz w:val="21"/>
                <w:szCs w:val="21"/>
              </w:rPr>
            </w:pPr>
            <w:del w:id="1850" w:author="Microsoft Office User" w:date="2023-06-07T12:53:00Z">
              <w:r w:rsidRPr="001B6CA1" w:rsidDel="00186111">
                <w:rPr>
                  <w:rFonts w:ascii="Arial" w:hAnsi="Arial" w:cs="Arial"/>
                  <w:b/>
                  <w:sz w:val="21"/>
                  <w:szCs w:val="21"/>
                </w:rPr>
                <w:delText>Byte1.3</w:delText>
              </w:r>
            </w:del>
          </w:p>
        </w:tc>
        <w:tc>
          <w:tcPr>
            <w:tcW w:w="967" w:type="dxa"/>
            <w:shd w:val="clear" w:color="auto" w:fill="D0CECE" w:themeFill="background2" w:themeFillShade="E6"/>
          </w:tcPr>
          <w:p w14:paraId="639BC1E3" w14:textId="4B76453F" w:rsidR="00C80BDC" w:rsidRPr="001B6CA1" w:rsidDel="00186111" w:rsidRDefault="00C80BDC" w:rsidP="00E76095">
            <w:pPr>
              <w:jc w:val="center"/>
              <w:rPr>
                <w:del w:id="1851" w:author="Microsoft Office User" w:date="2023-06-07T12:53:00Z"/>
                <w:rFonts w:ascii="Arial" w:hAnsi="Arial" w:cs="Arial"/>
                <w:b/>
                <w:sz w:val="21"/>
                <w:szCs w:val="21"/>
              </w:rPr>
            </w:pPr>
            <w:del w:id="1852" w:author="Microsoft Office User" w:date="2023-06-07T12:53:00Z">
              <w:r w:rsidRPr="001B6CA1" w:rsidDel="00186111">
                <w:rPr>
                  <w:rFonts w:ascii="Arial" w:hAnsi="Arial" w:cs="Arial"/>
                  <w:b/>
                  <w:sz w:val="21"/>
                  <w:szCs w:val="21"/>
                </w:rPr>
                <w:delText>Byte1.2</w:delText>
              </w:r>
            </w:del>
          </w:p>
        </w:tc>
        <w:tc>
          <w:tcPr>
            <w:tcW w:w="966" w:type="dxa"/>
            <w:shd w:val="clear" w:color="auto" w:fill="D0CECE" w:themeFill="background2" w:themeFillShade="E6"/>
          </w:tcPr>
          <w:p w14:paraId="696A0BA3" w14:textId="50497ADE" w:rsidR="00C80BDC" w:rsidRPr="001B6CA1" w:rsidDel="00186111" w:rsidRDefault="00C80BDC" w:rsidP="00E76095">
            <w:pPr>
              <w:jc w:val="center"/>
              <w:rPr>
                <w:del w:id="1853" w:author="Microsoft Office User" w:date="2023-06-07T12:53:00Z"/>
                <w:rFonts w:ascii="Arial" w:hAnsi="Arial" w:cs="Arial"/>
                <w:b/>
                <w:sz w:val="21"/>
                <w:szCs w:val="21"/>
              </w:rPr>
            </w:pPr>
            <w:del w:id="1854" w:author="Microsoft Office User" w:date="2023-06-07T12:53:00Z">
              <w:r w:rsidRPr="001B6CA1" w:rsidDel="00186111">
                <w:rPr>
                  <w:rFonts w:ascii="Arial" w:hAnsi="Arial" w:cs="Arial"/>
                  <w:b/>
                  <w:sz w:val="21"/>
                  <w:szCs w:val="21"/>
                </w:rPr>
                <w:delText>Byte1.1</w:delText>
              </w:r>
            </w:del>
          </w:p>
        </w:tc>
        <w:tc>
          <w:tcPr>
            <w:tcW w:w="967" w:type="dxa"/>
            <w:shd w:val="clear" w:color="auto" w:fill="D0CECE" w:themeFill="background2" w:themeFillShade="E6"/>
          </w:tcPr>
          <w:p w14:paraId="244D54D1" w14:textId="21C3E0D6" w:rsidR="00C80BDC" w:rsidRPr="001B6CA1" w:rsidDel="00186111" w:rsidRDefault="00C80BDC" w:rsidP="00E76095">
            <w:pPr>
              <w:jc w:val="center"/>
              <w:rPr>
                <w:del w:id="1855" w:author="Microsoft Office User" w:date="2023-06-07T12:53:00Z"/>
                <w:rFonts w:ascii="Arial" w:hAnsi="Arial" w:cs="Arial"/>
                <w:b/>
                <w:sz w:val="21"/>
                <w:szCs w:val="21"/>
              </w:rPr>
            </w:pPr>
            <w:del w:id="1856" w:author="Microsoft Office User" w:date="2023-06-07T12:53:00Z">
              <w:r w:rsidRPr="001B6CA1" w:rsidDel="00186111">
                <w:rPr>
                  <w:rFonts w:ascii="Arial" w:hAnsi="Arial" w:cs="Arial"/>
                  <w:b/>
                  <w:sz w:val="21"/>
                  <w:szCs w:val="21"/>
                </w:rPr>
                <w:delText>Byte1.0</w:delText>
              </w:r>
            </w:del>
          </w:p>
        </w:tc>
      </w:tr>
      <w:tr w:rsidR="00C80BDC" w:rsidRPr="001B6CA1" w:rsidDel="00186111" w14:paraId="0CB0332C" w14:textId="2903D380" w:rsidTr="00E76095">
        <w:trPr>
          <w:tblHeader/>
          <w:jc w:val="center"/>
          <w:del w:id="1857" w:author="Microsoft Office User" w:date="2023-06-07T12:53:00Z"/>
        </w:trPr>
        <w:tc>
          <w:tcPr>
            <w:tcW w:w="964" w:type="dxa"/>
          </w:tcPr>
          <w:p w14:paraId="49DA6054" w14:textId="1AC50A20" w:rsidR="00C80BDC" w:rsidRPr="001B6CA1" w:rsidDel="00186111" w:rsidRDefault="00C80BDC" w:rsidP="00E76095">
            <w:pPr>
              <w:rPr>
                <w:del w:id="1858" w:author="Microsoft Office User" w:date="2023-06-07T12:53:00Z"/>
                <w:rFonts w:ascii="Arial" w:hAnsi="Arial" w:cs="Arial"/>
                <w:sz w:val="21"/>
                <w:szCs w:val="21"/>
              </w:rPr>
            </w:pPr>
            <w:del w:id="1859" w:author="Microsoft Office User" w:date="2023-06-07T12:53:00Z">
              <w:r w:rsidDel="00186111">
                <w:rPr>
                  <w:rFonts w:ascii="Arial" w:hAnsi="Arial" w:cs="Arial"/>
                  <w:sz w:val="21"/>
                  <w:szCs w:val="21"/>
                </w:rPr>
                <w:delText>内容</w:delText>
              </w:r>
            </w:del>
          </w:p>
        </w:tc>
        <w:tc>
          <w:tcPr>
            <w:tcW w:w="3865" w:type="dxa"/>
            <w:gridSpan w:val="4"/>
          </w:tcPr>
          <w:p w14:paraId="59AE41D1" w14:textId="7EA439DC" w:rsidR="00C80BDC" w:rsidDel="00186111" w:rsidRDefault="00C80BDC" w:rsidP="00E76095">
            <w:pPr>
              <w:rPr>
                <w:del w:id="1860" w:author="Microsoft Office User" w:date="2023-06-07T12:53:00Z"/>
                <w:rFonts w:ascii="Arial" w:hAnsi="Arial" w:cs="Arial"/>
                <w:sz w:val="21"/>
                <w:szCs w:val="21"/>
              </w:rPr>
            </w:pPr>
            <w:del w:id="1861" w:author="Microsoft Office User" w:date="2023-06-07T12:53:00Z">
              <w:r w:rsidDel="00186111">
                <w:rPr>
                  <w:rFonts w:ascii="Arial" w:hAnsi="Arial" w:cs="Arial" w:hint="eastAsia"/>
                  <w:sz w:val="21"/>
                  <w:szCs w:val="21"/>
                </w:rPr>
                <w:delText>传感器号</w:delText>
              </w:r>
            </w:del>
          </w:p>
          <w:p w14:paraId="0D1FDDD3" w14:textId="2235928A" w:rsidR="00C80BDC" w:rsidRPr="001B6CA1" w:rsidDel="00186111" w:rsidRDefault="00C80BDC" w:rsidP="00E76095">
            <w:pPr>
              <w:rPr>
                <w:del w:id="1862" w:author="Microsoft Office User" w:date="2023-06-07T12:53:00Z"/>
                <w:rFonts w:ascii="Arial" w:hAnsi="Arial" w:cs="Arial"/>
                <w:sz w:val="21"/>
                <w:szCs w:val="21"/>
              </w:rPr>
            </w:pPr>
            <w:del w:id="1863" w:author="Microsoft Office User" w:date="2023-06-07T12:53:00Z">
              <w:r w:rsidDel="00186111">
                <w:rPr>
                  <w:rFonts w:ascii="Arial" w:hAnsi="Arial" w:cs="Arial" w:hint="eastAsia"/>
                  <w:sz w:val="21"/>
                  <w:szCs w:val="21"/>
                </w:rPr>
                <w:delText>1</w:delText>
              </w:r>
              <w:r w:rsidDel="00186111">
                <w:rPr>
                  <w:rFonts w:ascii="Arial" w:hAnsi="Arial" w:cs="Arial" w:hint="eastAsia"/>
                  <w:sz w:val="21"/>
                  <w:szCs w:val="21"/>
                </w:rPr>
                <w:delText>：水听器；</w:delText>
              </w:r>
              <w:r w:rsidDel="00186111">
                <w:rPr>
                  <w:rFonts w:ascii="Arial" w:hAnsi="Arial" w:cs="Arial" w:hint="eastAsia"/>
                  <w:sz w:val="21"/>
                  <w:szCs w:val="21"/>
                </w:rPr>
                <w:delText>2</w:delText>
              </w:r>
              <w:r w:rsidDel="00186111">
                <w:rPr>
                  <w:rFonts w:ascii="Arial" w:hAnsi="Arial" w:cs="Arial" w:hint="eastAsia"/>
                  <w:sz w:val="21"/>
                  <w:szCs w:val="21"/>
                </w:rPr>
                <w:delText>：三坐标三轴；</w:delText>
              </w:r>
              <w:r w:rsidR="00E17DE4" w:rsidRPr="008247EE" w:rsidDel="00186111">
                <w:rPr>
                  <w:rFonts w:ascii="Arial" w:hAnsi="Arial" w:cs="Arial" w:hint="eastAsia"/>
                  <w:color w:val="FF0000"/>
                  <w:sz w:val="21"/>
                  <w:szCs w:val="21"/>
                </w:rPr>
                <w:delText>3</w:delText>
              </w:r>
              <w:r w:rsidR="00E17DE4" w:rsidRPr="008247EE" w:rsidDel="00186111">
                <w:rPr>
                  <w:rFonts w:ascii="Arial" w:hAnsi="Arial" w:cs="Arial" w:hint="eastAsia"/>
                  <w:color w:val="FF0000"/>
                  <w:sz w:val="21"/>
                  <w:szCs w:val="21"/>
                </w:rPr>
                <w:delText>：压力传感器</w:delText>
              </w:r>
            </w:del>
          </w:p>
        </w:tc>
        <w:tc>
          <w:tcPr>
            <w:tcW w:w="3866" w:type="dxa"/>
            <w:gridSpan w:val="4"/>
          </w:tcPr>
          <w:p w14:paraId="1A8D9489" w14:textId="452D272F" w:rsidR="00C80BDC" w:rsidDel="00186111" w:rsidRDefault="00C80BDC" w:rsidP="00E76095">
            <w:pPr>
              <w:rPr>
                <w:del w:id="1864" w:author="Microsoft Office User" w:date="2023-06-07T12:53:00Z"/>
                <w:rFonts w:ascii="Arial" w:hAnsi="Arial" w:cs="Arial"/>
                <w:sz w:val="21"/>
                <w:szCs w:val="21"/>
              </w:rPr>
            </w:pPr>
            <w:del w:id="1865" w:author="Microsoft Office User" w:date="2023-06-07T12:53:00Z">
              <w:r w:rsidDel="00186111">
                <w:rPr>
                  <w:rFonts w:ascii="Arial" w:hAnsi="Arial" w:cs="Arial" w:hint="eastAsia"/>
                  <w:sz w:val="21"/>
                  <w:szCs w:val="21"/>
                </w:rPr>
                <w:delText>采样率</w:delText>
              </w:r>
            </w:del>
          </w:p>
          <w:p w14:paraId="44881E0A" w14:textId="109F2C65" w:rsidR="00C80BDC" w:rsidDel="00186111" w:rsidRDefault="00C80BDC" w:rsidP="00E76095">
            <w:pPr>
              <w:rPr>
                <w:del w:id="1866" w:author="Microsoft Office User" w:date="2023-06-07T12:53:00Z"/>
                <w:rFonts w:ascii="Arial" w:hAnsi="Arial" w:cs="Arial"/>
                <w:sz w:val="21"/>
                <w:szCs w:val="21"/>
              </w:rPr>
            </w:pPr>
            <w:del w:id="1867" w:author="Microsoft Office User" w:date="2023-06-07T12:53:00Z">
              <w:r w:rsidDel="00186111">
                <w:rPr>
                  <w:rFonts w:ascii="Arial" w:hAnsi="Arial" w:cs="Arial" w:hint="eastAsia"/>
                  <w:sz w:val="21"/>
                  <w:szCs w:val="21"/>
                </w:rPr>
                <w:delText>0</w:delText>
              </w:r>
              <w:r w:rsidDel="00186111">
                <w:rPr>
                  <w:rFonts w:ascii="Arial" w:hAnsi="Arial" w:cs="Arial" w:hint="eastAsia"/>
                  <w:sz w:val="21"/>
                  <w:szCs w:val="21"/>
                </w:rPr>
                <w:delText>：</w:delText>
              </w:r>
              <w:r w:rsidDel="00186111">
                <w:rPr>
                  <w:rFonts w:ascii="Arial" w:hAnsi="Arial" w:cs="Arial" w:hint="eastAsia"/>
                  <w:sz w:val="21"/>
                  <w:szCs w:val="21"/>
                </w:rPr>
                <w:delText>0.1k</w:delText>
              </w:r>
              <w:r w:rsidDel="00186111">
                <w:rPr>
                  <w:rFonts w:ascii="Arial" w:hAnsi="Arial" w:cs="Arial" w:hint="eastAsia"/>
                  <w:sz w:val="21"/>
                  <w:szCs w:val="21"/>
                </w:rPr>
                <w:delText>；</w:delText>
              </w:r>
              <w:r w:rsidRPr="00342F9E" w:rsidDel="00186111">
                <w:rPr>
                  <w:rFonts w:ascii="Arial" w:hAnsi="Arial" w:cs="Arial"/>
                  <w:sz w:val="21"/>
                  <w:szCs w:val="21"/>
                </w:rPr>
                <w:delText>1</w:delText>
              </w:r>
              <w:r w:rsidRPr="00342F9E" w:rsidDel="00186111">
                <w:rPr>
                  <w:rFonts w:ascii="Arial" w:hAnsi="Arial" w:cs="Arial"/>
                  <w:sz w:val="21"/>
                  <w:szCs w:val="21"/>
                </w:rPr>
                <w:delText>：</w:delText>
              </w:r>
              <w:r w:rsidRPr="00342F9E" w:rsidDel="00186111">
                <w:rPr>
                  <w:rFonts w:ascii="Arial" w:hAnsi="Arial" w:cs="Arial"/>
                  <w:sz w:val="21"/>
                  <w:szCs w:val="21"/>
                </w:rPr>
                <w:delText>1k</w:delText>
              </w:r>
              <w:r w:rsidDel="00186111">
                <w:rPr>
                  <w:rFonts w:ascii="Arial" w:hAnsi="Arial" w:cs="Arial" w:hint="eastAsia"/>
                  <w:sz w:val="21"/>
                  <w:szCs w:val="21"/>
                </w:rPr>
                <w:delText>；</w:delText>
              </w:r>
              <w:r w:rsidRPr="00342F9E" w:rsidDel="00186111">
                <w:rPr>
                  <w:rFonts w:ascii="Arial" w:hAnsi="Arial" w:cs="Arial"/>
                  <w:sz w:val="21"/>
                  <w:szCs w:val="21"/>
                </w:rPr>
                <w:delText>2</w:delText>
              </w:r>
              <w:r w:rsidRPr="00342F9E" w:rsidDel="00186111">
                <w:rPr>
                  <w:rFonts w:ascii="Arial" w:hAnsi="Arial" w:cs="Arial"/>
                  <w:sz w:val="21"/>
                  <w:szCs w:val="21"/>
                </w:rPr>
                <w:delText>：</w:delText>
              </w:r>
              <w:r w:rsidRPr="00342F9E" w:rsidDel="00186111">
                <w:rPr>
                  <w:rFonts w:ascii="Arial" w:hAnsi="Arial" w:cs="Arial"/>
                  <w:sz w:val="21"/>
                  <w:szCs w:val="21"/>
                </w:rPr>
                <w:delText>2k</w:delText>
              </w:r>
              <w:r w:rsidDel="00186111">
                <w:rPr>
                  <w:rFonts w:ascii="Arial" w:hAnsi="Arial" w:cs="Arial" w:hint="eastAsia"/>
                  <w:sz w:val="21"/>
                  <w:szCs w:val="21"/>
                </w:rPr>
                <w:delText>；</w:delText>
              </w:r>
              <w:r w:rsidRPr="00342F9E" w:rsidDel="00186111">
                <w:rPr>
                  <w:rFonts w:ascii="Arial" w:hAnsi="Arial" w:cs="Arial"/>
                  <w:sz w:val="21"/>
                  <w:szCs w:val="21"/>
                </w:rPr>
                <w:delText>3</w:delText>
              </w:r>
              <w:r w:rsidRPr="00342F9E" w:rsidDel="00186111">
                <w:rPr>
                  <w:rFonts w:ascii="Arial" w:hAnsi="Arial" w:cs="Arial"/>
                  <w:sz w:val="21"/>
                  <w:szCs w:val="21"/>
                </w:rPr>
                <w:delText>：</w:delText>
              </w:r>
              <w:r w:rsidRPr="00342F9E" w:rsidDel="00186111">
                <w:rPr>
                  <w:rFonts w:ascii="Arial" w:hAnsi="Arial" w:cs="Arial"/>
                  <w:sz w:val="21"/>
                  <w:szCs w:val="21"/>
                </w:rPr>
                <w:delText>4k</w:delText>
              </w:r>
              <w:r w:rsidDel="00186111">
                <w:rPr>
                  <w:rFonts w:ascii="Arial" w:hAnsi="Arial" w:cs="Arial" w:hint="eastAsia"/>
                  <w:sz w:val="21"/>
                  <w:szCs w:val="21"/>
                </w:rPr>
                <w:delText>；</w:delText>
              </w:r>
            </w:del>
          </w:p>
          <w:p w14:paraId="34F55068" w14:textId="47247F64" w:rsidR="00C80BDC" w:rsidDel="00186111" w:rsidRDefault="00C80BDC" w:rsidP="00E76095">
            <w:pPr>
              <w:rPr>
                <w:del w:id="1868" w:author="Microsoft Office User" w:date="2023-06-07T12:53:00Z"/>
                <w:rFonts w:ascii="Arial" w:hAnsi="Arial" w:cs="Arial"/>
                <w:sz w:val="21"/>
                <w:szCs w:val="21"/>
              </w:rPr>
            </w:pPr>
            <w:del w:id="1869" w:author="Microsoft Office User" w:date="2023-06-07T12:53:00Z">
              <w:r w:rsidRPr="00342F9E" w:rsidDel="00186111">
                <w:rPr>
                  <w:rFonts w:ascii="Arial" w:hAnsi="Arial" w:cs="Arial"/>
                  <w:sz w:val="21"/>
                  <w:szCs w:val="21"/>
                </w:rPr>
                <w:delText>4</w:delText>
              </w:r>
              <w:r w:rsidRPr="00342F9E" w:rsidDel="00186111">
                <w:rPr>
                  <w:rFonts w:ascii="Arial" w:hAnsi="Arial" w:cs="Arial"/>
                  <w:sz w:val="21"/>
                  <w:szCs w:val="21"/>
                </w:rPr>
                <w:delText>：</w:delText>
              </w:r>
              <w:r w:rsidRPr="00342F9E" w:rsidDel="00186111">
                <w:rPr>
                  <w:rFonts w:ascii="Arial" w:hAnsi="Arial" w:cs="Arial"/>
                  <w:sz w:val="21"/>
                  <w:szCs w:val="21"/>
                </w:rPr>
                <w:delText>8k</w:delText>
              </w:r>
              <w:r w:rsidDel="00186111">
                <w:rPr>
                  <w:rFonts w:ascii="Arial" w:hAnsi="Arial" w:cs="Arial" w:hint="eastAsia"/>
                  <w:sz w:val="21"/>
                  <w:szCs w:val="21"/>
                </w:rPr>
                <w:delText>；</w:delText>
              </w:r>
              <w:r w:rsidRPr="00342F9E" w:rsidDel="00186111">
                <w:rPr>
                  <w:rFonts w:ascii="Arial" w:hAnsi="Arial" w:cs="Arial"/>
                  <w:sz w:val="21"/>
                  <w:szCs w:val="21"/>
                </w:rPr>
                <w:delText>5</w:delText>
              </w:r>
              <w:r w:rsidRPr="00342F9E" w:rsidDel="00186111">
                <w:rPr>
                  <w:rFonts w:ascii="Arial" w:hAnsi="Arial" w:cs="Arial"/>
                  <w:sz w:val="21"/>
                  <w:szCs w:val="21"/>
                </w:rPr>
                <w:delText>：</w:delText>
              </w:r>
              <w:r w:rsidRPr="00342F9E" w:rsidDel="00186111">
                <w:rPr>
                  <w:rFonts w:ascii="Arial" w:hAnsi="Arial" w:cs="Arial"/>
                  <w:sz w:val="21"/>
                  <w:szCs w:val="21"/>
                </w:rPr>
                <w:delText>16k</w:delText>
              </w:r>
              <w:r w:rsidDel="00186111">
                <w:rPr>
                  <w:rFonts w:ascii="Arial" w:hAnsi="Arial" w:cs="Arial" w:hint="eastAsia"/>
                  <w:sz w:val="21"/>
                  <w:szCs w:val="21"/>
                </w:rPr>
                <w:delText>；</w:delText>
              </w:r>
              <w:r w:rsidRPr="00342F9E" w:rsidDel="00186111">
                <w:rPr>
                  <w:rFonts w:ascii="Arial" w:hAnsi="Arial" w:cs="Arial"/>
                  <w:sz w:val="21"/>
                  <w:szCs w:val="21"/>
                </w:rPr>
                <w:delText>6</w:delText>
              </w:r>
              <w:r w:rsidRPr="00342F9E" w:rsidDel="00186111">
                <w:rPr>
                  <w:rFonts w:ascii="Arial" w:hAnsi="Arial" w:cs="Arial"/>
                  <w:sz w:val="21"/>
                  <w:szCs w:val="21"/>
                </w:rPr>
                <w:delText>：</w:delText>
              </w:r>
              <w:r w:rsidRPr="00342F9E" w:rsidDel="00186111">
                <w:rPr>
                  <w:rFonts w:ascii="Arial" w:hAnsi="Arial" w:cs="Arial"/>
                  <w:sz w:val="21"/>
                  <w:szCs w:val="21"/>
                </w:rPr>
                <w:delText>32k</w:delText>
              </w:r>
              <w:r w:rsidDel="00186111">
                <w:rPr>
                  <w:rFonts w:ascii="Arial" w:hAnsi="Arial" w:cs="Arial" w:hint="eastAsia"/>
                  <w:sz w:val="21"/>
                  <w:szCs w:val="21"/>
                </w:rPr>
                <w:delText>；</w:delText>
              </w:r>
              <w:r w:rsidRPr="00342F9E" w:rsidDel="00186111">
                <w:rPr>
                  <w:rFonts w:ascii="Arial" w:hAnsi="Arial" w:cs="Arial"/>
                  <w:sz w:val="21"/>
                  <w:szCs w:val="21"/>
                </w:rPr>
                <w:delText>7</w:delText>
              </w:r>
              <w:r w:rsidRPr="00342F9E" w:rsidDel="00186111">
                <w:rPr>
                  <w:rFonts w:ascii="Arial" w:hAnsi="Arial" w:cs="Arial"/>
                  <w:sz w:val="21"/>
                  <w:szCs w:val="21"/>
                </w:rPr>
                <w:delText>：</w:delText>
              </w:r>
              <w:r w:rsidRPr="00342F9E" w:rsidDel="00186111">
                <w:rPr>
                  <w:rFonts w:ascii="Arial" w:hAnsi="Arial" w:cs="Arial"/>
                  <w:sz w:val="21"/>
                  <w:szCs w:val="21"/>
                </w:rPr>
                <w:delText>64k</w:delText>
              </w:r>
              <w:r w:rsidDel="00186111">
                <w:rPr>
                  <w:rFonts w:ascii="Arial" w:hAnsi="Arial" w:cs="Arial" w:hint="eastAsia"/>
                  <w:sz w:val="21"/>
                  <w:szCs w:val="21"/>
                </w:rPr>
                <w:delText>；</w:delText>
              </w:r>
            </w:del>
          </w:p>
          <w:p w14:paraId="421A7967" w14:textId="78CE9A56" w:rsidR="00C80BDC" w:rsidRPr="001B6CA1" w:rsidDel="00186111" w:rsidRDefault="00C80BDC" w:rsidP="00E76095">
            <w:pPr>
              <w:rPr>
                <w:del w:id="1870" w:author="Microsoft Office User" w:date="2023-06-07T12:53:00Z"/>
                <w:rFonts w:ascii="Arial" w:hAnsi="Arial" w:cs="Arial"/>
                <w:sz w:val="21"/>
                <w:szCs w:val="21"/>
              </w:rPr>
            </w:pPr>
            <w:del w:id="1871" w:author="Microsoft Office User" w:date="2023-06-07T12:53:00Z">
              <w:r w:rsidRPr="00342F9E" w:rsidDel="00186111">
                <w:rPr>
                  <w:rFonts w:ascii="Arial" w:hAnsi="Arial" w:cs="Arial"/>
                  <w:sz w:val="21"/>
                  <w:szCs w:val="21"/>
                </w:rPr>
                <w:delText>8</w:delText>
              </w:r>
              <w:r w:rsidRPr="00342F9E" w:rsidDel="00186111">
                <w:rPr>
                  <w:rFonts w:ascii="Arial" w:hAnsi="Arial" w:cs="Arial"/>
                  <w:sz w:val="21"/>
                  <w:szCs w:val="21"/>
                </w:rPr>
                <w:delText>：</w:delText>
              </w:r>
              <w:r w:rsidRPr="00342F9E" w:rsidDel="00186111">
                <w:rPr>
                  <w:rFonts w:ascii="Arial" w:hAnsi="Arial" w:cs="Arial"/>
                  <w:sz w:val="21"/>
                  <w:szCs w:val="21"/>
                </w:rPr>
                <w:delText>128k</w:delText>
              </w:r>
              <w:r w:rsidDel="00186111">
                <w:rPr>
                  <w:rFonts w:ascii="Arial" w:hAnsi="Arial" w:cs="Arial" w:hint="eastAsia"/>
                  <w:sz w:val="21"/>
                  <w:szCs w:val="21"/>
                </w:rPr>
                <w:delText>；</w:delText>
              </w:r>
              <w:r w:rsidRPr="00342F9E" w:rsidDel="00186111">
                <w:rPr>
                  <w:rFonts w:ascii="Arial" w:hAnsi="Arial" w:cs="Arial"/>
                  <w:sz w:val="21"/>
                  <w:szCs w:val="21"/>
                </w:rPr>
                <w:delText>9….15</w:delText>
              </w:r>
              <w:r w:rsidDel="00186111">
                <w:rPr>
                  <w:rFonts w:ascii="Arial" w:hAnsi="Arial" w:cs="Arial" w:hint="eastAsia"/>
                  <w:sz w:val="21"/>
                  <w:szCs w:val="21"/>
                </w:rPr>
                <w:delText>预留</w:delText>
              </w:r>
            </w:del>
          </w:p>
        </w:tc>
      </w:tr>
      <w:tr w:rsidR="00C80BDC" w:rsidRPr="001B6CA1" w:rsidDel="00186111" w14:paraId="578604FF" w14:textId="520FCC7E" w:rsidTr="00E76095">
        <w:trPr>
          <w:tblHeader/>
          <w:jc w:val="center"/>
          <w:del w:id="1872" w:author="Microsoft Office User" w:date="2023-06-07T12:53:00Z"/>
        </w:trPr>
        <w:tc>
          <w:tcPr>
            <w:tcW w:w="964" w:type="dxa"/>
          </w:tcPr>
          <w:p w14:paraId="5EA7CEC9" w14:textId="25566C19" w:rsidR="00C80BDC" w:rsidRPr="001B6CA1" w:rsidDel="00186111" w:rsidRDefault="00C80BDC" w:rsidP="00E76095">
            <w:pPr>
              <w:spacing w:line="360" w:lineRule="auto"/>
              <w:rPr>
                <w:del w:id="1873" w:author="Microsoft Office User" w:date="2023-06-07T12:53:00Z"/>
                <w:rFonts w:ascii="Arial" w:hAnsi="Arial" w:cs="Arial"/>
                <w:b/>
                <w:szCs w:val="24"/>
              </w:rPr>
            </w:pPr>
            <w:del w:id="1874" w:author="Microsoft Office User" w:date="2023-06-07T12:53:00Z">
              <w:r w:rsidRPr="001B6CA1" w:rsidDel="00186111">
                <w:rPr>
                  <w:rFonts w:ascii="Arial" w:hAnsi="Arial" w:cs="Arial"/>
                  <w:b/>
                  <w:sz w:val="21"/>
                  <w:szCs w:val="21"/>
                </w:rPr>
                <w:delText>数据位</w:delText>
              </w:r>
            </w:del>
          </w:p>
        </w:tc>
        <w:tc>
          <w:tcPr>
            <w:tcW w:w="966" w:type="dxa"/>
          </w:tcPr>
          <w:p w14:paraId="66B4F0E0" w14:textId="158CDF61" w:rsidR="00C80BDC" w:rsidRPr="001B6CA1" w:rsidDel="00186111" w:rsidRDefault="00C80BDC" w:rsidP="00E76095">
            <w:pPr>
              <w:spacing w:line="360" w:lineRule="auto"/>
              <w:rPr>
                <w:del w:id="1875" w:author="Microsoft Office User" w:date="2023-06-07T12:53:00Z"/>
                <w:rFonts w:ascii="Arial" w:hAnsi="Arial" w:cs="Arial"/>
                <w:b/>
                <w:szCs w:val="24"/>
              </w:rPr>
            </w:pPr>
            <w:del w:id="1876" w:author="Microsoft Office User" w:date="2023-06-07T12:53:00Z">
              <w:r w:rsidRPr="001B6CA1" w:rsidDel="00186111">
                <w:rPr>
                  <w:rFonts w:ascii="Arial" w:hAnsi="Arial" w:cs="Arial"/>
                  <w:b/>
                  <w:sz w:val="21"/>
                  <w:szCs w:val="21"/>
                </w:rPr>
                <w:delText>Byte2.7</w:delText>
              </w:r>
            </w:del>
          </w:p>
        </w:tc>
        <w:tc>
          <w:tcPr>
            <w:tcW w:w="966" w:type="dxa"/>
          </w:tcPr>
          <w:p w14:paraId="4689A4E1" w14:textId="4F29FF02" w:rsidR="00C80BDC" w:rsidRPr="001B6CA1" w:rsidDel="00186111" w:rsidRDefault="00C80BDC" w:rsidP="00E76095">
            <w:pPr>
              <w:spacing w:line="360" w:lineRule="auto"/>
              <w:rPr>
                <w:del w:id="1877" w:author="Microsoft Office User" w:date="2023-06-07T12:53:00Z"/>
                <w:rFonts w:ascii="Arial" w:hAnsi="Arial" w:cs="Arial"/>
                <w:b/>
                <w:szCs w:val="24"/>
              </w:rPr>
            </w:pPr>
            <w:del w:id="1878" w:author="Microsoft Office User" w:date="2023-06-07T12:53:00Z">
              <w:r w:rsidRPr="001B6CA1" w:rsidDel="00186111">
                <w:rPr>
                  <w:rFonts w:ascii="Arial" w:hAnsi="Arial" w:cs="Arial"/>
                  <w:b/>
                  <w:sz w:val="21"/>
                  <w:szCs w:val="21"/>
                </w:rPr>
                <w:delText>Byte2.6</w:delText>
              </w:r>
            </w:del>
          </w:p>
        </w:tc>
        <w:tc>
          <w:tcPr>
            <w:tcW w:w="967" w:type="dxa"/>
          </w:tcPr>
          <w:p w14:paraId="29872DF9" w14:textId="506727B4" w:rsidR="00C80BDC" w:rsidRPr="001B6CA1" w:rsidDel="00186111" w:rsidRDefault="00C80BDC" w:rsidP="00E76095">
            <w:pPr>
              <w:spacing w:line="360" w:lineRule="auto"/>
              <w:rPr>
                <w:del w:id="1879" w:author="Microsoft Office User" w:date="2023-06-07T12:53:00Z"/>
                <w:rFonts w:ascii="Arial" w:hAnsi="Arial" w:cs="Arial"/>
                <w:b/>
                <w:szCs w:val="24"/>
              </w:rPr>
            </w:pPr>
            <w:del w:id="1880" w:author="Microsoft Office User" w:date="2023-06-07T12:53:00Z">
              <w:r w:rsidRPr="001B6CA1" w:rsidDel="00186111">
                <w:rPr>
                  <w:rFonts w:ascii="Arial" w:hAnsi="Arial" w:cs="Arial"/>
                  <w:b/>
                  <w:sz w:val="21"/>
                  <w:szCs w:val="21"/>
                </w:rPr>
                <w:delText>Byte2.5</w:delText>
              </w:r>
            </w:del>
          </w:p>
        </w:tc>
        <w:tc>
          <w:tcPr>
            <w:tcW w:w="966" w:type="dxa"/>
          </w:tcPr>
          <w:p w14:paraId="41FB61F4" w14:textId="45F254B9" w:rsidR="00C80BDC" w:rsidRPr="001B6CA1" w:rsidDel="00186111" w:rsidRDefault="00C80BDC" w:rsidP="00E76095">
            <w:pPr>
              <w:spacing w:line="360" w:lineRule="auto"/>
              <w:rPr>
                <w:del w:id="1881" w:author="Microsoft Office User" w:date="2023-06-07T12:53:00Z"/>
                <w:rFonts w:ascii="Arial" w:hAnsi="Arial" w:cs="Arial"/>
                <w:b/>
                <w:szCs w:val="24"/>
              </w:rPr>
            </w:pPr>
            <w:del w:id="1882" w:author="Microsoft Office User" w:date="2023-06-07T12:53:00Z">
              <w:r w:rsidRPr="001B6CA1" w:rsidDel="00186111">
                <w:rPr>
                  <w:rFonts w:ascii="Arial" w:hAnsi="Arial" w:cs="Arial"/>
                  <w:b/>
                  <w:sz w:val="21"/>
                  <w:szCs w:val="21"/>
                </w:rPr>
                <w:delText>Byte2.4</w:delText>
              </w:r>
            </w:del>
          </w:p>
        </w:tc>
        <w:tc>
          <w:tcPr>
            <w:tcW w:w="966" w:type="dxa"/>
          </w:tcPr>
          <w:p w14:paraId="63E9A5D4" w14:textId="7E53341D" w:rsidR="00C80BDC" w:rsidRPr="001B6CA1" w:rsidDel="00186111" w:rsidRDefault="00C80BDC" w:rsidP="00E76095">
            <w:pPr>
              <w:spacing w:line="360" w:lineRule="auto"/>
              <w:rPr>
                <w:del w:id="1883" w:author="Microsoft Office User" w:date="2023-06-07T12:53:00Z"/>
                <w:rFonts w:ascii="Arial" w:hAnsi="Arial" w:cs="Arial"/>
                <w:b/>
                <w:szCs w:val="24"/>
              </w:rPr>
            </w:pPr>
            <w:del w:id="1884" w:author="Microsoft Office User" w:date="2023-06-07T12:53:00Z">
              <w:r w:rsidRPr="001B6CA1" w:rsidDel="00186111">
                <w:rPr>
                  <w:rFonts w:ascii="Arial" w:hAnsi="Arial" w:cs="Arial"/>
                  <w:b/>
                  <w:sz w:val="21"/>
                  <w:szCs w:val="21"/>
                </w:rPr>
                <w:delText>Byte2.3</w:delText>
              </w:r>
            </w:del>
          </w:p>
        </w:tc>
        <w:tc>
          <w:tcPr>
            <w:tcW w:w="967" w:type="dxa"/>
          </w:tcPr>
          <w:p w14:paraId="158BAE34" w14:textId="6BB3F69D" w:rsidR="00C80BDC" w:rsidRPr="001B6CA1" w:rsidDel="00186111" w:rsidRDefault="00C80BDC" w:rsidP="00E76095">
            <w:pPr>
              <w:spacing w:line="360" w:lineRule="auto"/>
              <w:rPr>
                <w:del w:id="1885" w:author="Microsoft Office User" w:date="2023-06-07T12:53:00Z"/>
                <w:rFonts w:ascii="Arial" w:hAnsi="Arial" w:cs="Arial"/>
                <w:b/>
                <w:szCs w:val="24"/>
              </w:rPr>
            </w:pPr>
            <w:del w:id="1886" w:author="Microsoft Office User" w:date="2023-06-07T12:53:00Z">
              <w:r w:rsidRPr="001B6CA1" w:rsidDel="00186111">
                <w:rPr>
                  <w:rFonts w:ascii="Arial" w:hAnsi="Arial" w:cs="Arial"/>
                  <w:b/>
                  <w:sz w:val="21"/>
                  <w:szCs w:val="21"/>
                </w:rPr>
                <w:delText>Byte2.2</w:delText>
              </w:r>
            </w:del>
          </w:p>
        </w:tc>
        <w:tc>
          <w:tcPr>
            <w:tcW w:w="966" w:type="dxa"/>
          </w:tcPr>
          <w:p w14:paraId="2AA6C1DB" w14:textId="566F7399" w:rsidR="00C80BDC" w:rsidRPr="001B6CA1" w:rsidDel="00186111" w:rsidRDefault="00C80BDC" w:rsidP="00E76095">
            <w:pPr>
              <w:spacing w:line="360" w:lineRule="auto"/>
              <w:rPr>
                <w:del w:id="1887" w:author="Microsoft Office User" w:date="2023-06-07T12:53:00Z"/>
                <w:rFonts w:ascii="Arial" w:hAnsi="Arial" w:cs="Arial"/>
                <w:b/>
                <w:szCs w:val="24"/>
              </w:rPr>
            </w:pPr>
            <w:del w:id="1888" w:author="Microsoft Office User" w:date="2023-06-07T12:53:00Z">
              <w:r w:rsidRPr="001B6CA1" w:rsidDel="00186111">
                <w:rPr>
                  <w:rFonts w:ascii="Arial" w:hAnsi="Arial" w:cs="Arial"/>
                  <w:b/>
                  <w:sz w:val="21"/>
                  <w:szCs w:val="21"/>
                </w:rPr>
                <w:delText>Byte2.1</w:delText>
              </w:r>
            </w:del>
          </w:p>
        </w:tc>
        <w:tc>
          <w:tcPr>
            <w:tcW w:w="967" w:type="dxa"/>
          </w:tcPr>
          <w:p w14:paraId="5A67B48A" w14:textId="3B6FFB7D" w:rsidR="00C80BDC" w:rsidRPr="001B6CA1" w:rsidDel="00186111" w:rsidRDefault="00C80BDC" w:rsidP="00E76095">
            <w:pPr>
              <w:spacing w:line="360" w:lineRule="auto"/>
              <w:rPr>
                <w:del w:id="1889" w:author="Microsoft Office User" w:date="2023-06-07T12:53:00Z"/>
                <w:rFonts w:ascii="Arial" w:hAnsi="Arial" w:cs="Arial"/>
                <w:b/>
                <w:szCs w:val="24"/>
              </w:rPr>
            </w:pPr>
            <w:del w:id="1890" w:author="Microsoft Office User" w:date="2023-06-07T12:53:00Z">
              <w:r w:rsidRPr="001B6CA1" w:rsidDel="00186111">
                <w:rPr>
                  <w:rFonts w:ascii="Arial" w:hAnsi="Arial" w:cs="Arial"/>
                  <w:b/>
                  <w:sz w:val="21"/>
                  <w:szCs w:val="21"/>
                </w:rPr>
                <w:delText>Byte2.0</w:delText>
              </w:r>
            </w:del>
          </w:p>
        </w:tc>
      </w:tr>
      <w:tr w:rsidR="00C80BDC" w:rsidRPr="001B6CA1" w:rsidDel="00186111" w14:paraId="29CF714F" w14:textId="13F90DB2" w:rsidTr="00E76095">
        <w:trPr>
          <w:tblHeader/>
          <w:jc w:val="center"/>
          <w:del w:id="1891" w:author="Microsoft Office User" w:date="2023-06-07T12:53:00Z"/>
        </w:trPr>
        <w:tc>
          <w:tcPr>
            <w:tcW w:w="964" w:type="dxa"/>
          </w:tcPr>
          <w:p w14:paraId="4B7A95EF" w14:textId="761A6318" w:rsidR="00C80BDC" w:rsidRPr="00880B25" w:rsidDel="00186111" w:rsidRDefault="00C80BDC" w:rsidP="00E76095">
            <w:pPr>
              <w:rPr>
                <w:del w:id="1892" w:author="Microsoft Office User" w:date="2023-06-07T12:53:00Z"/>
                <w:rFonts w:ascii="Arial" w:hAnsi="Arial" w:cs="Arial"/>
                <w:szCs w:val="24"/>
              </w:rPr>
            </w:pPr>
            <w:del w:id="1893" w:author="Microsoft Office User" w:date="2023-06-07T12:53:00Z">
              <w:r w:rsidRPr="00880B25" w:rsidDel="00186111">
                <w:rPr>
                  <w:rFonts w:ascii="Arial" w:hAnsi="Arial" w:cs="Arial"/>
                  <w:sz w:val="21"/>
                  <w:szCs w:val="21"/>
                </w:rPr>
                <w:delText>内容</w:delText>
              </w:r>
            </w:del>
          </w:p>
        </w:tc>
        <w:tc>
          <w:tcPr>
            <w:tcW w:w="1932" w:type="dxa"/>
            <w:gridSpan w:val="2"/>
          </w:tcPr>
          <w:p w14:paraId="38D6CFDC" w14:textId="7845D1AF" w:rsidR="00C80BDC" w:rsidDel="00186111" w:rsidRDefault="00C80BDC" w:rsidP="00E76095">
            <w:pPr>
              <w:rPr>
                <w:del w:id="1894" w:author="Microsoft Office User" w:date="2023-06-07T12:53:00Z"/>
                <w:rFonts w:ascii="Arial" w:hAnsi="Arial" w:cs="Arial"/>
                <w:sz w:val="21"/>
                <w:szCs w:val="21"/>
              </w:rPr>
            </w:pPr>
            <w:del w:id="1895" w:author="Microsoft Office User" w:date="2023-06-07T12:53:00Z">
              <w:r w:rsidDel="00186111">
                <w:rPr>
                  <w:rFonts w:ascii="Arial" w:hAnsi="Arial" w:cs="Arial" w:hint="eastAsia"/>
                  <w:sz w:val="21"/>
                  <w:szCs w:val="21"/>
                </w:rPr>
                <w:delText>数据保存位数</w:delText>
              </w:r>
            </w:del>
          </w:p>
          <w:p w14:paraId="23F10330" w14:textId="0EE79213" w:rsidR="00C80BDC" w:rsidDel="00186111" w:rsidRDefault="00C80BDC" w:rsidP="00E76095">
            <w:pPr>
              <w:rPr>
                <w:del w:id="1896" w:author="Microsoft Office User" w:date="2023-06-07T12:53:00Z"/>
                <w:rFonts w:ascii="Arial" w:hAnsi="Arial" w:cs="Arial"/>
                <w:sz w:val="21"/>
                <w:szCs w:val="21"/>
              </w:rPr>
            </w:pPr>
            <w:del w:id="1897" w:author="Microsoft Office User" w:date="2023-06-07T12:53:00Z">
              <w:r w:rsidRPr="00C003FC" w:rsidDel="00186111">
                <w:rPr>
                  <w:rFonts w:ascii="Arial" w:hAnsi="Arial" w:cs="Arial"/>
                  <w:sz w:val="21"/>
                  <w:szCs w:val="21"/>
                </w:rPr>
                <w:delText>0</w:delText>
              </w:r>
              <w:r w:rsidRPr="00C003FC" w:rsidDel="00186111">
                <w:rPr>
                  <w:rFonts w:ascii="Arial" w:hAnsi="Arial" w:cs="Arial"/>
                  <w:sz w:val="21"/>
                  <w:szCs w:val="21"/>
                </w:rPr>
                <w:delText>：</w:delText>
              </w:r>
              <w:r w:rsidRPr="00C003FC" w:rsidDel="00186111">
                <w:rPr>
                  <w:rFonts w:ascii="Arial" w:hAnsi="Arial" w:cs="Arial"/>
                  <w:sz w:val="21"/>
                  <w:szCs w:val="21"/>
                </w:rPr>
                <w:delText>32</w:delText>
              </w:r>
              <w:r w:rsidRPr="00C003FC" w:rsidDel="00186111">
                <w:rPr>
                  <w:rFonts w:ascii="Arial" w:hAnsi="Arial" w:cs="Arial"/>
                  <w:sz w:val="21"/>
                  <w:szCs w:val="21"/>
                </w:rPr>
                <w:delText>位</w:delText>
              </w:r>
              <w:r w:rsidDel="00186111">
                <w:rPr>
                  <w:rFonts w:ascii="Arial" w:hAnsi="Arial" w:cs="Arial" w:hint="eastAsia"/>
                  <w:sz w:val="21"/>
                  <w:szCs w:val="21"/>
                </w:rPr>
                <w:delText>；</w:delText>
              </w:r>
              <w:r w:rsidRPr="00C003FC" w:rsidDel="00186111">
                <w:rPr>
                  <w:rFonts w:ascii="Arial" w:hAnsi="Arial" w:cs="Arial"/>
                  <w:sz w:val="21"/>
                  <w:szCs w:val="21"/>
                </w:rPr>
                <w:delText>1</w:delText>
              </w:r>
              <w:r w:rsidRPr="00C003FC" w:rsidDel="00186111">
                <w:rPr>
                  <w:rFonts w:ascii="Arial" w:hAnsi="Arial" w:cs="Arial"/>
                  <w:sz w:val="21"/>
                  <w:szCs w:val="21"/>
                </w:rPr>
                <w:delText>：</w:delText>
              </w:r>
              <w:r w:rsidRPr="00C003FC" w:rsidDel="00186111">
                <w:rPr>
                  <w:rFonts w:ascii="Arial" w:hAnsi="Arial" w:cs="Arial"/>
                  <w:sz w:val="21"/>
                  <w:szCs w:val="21"/>
                </w:rPr>
                <w:delText>24</w:delText>
              </w:r>
              <w:r w:rsidRPr="00C003FC" w:rsidDel="00186111">
                <w:rPr>
                  <w:rFonts w:ascii="Arial" w:hAnsi="Arial" w:cs="Arial"/>
                  <w:sz w:val="21"/>
                  <w:szCs w:val="21"/>
                </w:rPr>
                <w:delText>位</w:delText>
              </w:r>
              <w:r w:rsidDel="00186111">
                <w:rPr>
                  <w:rFonts w:ascii="Arial" w:hAnsi="Arial" w:cs="Arial" w:hint="eastAsia"/>
                  <w:sz w:val="21"/>
                  <w:szCs w:val="21"/>
                </w:rPr>
                <w:delText>；</w:delText>
              </w:r>
              <w:r w:rsidRPr="00C003FC" w:rsidDel="00186111">
                <w:rPr>
                  <w:rFonts w:ascii="Arial" w:hAnsi="Arial" w:cs="Arial"/>
                  <w:sz w:val="21"/>
                  <w:szCs w:val="21"/>
                </w:rPr>
                <w:delText>2</w:delText>
              </w:r>
              <w:r w:rsidRPr="00C003FC" w:rsidDel="00186111">
                <w:rPr>
                  <w:rFonts w:ascii="Arial" w:hAnsi="Arial" w:cs="Arial"/>
                  <w:sz w:val="21"/>
                  <w:szCs w:val="21"/>
                </w:rPr>
                <w:delText>：</w:delText>
              </w:r>
              <w:r w:rsidRPr="00C003FC" w:rsidDel="00186111">
                <w:rPr>
                  <w:rFonts w:ascii="Arial" w:hAnsi="Arial" w:cs="Arial"/>
                  <w:sz w:val="21"/>
                  <w:szCs w:val="21"/>
                </w:rPr>
                <w:delText>16</w:delText>
              </w:r>
              <w:r w:rsidRPr="00C003FC" w:rsidDel="00186111">
                <w:rPr>
                  <w:rFonts w:ascii="Arial" w:hAnsi="Arial" w:cs="Arial"/>
                  <w:sz w:val="21"/>
                  <w:szCs w:val="21"/>
                </w:rPr>
                <w:delText>位</w:delText>
              </w:r>
              <w:r w:rsidDel="00186111">
                <w:rPr>
                  <w:rFonts w:ascii="Arial" w:hAnsi="Arial" w:cs="Arial" w:hint="eastAsia"/>
                  <w:sz w:val="21"/>
                  <w:szCs w:val="21"/>
                </w:rPr>
                <w:delText>；</w:delText>
              </w:r>
            </w:del>
          </w:p>
          <w:p w14:paraId="7014213A" w14:textId="75EE646B" w:rsidR="00C80BDC" w:rsidRPr="001B6CA1" w:rsidDel="00186111" w:rsidRDefault="00C80BDC" w:rsidP="00E76095">
            <w:pPr>
              <w:rPr>
                <w:del w:id="1898" w:author="Microsoft Office User" w:date="2023-06-07T12:53:00Z"/>
                <w:rFonts w:ascii="Arial" w:hAnsi="Arial" w:cs="Arial"/>
                <w:sz w:val="21"/>
                <w:szCs w:val="21"/>
              </w:rPr>
            </w:pPr>
            <w:del w:id="1899" w:author="Microsoft Office User" w:date="2023-06-07T12:53:00Z">
              <w:r w:rsidRPr="00C003FC" w:rsidDel="00186111">
                <w:rPr>
                  <w:rFonts w:ascii="Arial" w:hAnsi="Arial" w:cs="Arial"/>
                  <w:sz w:val="21"/>
                  <w:szCs w:val="21"/>
                </w:rPr>
                <w:delText>3</w:delText>
              </w:r>
              <w:r w:rsidRPr="00C003FC" w:rsidDel="00186111">
                <w:rPr>
                  <w:rFonts w:ascii="Arial" w:hAnsi="Arial" w:cs="Arial"/>
                  <w:sz w:val="21"/>
                  <w:szCs w:val="21"/>
                </w:rPr>
                <w:delText>：</w:delText>
              </w:r>
              <w:r w:rsidRPr="00C003FC" w:rsidDel="00186111">
                <w:rPr>
                  <w:rFonts w:ascii="Arial" w:hAnsi="Arial" w:cs="Arial"/>
                  <w:sz w:val="21"/>
                  <w:szCs w:val="21"/>
                </w:rPr>
                <w:delText>8</w:delText>
              </w:r>
              <w:r w:rsidRPr="00C003FC" w:rsidDel="00186111">
                <w:rPr>
                  <w:rFonts w:ascii="Arial" w:hAnsi="Arial" w:cs="Arial"/>
                  <w:sz w:val="21"/>
                  <w:szCs w:val="21"/>
                </w:rPr>
                <w:delText>位</w:delText>
              </w:r>
            </w:del>
          </w:p>
        </w:tc>
        <w:tc>
          <w:tcPr>
            <w:tcW w:w="967" w:type="dxa"/>
          </w:tcPr>
          <w:p w14:paraId="4F4B9146" w14:textId="74DED715" w:rsidR="00C80BDC" w:rsidRPr="001B6CA1" w:rsidDel="00186111" w:rsidRDefault="00C80BDC" w:rsidP="00E76095">
            <w:pPr>
              <w:rPr>
                <w:del w:id="1900" w:author="Microsoft Office User" w:date="2023-06-07T12:53:00Z"/>
                <w:rFonts w:ascii="Arial" w:hAnsi="Arial" w:cs="Arial"/>
                <w:sz w:val="21"/>
                <w:szCs w:val="21"/>
              </w:rPr>
            </w:pPr>
            <w:del w:id="1901" w:author="Microsoft Office User" w:date="2023-06-07T12:53:00Z">
              <w:r w:rsidDel="00186111">
                <w:rPr>
                  <w:rFonts w:ascii="Arial" w:hAnsi="Arial" w:cs="Arial"/>
                  <w:sz w:val="21"/>
                  <w:szCs w:val="21"/>
                </w:rPr>
                <w:delText>0</w:delText>
              </w:r>
            </w:del>
          </w:p>
        </w:tc>
        <w:tc>
          <w:tcPr>
            <w:tcW w:w="966" w:type="dxa"/>
          </w:tcPr>
          <w:p w14:paraId="21111727" w14:textId="03F2774F" w:rsidR="00C80BDC" w:rsidRPr="001B6CA1" w:rsidDel="00186111" w:rsidRDefault="00C80BDC" w:rsidP="00E76095">
            <w:pPr>
              <w:rPr>
                <w:del w:id="1902" w:author="Microsoft Office User" w:date="2023-06-07T12:53:00Z"/>
                <w:rFonts w:ascii="Arial" w:hAnsi="Arial" w:cs="Arial"/>
                <w:szCs w:val="24"/>
              </w:rPr>
            </w:pPr>
            <w:del w:id="1903" w:author="Microsoft Office User" w:date="2023-06-07T12:53:00Z">
              <w:r w:rsidDel="00186111">
                <w:rPr>
                  <w:rFonts w:ascii="Arial" w:hAnsi="Arial" w:cs="Arial" w:hint="eastAsia"/>
                  <w:szCs w:val="24"/>
                </w:rPr>
                <w:delText>0</w:delText>
              </w:r>
            </w:del>
          </w:p>
        </w:tc>
        <w:tc>
          <w:tcPr>
            <w:tcW w:w="966" w:type="dxa"/>
          </w:tcPr>
          <w:p w14:paraId="27B1FC26" w14:textId="07D7BD50" w:rsidR="00C80BDC" w:rsidRPr="001B6CA1" w:rsidDel="00186111" w:rsidRDefault="00C80BDC" w:rsidP="00E76095">
            <w:pPr>
              <w:rPr>
                <w:del w:id="1904" w:author="Microsoft Office User" w:date="2023-06-07T12:53:00Z"/>
                <w:rFonts w:ascii="Arial" w:hAnsi="Arial" w:cs="Arial"/>
                <w:szCs w:val="24"/>
              </w:rPr>
            </w:pPr>
          </w:p>
        </w:tc>
        <w:tc>
          <w:tcPr>
            <w:tcW w:w="967" w:type="dxa"/>
          </w:tcPr>
          <w:p w14:paraId="7223147E" w14:textId="7A864E98" w:rsidR="00C80BDC" w:rsidRPr="001B6CA1" w:rsidDel="00186111" w:rsidRDefault="00C80BDC" w:rsidP="00E76095">
            <w:pPr>
              <w:rPr>
                <w:del w:id="1905" w:author="Microsoft Office User" w:date="2023-06-07T12:53:00Z"/>
                <w:rFonts w:ascii="Arial" w:hAnsi="Arial" w:cs="Arial"/>
                <w:szCs w:val="24"/>
              </w:rPr>
            </w:pPr>
          </w:p>
        </w:tc>
        <w:tc>
          <w:tcPr>
            <w:tcW w:w="966" w:type="dxa"/>
          </w:tcPr>
          <w:p w14:paraId="46D62C0B" w14:textId="0D8227B1" w:rsidR="00C80BDC" w:rsidRPr="001B6CA1" w:rsidDel="00186111" w:rsidRDefault="00C80BDC" w:rsidP="00E76095">
            <w:pPr>
              <w:rPr>
                <w:del w:id="1906" w:author="Microsoft Office User" w:date="2023-06-07T12:53:00Z"/>
                <w:rFonts w:ascii="Arial" w:hAnsi="Arial" w:cs="Arial"/>
                <w:szCs w:val="24"/>
              </w:rPr>
            </w:pPr>
          </w:p>
        </w:tc>
        <w:tc>
          <w:tcPr>
            <w:tcW w:w="967" w:type="dxa"/>
          </w:tcPr>
          <w:p w14:paraId="21648F05" w14:textId="55395830" w:rsidR="00C80BDC" w:rsidRPr="001B6CA1" w:rsidDel="00186111" w:rsidRDefault="00C80BDC" w:rsidP="00E76095">
            <w:pPr>
              <w:rPr>
                <w:del w:id="1907" w:author="Microsoft Office User" w:date="2023-06-07T12:53:00Z"/>
                <w:rFonts w:ascii="Arial" w:hAnsi="Arial" w:cs="Arial"/>
                <w:szCs w:val="24"/>
              </w:rPr>
            </w:pPr>
          </w:p>
        </w:tc>
      </w:tr>
      <w:tr w:rsidR="00C80BDC" w:rsidRPr="001B6CA1" w:rsidDel="00186111" w14:paraId="437263DF" w14:textId="2D3A2286" w:rsidTr="00E76095">
        <w:trPr>
          <w:tblHeader/>
          <w:jc w:val="center"/>
          <w:del w:id="1908" w:author="Microsoft Office User" w:date="2023-06-07T12:53:00Z"/>
        </w:trPr>
        <w:tc>
          <w:tcPr>
            <w:tcW w:w="964" w:type="dxa"/>
          </w:tcPr>
          <w:p w14:paraId="163AA9E9" w14:textId="10F8096D" w:rsidR="00C80BDC" w:rsidRPr="001B6CA1" w:rsidDel="00186111" w:rsidRDefault="00C80BDC" w:rsidP="00E76095">
            <w:pPr>
              <w:spacing w:line="360" w:lineRule="auto"/>
              <w:rPr>
                <w:del w:id="1909" w:author="Microsoft Office User" w:date="2023-06-07T12:53:00Z"/>
                <w:rFonts w:ascii="Arial" w:hAnsi="Arial" w:cs="Arial"/>
                <w:b/>
                <w:szCs w:val="24"/>
              </w:rPr>
            </w:pPr>
            <w:del w:id="1910" w:author="Microsoft Office User" w:date="2023-06-07T12:53:00Z">
              <w:r w:rsidRPr="001B6CA1" w:rsidDel="00186111">
                <w:rPr>
                  <w:rFonts w:ascii="Arial" w:hAnsi="Arial" w:cs="Arial"/>
                  <w:b/>
                  <w:sz w:val="21"/>
                  <w:szCs w:val="21"/>
                </w:rPr>
                <w:delText>数据位</w:delText>
              </w:r>
            </w:del>
          </w:p>
        </w:tc>
        <w:tc>
          <w:tcPr>
            <w:tcW w:w="966" w:type="dxa"/>
          </w:tcPr>
          <w:p w14:paraId="63950AB0" w14:textId="6CA67CF3" w:rsidR="00C80BDC" w:rsidRPr="001B6CA1" w:rsidDel="00186111" w:rsidRDefault="00C80BDC" w:rsidP="00E76095">
            <w:pPr>
              <w:spacing w:line="360" w:lineRule="auto"/>
              <w:rPr>
                <w:del w:id="1911" w:author="Microsoft Office User" w:date="2023-06-07T12:53:00Z"/>
                <w:rFonts w:ascii="Arial" w:hAnsi="Arial" w:cs="Arial"/>
                <w:b/>
                <w:szCs w:val="24"/>
              </w:rPr>
            </w:pPr>
            <w:del w:id="1912" w:author="Microsoft Office User" w:date="2023-06-07T12:53:00Z">
              <w:r w:rsidRPr="001B6CA1" w:rsidDel="00186111">
                <w:rPr>
                  <w:rFonts w:ascii="Arial" w:hAnsi="Arial" w:cs="Arial"/>
                  <w:b/>
                  <w:sz w:val="21"/>
                  <w:szCs w:val="21"/>
                </w:rPr>
                <w:delText>Byte3.7</w:delText>
              </w:r>
            </w:del>
          </w:p>
        </w:tc>
        <w:tc>
          <w:tcPr>
            <w:tcW w:w="966" w:type="dxa"/>
          </w:tcPr>
          <w:p w14:paraId="67C7E0DF" w14:textId="0DF55FBA" w:rsidR="00C80BDC" w:rsidRPr="001B6CA1" w:rsidDel="00186111" w:rsidRDefault="00C80BDC" w:rsidP="00E76095">
            <w:pPr>
              <w:spacing w:line="360" w:lineRule="auto"/>
              <w:rPr>
                <w:del w:id="1913" w:author="Microsoft Office User" w:date="2023-06-07T12:53:00Z"/>
                <w:rFonts w:ascii="Arial" w:hAnsi="Arial" w:cs="Arial"/>
                <w:b/>
                <w:szCs w:val="24"/>
              </w:rPr>
            </w:pPr>
            <w:del w:id="1914" w:author="Microsoft Office User" w:date="2023-06-07T12:53:00Z">
              <w:r w:rsidRPr="001B6CA1" w:rsidDel="00186111">
                <w:rPr>
                  <w:rFonts w:ascii="Arial" w:hAnsi="Arial" w:cs="Arial"/>
                  <w:b/>
                  <w:sz w:val="21"/>
                  <w:szCs w:val="21"/>
                </w:rPr>
                <w:delText>Byte3.6</w:delText>
              </w:r>
            </w:del>
          </w:p>
        </w:tc>
        <w:tc>
          <w:tcPr>
            <w:tcW w:w="967" w:type="dxa"/>
          </w:tcPr>
          <w:p w14:paraId="7A0AAA2B" w14:textId="7DCFEBDD" w:rsidR="00C80BDC" w:rsidRPr="001B6CA1" w:rsidDel="00186111" w:rsidRDefault="00C80BDC" w:rsidP="00E76095">
            <w:pPr>
              <w:spacing w:line="360" w:lineRule="auto"/>
              <w:rPr>
                <w:del w:id="1915" w:author="Microsoft Office User" w:date="2023-06-07T12:53:00Z"/>
                <w:rFonts w:ascii="Arial" w:hAnsi="Arial" w:cs="Arial"/>
                <w:b/>
                <w:szCs w:val="24"/>
              </w:rPr>
            </w:pPr>
            <w:del w:id="1916" w:author="Microsoft Office User" w:date="2023-06-07T12:53:00Z">
              <w:r w:rsidRPr="001B6CA1" w:rsidDel="00186111">
                <w:rPr>
                  <w:rFonts w:ascii="Arial" w:hAnsi="Arial" w:cs="Arial"/>
                  <w:b/>
                  <w:sz w:val="21"/>
                  <w:szCs w:val="21"/>
                </w:rPr>
                <w:delText>Byte3.5</w:delText>
              </w:r>
            </w:del>
          </w:p>
        </w:tc>
        <w:tc>
          <w:tcPr>
            <w:tcW w:w="966" w:type="dxa"/>
          </w:tcPr>
          <w:p w14:paraId="062F27B0" w14:textId="6E8C3354" w:rsidR="00C80BDC" w:rsidRPr="001B6CA1" w:rsidDel="00186111" w:rsidRDefault="00C80BDC" w:rsidP="00E76095">
            <w:pPr>
              <w:spacing w:line="360" w:lineRule="auto"/>
              <w:rPr>
                <w:del w:id="1917" w:author="Microsoft Office User" w:date="2023-06-07T12:53:00Z"/>
                <w:rFonts w:ascii="Arial" w:hAnsi="Arial" w:cs="Arial"/>
                <w:b/>
                <w:szCs w:val="24"/>
              </w:rPr>
            </w:pPr>
            <w:del w:id="1918" w:author="Microsoft Office User" w:date="2023-06-07T12:53:00Z">
              <w:r w:rsidRPr="001B6CA1" w:rsidDel="00186111">
                <w:rPr>
                  <w:rFonts w:ascii="Arial" w:hAnsi="Arial" w:cs="Arial"/>
                  <w:b/>
                  <w:sz w:val="21"/>
                  <w:szCs w:val="21"/>
                </w:rPr>
                <w:delText>Byte3.4</w:delText>
              </w:r>
            </w:del>
          </w:p>
        </w:tc>
        <w:tc>
          <w:tcPr>
            <w:tcW w:w="966" w:type="dxa"/>
          </w:tcPr>
          <w:p w14:paraId="5A124C59" w14:textId="17B2AD5A" w:rsidR="00C80BDC" w:rsidRPr="001B6CA1" w:rsidDel="00186111" w:rsidRDefault="00C80BDC" w:rsidP="00E76095">
            <w:pPr>
              <w:spacing w:line="360" w:lineRule="auto"/>
              <w:rPr>
                <w:del w:id="1919" w:author="Microsoft Office User" w:date="2023-06-07T12:53:00Z"/>
                <w:rFonts w:ascii="Arial" w:hAnsi="Arial" w:cs="Arial"/>
                <w:b/>
                <w:szCs w:val="24"/>
              </w:rPr>
            </w:pPr>
            <w:del w:id="1920" w:author="Microsoft Office User" w:date="2023-06-07T12:53:00Z">
              <w:r w:rsidRPr="001B6CA1" w:rsidDel="00186111">
                <w:rPr>
                  <w:rFonts w:ascii="Arial" w:hAnsi="Arial" w:cs="Arial"/>
                  <w:b/>
                  <w:sz w:val="21"/>
                  <w:szCs w:val="21"/>
                </w:rPr>
                <w:delText>Byte3.3</w:delText>
              </w:r>
            </w:del>
          </w:p>
        </w:tc>
        <w:tc>
          <w:tcPr>
            <w:tcW w:w="967" w:type="dxa"/>
          </w:tcPr>
          <w:p w14:paraId="0B07E221" w14:textId="7293A24B" w:rsidR="00C80BDC" w:rsidRPr="001B6CA1" w:rsidDel="00186111" w:rsidRDefault="00C80BDC" w:rsidP="00E76095">
            <w:pPr>
              <w:spacing w:line="360" w:lineRule="auto"/>
              <w:rPr>
                <w:del w:id="1921" w:author="Microsoft Office User" w:date="2023-06-07T12:53:00Z"/>
                <w:rFonts w:ascii="Arial" w:hAnsi="Arial" w:cs="Arial"/>
                <w:b/>
                <w:szCs w:val="24"/>
              </w:rPr>
            </w:pPr>
            <w:del w:id="1922" w:author="Microsoft Office User" w:date="2023-06-07T12:53:00Z">
              <w:r w:rsidRPr="001B6CA1" w:rsidDel="00186111">
                <w:rPr>
                  <w:rFonts w:ascii="Arial" w:hAnsi="Arial" w:cs="Arial"/>
                  <w:b/>
                  <w:sz w:val="21"/>
                  <w:szCs w:val="21"/>
                </w:rPr>
                <w:delText>Byte3.2</w:delText>
              </w:r>
            </w:del>
          </w:p>
        </w:tc>
        <w:tc>
          <w:tcPr>
            <w:tcW w:w="966" w:type="dxa"/>
          </w:tcPr>
          <w:p w14:paraId="487ABFC3" w14:textId="5F503F02" w:rsidR="00C80BDC" w:rsidRPr="001B6CA1" w:rsidDel="00186111" w:rsidRDefault="00C80BDC" w:rsidP="00E76095">
            <w:pPr>
              <w:spacing w:line="360" w:lineRule="auto"/>
              <w:rPr>
                <w:del w:id="1923" w:author="Microsoft Office User" w:date="2023-06-07T12:53:00Z"/>
                <w:rFonts w:ascii="Arial" w:hAnsi="Arial" w:cs="Arial"/>
                <w:b/>
                <w:szCs w:val="24"/>
              </w:rPr>
            </w:pPr>
            <w:del w:id="1924" w:author="Microsoft Office User" w:date="2023-06-07T12:53:00Z">
              <w:r w:rsidRPr="001B6CA1" w:rsidDel="00186111">
                <w:rPr>
                  <w:rFonts w:ascii="Arial" w:hAnsi="Arial" w:cs="Arial"/>
                  <w:b/>
                  <w:sz w:val="21"/>
                  <w:szCs w:val="21"/>
                </w:rPr>
                <w:delText>Byte3.1</w:delText>
              </w:r>
            </w:del>
          </w:p>
        </w:tc>
        <w:tc>
          <w:tcPr>
            <w:tcW w:w="967" w:type="dxa"/>
          </w:tcPr>
          <w:p w14:paraId="281B8963" w14:textId="78E967A5" w:rsidR="00C80BDC" w:rsidRPr="001B6CA1" w:rsidDel="00186111" w:rsidRDefault="00C80BDC" w:rsidP="00E76095">
            <w:pPr>
              <w:spacing w:line="360" w:lineRule="auto"/>
              <w:rPr>
                <w:del w:id="1925" w:author="Microsoft Office User" w:date="2023-06-07T12:53:00Z"/>
                <w:rFonts w:ascii="Arial" w:hAnsi="Arial" w:cs="Arial"/>
                <w:b/>
                <w:szCs w:val="24"/>
              </w:rPr>
            </w:pPr>
            <w:del w:id="1926" w:author="Microsoft Office User" w:date="2023-06-07T12:53:00Z">
              <w:r w:rsidRPr="001B6CA1" w:rsidDel="00186111">
                <w:rPr>
                  <w:rFonts w:ascii="Arial" w:hAnsi="Arial" w:cs="Arial"/>
                  <w:b/>
                  <w:sz w:val="21"/>
                  <w:szCs w:val="21"/>
                </w:rPr>
                <w:delText>Byte3.0</w:delText>
              </w:r>
            </w:del>
          </w:p>
        </w:tc>
      </w:tr>
      <w:tr w:rsidR="00C80BDC" w:rsidRPr="001B6CA1" w:rsidDel="00186111" w14:paraId="08FCFDE0" w14:textId="16C3A278" w:rsidTr="00E76095">
        <w:trPr>
          <w:tblHeader/>
          <w:jc w:val="center"/>
          <w:del w:id="1927" w:author="Microsoft Office User" w:date="2023-06-07T12:53:00Z"/>
        </w:trPr>
        <w:tc>
          <w:tcPr>
            <w:tcW w:w="964" w:type="dxa"/>
          </w:tcPr>
          <w:p w14:paraId="166E31BD" w14:textId="21E28DC1" w:rsidR="00C80BDC" w:rsidRPr="00880B25" w:rsidDel="00186111" w:rsidRDefault="00C80BDC" w:rsidP="00E76095">
            <w:pPr>
              <w:spacing w:line="360" w:lineRule="auto"/>
              <w:rPr>
                <w:del w:id="1928" w:author="Microsoft Office User" w:date="2023-06-07T12:53:00Z"/>
                <w:rFonts w:ascii="Arial" w:hAnsi="Arial" w:cs="Arial"/>
                <w:sz w:val="21"/>
                <w:szCs w:val="21"/>
              </w:rPr>
            </w:pPr>
            <w:del w:id="1929" w:author="Microsoft Office User" w:date="2023-06-07T12:53:00Z">
              <w:r w:rsidDel="00186111">
                <w:rPr>
                  <w:rFonts w:ascii="Arial" w:hAnsi="Arial" w:cs="Arial"/>
                  <w:sz w:val="21"/>
                  <w:szCs w:val="21"/>
                </w:rPr>
                <w:delText>内容</w:delText>
              </w:r>
            </w:del>
          </w:p>
        </w:tc>
        <w:tc>
          <w:tcPr>
            <w:tcW w:w="966" w:type="dxa"/>
          </w:tcPr>
          <w:p w14:paraId="1C76DD54" w14:textId="0B64E63B" w:rsidR="00C80BDC" w:rsidRPr="00880B25" w:rsidDel="00186111" w:rsidRDefault="00C80BDC" w:rsidP="00E76095">
            <w:pPr>
              <w:spacing w:line="360" w:lineRule="auto"/>
              <w:rPr>
                <w:del w:id="1930" w:author="Microsoft Office User" w:date="2023-06-07T12:53:00Z"/>
                <w:rFonts w:ascii="Arial" w:hAnsi="Arial" w:cs="Arial"/>
                <w:sz w:val="21"/>
                <w:szCs w:val="21"/>
              </w:rPr>
            </w:pPr>
          </w:p>
        </w:tc>
        <w:tc>
          <w:tcPr>
            <w:tcW w:w="966" w:type="dxa"/>
          </w:tcPr>
          <w:p w14:paraId="1715A5CD" w14:textId="38E112FE" w:rsidR="00C80BDC" w:rsidRPr="00880B25" w:rsidDel="00186111" w:rsidRDefault="00C80BDC" w:rsidP="00E76095">
            <w:pPr>
              <w:spacing w:line="360" w:lineRule="auto"/>
              <w:rPr>
                <w:del w:id="1931" w:author="Microsoft Office User" w:date="2023-06-07T12:53:00Z"/>
                <w:rFonts w:ascii="Arial" w:hAnsi="Arial" w:cs="Arial"/>
                <w:sz w:val="21"/>
                <w:szCs w:val="21"/>
              </w:rPr>
            </w:pPr>
          </w:p>
        </w:tc>
        <w:tc>
          <w:tcPr>
            <w:tcW w:w="967" w:type="dxa"/>
          </w:tcPr>
          <w:p w14:paraId="34866B7C" w14:textId="2DA25E89" w:rsidR="00C80BDC" w:rsidRPr="00880B25" w:rsidDel="00186111" w:rsidRDefault="00C80BDC" w:rsidP="00E76095">
            <w:pPr>
              <w:spacing w:line="360" w:lineRule="auto"/>
              <w:rPr>
                <w:del w:id="1932" w:author="Microsoft Office User" w:date="2023-06-07T12:53:00Z"/>
                <w:rFonts w:ascii="Arial" w:hAnsi="Arial" w:cs="Arial"/>
                <w:sz w:val="21"/>
                <w:szCs w:val="21"/>
              </w:rPr>
            </w:pPr>
          </w:p>
        </w:tc>
        <w:tc>
          <w:tcPr>
            <w:tcW w:w="966" w:type="dxa"/>
          </w:tcPr>
          <w:p w14:paraId="23D64EDD" w14:textId="49117374" w:rsidR="00C80BDC" w:rsidRPr="00880B25" w:rsidDel="00186111" w:rsidRDefault="00C80BDC" w:rsidP="00E76095">
            <w:pPr>
              <w:spacing w:line="360" w:lineRule="auto"/>
              <w:rPr>
                <w:del w:id="1933" w:author="Microsoft Office User" w:date="2023-06-07T12:53:00Z"/>
                <w:rFonts w:ascii="Arial" w:hAnsi="Arial" w:cs="Arial"/>
                <w:sz w:val="21"/>
                <w:szCs w:val="21"/>
              </w:rPr>
            </w:pPr>
          </w:p>
        </w:tc>
        <w:tc>
          <w:tcPr>
            <w:tcW w:w="966" w:type="dxa"/>
          </w:tcPr>
          <w:p w14:paraId="6F9C2D74" w14:textId="3D870022" w:rsidR="00C80BDC" w:rsidRPr="00880B25" w:rsidDel="00186111" w:rsidRDefault="00C80BDC" w:rsidP="00E76095">
            <w:pPr>
              <w:spacing w:line="360" w:lineRule="auto"/>
              <w:rPr>
                <w:del w:id="1934" w:author="Microsoft Office User" w:date="2023-06-07T12:53:00Z"/>
                <w:rFonts w:ascii="Arial" w:hAnsi="Arial" w:cs="Arial"/>
                <w:sz w:val="21"/>
                <w:szCs w:val="21"/>
              </w:rPr>
            </w:pPr>
          </w:p>
        </w:tc>
        <w:tc>
          <w:tcPr>
            <w:tcW w:w="967" w:type="dxa"/>
          </w:tcPr>
          <w:p w14:paraId="5588ABAF" w14:textId="7F1CEDC4" w:rsidR="00C80BDC" w:rsidRPr="00880B25" w:rsidDel="00186111" w:rsidRDefault="00C80BDC" w:rsidP="00E76095">
            <w:pPr>
              <w:spacing w:line="360" w:lineRule="auto"/>
              <w:rPr>
                <w:del w:id="1935" w:author="Microsoft Office User" w:date="2023-06-07T12:53:00Z"/>
                <w:rFonts w:ascii="Arial" w:hAnsi="Arial" w:cs="Arial"/>
                <w:sz w:val="21"/>
                <w:szCs w:val="21"/>
              </w:rPr>
            </w:pPr>
          </w:p>
        </w:tc>
        <w:tc>
          <w:tcPr>
            <w:tcW w:w="966" w:type="dxa"/>
          </w:tcPr>
          <w:p w14:paraId="772F2BD1" w14:textId="13DA7B1B" w:rsidR="00C80BDC" w:rsidRPr="00880B25" w:rsidDel="00186111" w:rsidRDefault="00C80BDC" w:rsidP="00E76095">
            <w:pPr>
              <w:spacing w:line="360" w:lineRule="auto"/>
              <w:rPr>
                <w:del w:id="1936" w:author="Microsoft Office User" w:date="2023-06-07T12:53:00Z"/>
                <w:rFonts w:ascii="Arial" w:hAnsi="Arial" w:cs="Arial"/>
                <w:sz w:val="21"/>
                <w:szCs w:val="21"/>
              </w:rPr>
            </w:pPr>
          </w:p>
        </w:tc>
        <w:tc>
          <w:tcPr>
            <w:tcW w:w="967" w:type="dxa"/>
          </w:tcPr>
          <w:p w14:paraId="67B0E98F" w14:textId="3FB17ADF" w:rsidR="00C80BDC" w:rsidRPr="00880B25" w:rsidDel="00186111" w:rsidRDefault="00C80BDC" w:rsidP="00E76095">
            <w:pPr>
              <w:spacing w:line="360" w:lineRule="auto"/>
              <w:rPr>
                <w:del w:id="1937" w:author="Microsoft Office User" w:date="2023-06-07T12:53:00Z"/>
                <w:rFonts w:ascii="Arial" w:hAnsi="Arial" w:cs="Arial"/>
                <w:sz w:val="21"/>
                <w:szCs w:val="21"/>
              </w:rPr>
            </w:pPr>
          </w:p>
        </w:tc>
      </w:tr>
    </w:tbl>
    <w:p w14:paraId="6CA43591" w14:textId="2F0D0D18" w:rsidR="00C80BDC" w:rsidRPr="00AE0031" w:rsidDel="00186111" w:rsidRDefault="00C80BDC">
      <w:pPr>
        <w:pStyle w:val="ac"/>
        <w:numPr>
          <w:ilvl w:val="0"/>
          <w:numId w:val="13"/>
        </w:numPr>
        <w:spacing w:line="360" w:lineRule="auto"/>
        <w:ind w:firstLineChars="0"/>
        <w:rPr>
          <w:del w:id="1938" w:author="Microsoft Office User" w:date="2023-06-07T12:53:00Z"/>
          <w:rFonts w:ascii="Arial" w:hAnsi="Arial" w:cs="Arial"/>
          <w:b/>
          <w:bCs/>
        </w:rPr>
      </w:pPr>
      <w:del w:id="1939" w:author="Microsoft Office User" w:date="2023-06-07T12:53:00Z">
        <w:r w:rsidRPr="00AE0031" w:rsidDel="00186111">
          <w:rPr>
            <w:rFonts w:ascii="Arial" w:hAnsi="Arial" w:cs="Arial" w:hint="eastAsia"/>
            <w:b/>
            <w:bCs/>
          </w:rPr>
          <w:delText>获取传感器参数</w:delText>
        </w:r>
      </w:del>
    </w:p>
    <w:p w14:paraId="72A7E88B" w14:textId="2F2DEA6C" w:rsidR="00C80BDC" w:rsidRPr="009B4126" w:rsidDel="00186111" w:rsidRDefault="00C80BDC" w:rsidP="00C80BDC">
      <w:pPr>
        <w:pStyle w:val="ae"/>
        <w:keepNext/>
        <w:spacing w:beforeLines="100" w:before="312"/>
        <w:jc w:val="center"/>
        <w:rPr>
          <w:del w:id="1940" w:author="Microsoft Office User" w:date="2023-06-07T12:53:00Z"/>
          <w:rFonts w:ascii="黑体" w:hAnsi="黑体" w:cs="Arial"/>
          <w:color w:val="000000" w:themeColor="text1"/>
          <w:sz w:val="24"/>
        </w:rPr>
      </w:pPr>
      <w:del w:id="1941" w:author="Microsoft Office User" w:date="2023-06-07T12:53:00Z">
        <w:r w:rsidRPr="00F91D60" w:rsidDel="00186111">
          <w:rPr>
            <w:rFonts w:ascii="Arial" w:hAnsi="Arial" w:cs="Arial"/>
            <w:sz w:val="24"/>
          </w:rPr>
          <w:delText>表</w:delText>
        </w:r>
        <w:r w:rsidRPr="00F91D60" w:rsidDel="00186111">
          <w:rPr>
            <w:rFonts w:ascii="Arial" w:hAnsi="Arial" w:cs="Arial"/>
          </w:rPr>
          <w:fldChar w:fldCharType="begin"/>
        </w:r>
        <w:r w:rsidRPr="00F91D60" w:rsidDel="00186111">
          <w:rPr>
            <w:rFonts w:ascii="Arial" w:hAnsi="Arial" w:cs="Arial"/>
            <w:sz w:val="24"/>
          </w:rPr>
          <w:delInstrText xml:space="preserve"> STYLEREF 1 \s </w:delInstrText>
        </w:r>
        <w:r w:rsidRPr="00F91D60" w:rsidDel="00186111">
          <w:rPr>
            <w:rFonts w:ascii="Arial" w:hAnsi="Arial" w:cs="Arial"/>
          </w:rPr>
          <w:fldChar w:fldCharType="separate"/>
        </w:r>
        <w:r w:rsidR="000B2617" w:rsidDel="00186111">
          <w:rPr>
            <w:rFonts w:ascii="Arial" w:hAnsi="Arial" w:cs="Arial"/>
            <w:noProof/>
            <w:sz w:val="24"/>
          </w:rPr>
          <w:delText>2</w:delText>
        </w:r>
        <w:r w:rsidRPr="00F91D60" w:rsidDel="00186111">
          <w:rPr>
            <w:rFonts w:ascii="Arial" w:hAnsi="Arial" w:cs="Arial"/>
          </w:rPr>
          <w:fldChar w:fldCharType="end"/>
        </w:r>
        <w:r w:rsidRPr="00F91D60" w:rsidDel="00186111">
          <w:rPr>
            <w:rFonts w:ascii="Arial" w:hAnsi="Arial" w:cs="Arial"/>
            <w:sz w:val="24"/>
          </w:rPr>
          <w:delText>.</w:delText>
        </w:r>
        <w:r w:rsidRPr="00F91D60" w:rsidDel="00186111">
          <w:rPr>
            <w:rFonts w:ascii="Arial" w:hAnsi="Arial" w:cs="Arial"/>
          </w:rPr>
          <w:fldChar w:fldCharType="begin"/>
        </w:r>
        <w:r w:rsidRPr="00F91D60" w:rsidDel="00186111">
          <w:rPr>
            <w:rFonts w:ascii="Arial" w:hAnsi="Arial" w:cs="Arial"/>
            <w:sz w:val="24"/>
          </w:rPr>
          <w:delInstrText xml:space="preserve"> SEQ </w:delInstrText>
        </w:r>
        <w:r w:rsidRPr="00F91D60" w:rsidDel="00186111">
          <w:rPr>
            <w:rFonts w:ascii="Arial" w:hAnsi="Arial" w:cs="Arial"/>
            <w:sz w:val="24"/>
          </w:rPr>
          <w:delInstrText>表</w:delInstrText>
        </w:r>
        <w:r w:rsidRPr="00F91D60" w:rsidDel="00186111">
          <w:rPr>
            <w:rFonts w:ascii="Arial" w:hAnsi="Arial" w:cs="Arial"/>
            <w:sz w:val="24"/>
          </w:rPr>
          <w:delInstrText xml:space="preserve"> \* ARABIC \s 1 </w:delInstrText>
        </w:r>
        <w:r w:rsidRPr="00F91D60" w:rsidDel="00186111">
          <w:rPr>
            <w:rFonts w:ascii="Arial" w:hAnsi="Arial" w:cs="Arial"/>
          </w:rPr>
          <w:fldChar w:fldCharType="separate"/>
        </w:r>
        <w:r w:rsidR="000B2617" w:rsidDel="00186111">
          <w:rPr>
            <w:rFonts w:ascii="Arial" w:hAnsi="Arial" w:cs="Arial"/>
            <w:noProof/>
            <w:sz w:val="24"/>
          </w:rPr>
          <w:delText>6</w:delText>
        </w:r>
        <w:r w:rsidRPr="00F91D60" w:rsidDel="00186111">
          <w:rPr>
            <w:rFonts w:ascii="Arial" w:hAnsi="Arial" w:cs="Arial"/>
          </w:rPr>
          <w:fldChar w:fldCharType="end"/>
        </w:r>
        <w:r w:rsidRPr="00F91D60" w:rsidDel="00186111">
          <w:rPr>
            <w:rFonts w:ascii="Arial" w:hAnsi="Arial" w:cs="Arial" w:hint="eastAsia"/>
            <w:sz w:val="24"/>
          </w:rPr>
          <w:delText xml:space="preserve">　</w:delText>
        </w:r>
        <w:r w:rsidRPr="009B4126" w:rsidDel="00186111">
          <w:rPr>
            <w:rFonts w:ascii="Arial" w:hAnsi="Arial" w:cs="Arial" w:hint="eastAsia"/>
            <w:sz w:val="24"/>
          </w:rPr>
          <w:delText>传</w:delText>
        </w:r>
        <w:r w:rsidDel="00186111">
          <w:rPr>
            <w:rFonts w:ascii="Arial" w:hAnsi="Arial" w:cs="Arial" w:hint="eastAsia"/>
            <w:sz w:val="24"/>
          </w:rPr>
          <w:delText>感器</w:delText>
        </w:r>
        <w:r w:rsidDel="00186111">
          <w:rPr>
            <w:rFonts w:ascii="黑体" w:hAnsi="黑体" w:cs="Arial" w:hint="eastAsia"/>
            <w:color w:val="000000" w:themeColor="text1"/>
            <w:sz w:val="24"/>
          </w:rPr>
          <w:delText>号数据说明</w:delText>
        </w:r>
      </w:del>
    </w:p>
    <w:tbl>
      <w:tblPr>
        <w:tblStyle w:val="a4"/>
        <w:tblW w:w="8695" w:type="dxa"/>
        <w:jc w:val="center"/>
        <w:tblLook w:val="04A0" w:firstRow="1" w:lastRow="0" w:firstColumn="1" w:lastColumn="0" w:noHBand="0" w:noVBand="1"/>
      </w:tblPr>
      <w:tblGrid>
        <w:gridCol w:w="964"/>
        <w:gridCol w:w="966"/>
        <w:gridCol w:w="966"/>
        <w:gridCol w:w="967"/>
        <w:gridCol w:w="966"/>
        <w:gridCol w:w="966"/>
        <w:gridCol w:w="967"/>
        <w:gridCol w:w="966"/>
        <w:gridCol w:w="967"/>
      </w:tblGrid>
      <w:tr w:rsidR="00C80BDC" w:rsidRPr="001B6CA1" w:rsidDel="00186111" w14:paraId="76B12BCF" w14:textId="0F5123C6" w:rsidTr="00E76095">
        <w:trPr>
          <w:tblHeader/>
          <w:jc w:val="center"/>
          <w:del w:id="1942" w:author="Microsoft Office User" w:date="2023-06-07T12:53:00Z"/>
        </w:trPr>
        <w:tc>
          <w:tcPr>
            <w:tcW w:w="964" w:type="dxa"/>
            <w:shd w:val="clear" w:color="auto" w:fill="D0CECE" w:themeFill="background2" w:themeFillShade="E6"/>
          </w:tcPr>
          <w:p w14:paraId="2E9119DA" w14:textId="4AA9AA9C" w:rsidR="00C80BDC" w:rsidRPr="001B6CA1" w:rsidDel="00186111" w:rsidRDefault="00C80BDC" w:rsidP="00E76095">
            <w:pPr>
              <w:rPr>
                <w:del w:id="1943" w:author="Microsoft Office User" w:date="2023-06-07T12:53:00Z"/>
                <w:rFonts w:ascii="Arial" w:hAnsi="Arial" w:cs="Arial"/>
                <w:b/>
                <w:sz w:val="21"/>
                <w:szCs w:val="21"/>
              </w:rPr>
            </w:pPr>
            <w:del w:id="1944" w:author="Microsoft Office User" w:date="2023-06-07T12:53:00Z">
              <w:r w:rsidDel="00186111">
                <w:rPr>
                  <w:rFonts w:ascii="Arial" w:hAnsi="Arial" w:cs="Arial"/>
                  <w:b/>
                  <w:sz w:val="21"/>
                  <w:szCs w:val="21"/>
                </w:rPr>
                <w:delText>数据位</w:delText>
              </w:r>
            </w:del>
          </w:p>
        </w:tc>
        <w:tc>
          <w:tcPr>
            <w:tcW w:w="966" w:type="dxa"/>
            <w:shd w:val="clear" w:color="auto" w:fill="D0CECE" w:themeFill="background2" w:themeFillShade="E6"/>
          </w:tcPr>
          <w:p w14:paraId="0F9995B1" w14:textId="0EBDC95A" w:rsidR="00C80BDC" w:rsidRPr="001B6CA1" w:rsidDel="00186111" w:rsidRDefault="00C80BDC" w:rsidP="00E76095">
            <w:pPr>
              <w:jc w:val="center"/>
              <w:rPr>
                <w:del w:id="1945" w:author="Microsoft Office User" w:date="2023-06-07T12:53:00Z"/>
                <w:rFonts w:ascii="Arial" w:hAnsi="Arial" w:cs="Arial"/>
                <w:b/>
                <w:sz w:val="21"/>
                <w:szCs w:val="21"/>
              </w:rPr>
            </w:pPr>
            <w:del w:id="1946" w:author="Microsoft Office User" w:date="2023-06-07T12:53:00Z">
              <w:r w:rsidRPr="001B6CA1" w:rsidDel="00186111">
                <w:rPr>
                  <w:rFonts w:ascii="Arial" w:hAnsi="Arial" w:cs="Arial"/>
                  <w:b/>
                  <w:sz w:val="21"/>
                  <w:szCs w:val="21"/>
                </w:rPr>
                <w:delText>Byte1.7</w:delText>
              </w:r>
            </w:del>
          </w:p>
        </w:tc>
        <w:tc>
          <w:tcPr>
            <w:tcW w:w="966" w:type="dxa"/>
            <w:shd w:val="clear" w:color="auto" w:fill="D0CECE" w:themeFill="background2" w:themeFillShade="E6"/>
          </w:tcPr>
          <w:p w14:paraId="12106472" w14:textId="003B1259" w:rsidR="00C80BDC" w:rsidRPr="001B6CA1" w:rsidDel="00186111" w:rsidRDefault="00C80BDC" w:rsidP="00E76095">
            <w:pPr>
              <w:jc w:val="center"/>
              <w:rPr>
                <w:del w:id="1947" w:author="Microsoft Office User" w:date="2023-06-07T12:53:00Z"/>
                <w:rFonts w:ascii="Arial" w:hAnsi="Arial" w:cs="Arial"/>
                <w:b/>
                <w:sz w:val="21"/>
                <w:szCs w:val="21"/>
              </w:rPr>
            </w:pPr>
            <w:del w:id="1948" w:author="Microsoft Office User" w:date="2023-06-07T12:53:00Z">
              <w:r w:rsidRPr="001B6CA1" w:rsidDel="00186111">
                <w:rPr>
                  <w:rFonts w:ascii="Arial" w:hAnsi="Arial" w:cs="Arial"/>
                  <w:b/>
                  <w:sz w:val="21"/>
                  <w:szCs w:val="21"/>
                </w:rPr>
                <w:delText>Byte1.6</w:delText>
              </w:r>
            </w:del>
          </w:p>
        </w:tc>
        <w:tc>
          <w:tcPr>
            <w:tcW w:w="967" w:type="dxa"/>
            <w:shd w:val="clear" w:color="auto" w:fill="D0CECE" w:themeFill="background2" w:themeFillShade="E6"/>
          </w:tcPr>
          <w:p w14:paraId="19EA2549" w14:textId="08718B96" w:rsidR="00C80BDC" w:rsidRPr="001B6CA1" w:rsidDel="00186111" w:rsidRDefault="00C80BDC" w:rsidP="00E76095">
            <w:pPr>
              <w:jc w:val="center"/>
              <w:rPr>
                <w:del w:id="1949" w:author="Microsoft Office User" w:date="2023-06-07T12:53:00Z"/>
                <w:rFonts w:ascii="Arial" w:hAnsi="Arial" w:cs="Arial"/>
                <w:b/>
                <w:sz w:val="21"/>
                <w:szCs w:val="21"/>
              </w:rPr>
            </w:pPr>
            <w:del w:id="1950" w:author="Microsoft Office User" w:date="2023-06-07T12:53:00Z">
              <w:r w:rsidRPr="001B6CA1" w:rsidDel="00186111">
                <w:rPr>
                  <w:rFonts w:ascii="Arial" w:hAnsi="Arial" w:cs="Arial"/>
                  <w:b/>
                  <w:sz w:val="21"/>
                  <w:szCs w:val="21"/>
                </w:rPr>
                <w:delText>Byte1.5</w:delText>
              </w:r>
            </w:del>
          </w:p>
        </w:tc>
        <w:tc>
          <w:tcPr>
            <w:tcW w:w="966" w:type="dxa"/>
            <w:shd w:val="clear" w:color="auto" w:fill="D0CECE" w:themeFill="background2" w:themeFillShade="E6"/>
          </w:tcPr>
          <w:p w14:paraId="46A51A04" w14:textId="57FC8851" w:rsidR="00C80BDC" w:rsidRPr="001B6CA1" w:rsidDel="00186111" w:rsidRDefault="00C80BDC" w:rsidP="00E76095">
            <w:pPr>
              <w:jc w:val="center"/>
              <w:rPr>
                <w:del w:id="1951" w:author="Microsoft Office User" w:date="2023-06-07T12:53:00Z"/>
                <w:rFonts w:ascii="Arial" w:hAnsi="Arial" w:cs="Arial"/>
                <w:b/>
                <w:sz w:val="21"/>
                <w:szCs w:val="21"/>
              </w:rPr>
            </w:pPr>
            <w:del w:id="1952" w:author="Microsoft Office User" w:date="2023-06-07T12:53:00Z">
              <w:r w:rsidRPr="001B6CA1" w:rsidDel="00186111">
                <w:rPr>
                  <w:rFonts w:ascii="Arial" w:hAnsi="Arial" w:cs="Arial"/>
                  <w:b/>
                  <w:sz w:val="21"/>
                  <w:szCs w:val="21"/>
                </w:rPr>
                <w:delText>Byte1.4</w:delText>
              </w:r>
            </w:del>
          </w:p>
        </w:tc>
        <w:tc>
          <w:tcPr>
            <w:tcW w:w="966" w:type="dxa"/>
            <w:shd w:val="clear" w:color="auto" w:fill="D0CECE" w:themeFill="background2" w:themeFillShade="E6"/>
          </w:tcPr>
          <w:p w14:paraId="46E3E3A5" w14:textId="2AA6427E" w:rsidR="00C80BDC" w:rsidRPr="001B6CA1" w:rsidDel="00186111" w:rsidRDefault="00C80BDC" w:rsidP="00E76095">
            <w:pPr>
              <w:jc w:val="center"/>
              <w:rPr>
                <w:del w:id="1953" w:author="Microsoft Office User" w:date="2023-06-07T12:53:00Z"/>
                <w:rFonts w:ascii="Arial" w:hAnsi="Arial" w:cs="Arial"/>
                <w:b/>
                <w:sz w:val="21"/>
                <w:szCs w:val="21"/>
              </w:rPr>
            </w:pPr>
            <w:del w:id="1954" w:author="Microsoft Office User" w:date="2023-06-07T12:53:00Z">
              <w:r w:rsidRPr="001B6CA1" w:rsidDel="00186111">
                <w:rPr>
                  <w:rFonts w:ascii="Arial" w:hAnsi="Arial" w:cs="Arial"/>
                  <w:b/>
                  <w:sz w:val="21"/>
                  <w:szCs w:val="21"/>
                </w:rPr>
                <w:delText>Byte1.3</w:delText>
              </w:r>
            </w:del>
          </w:p>
        </w:tc>
        <w:tc>
          <w:tcPr>
            <w:tcW w:w="967" w:type="dxa"/>
            <w:shd w:val="clear" w:color="auto" w:fill="D0CECE" w:themeFill="background2" w:themeFillShade="E6"/>
          </w:tcPr>
          <w:p w14:paraId="2FA102C4" w14:textId="2124C294" w:rsidR="00C80BDC" w:rsidRPr="001B6CA1" w:rsidDel="00186111" w:rsidRDefault="00C80BDC" w:rsidP="00E76095">
            <w:pPr>
              <w:jc w:val="center"/>
              <w:rPr>
                <w:del w:id="1955" w:author="Microsoft Office User" w:date="2023-06-07T12:53:00Z"/>
                <w:rFonts w:ascii="Arial" w:hAnsi="Arial" w:cs="Arial"/>
                <w:b/>
                <w:sz w:val="21"/>
                <w:szCs w:val="21"/>
              </w:rPr>
            </w:pPr>
            <w:del w:id="1956" w:author="Microsoft Office User" w:date="2023-06-07T12:53:00Z">
              <w:r w:rsidRPr="001B6CA1" w:rsidDel="00186111">
                <w:rPr>
                  <w:rFonts w:ascii="Arial" w:hAnsi="Arial" w:cs="Arial"/>
                  <w:b/>
                  <w:sz w:val="21"/>
                  <w:szCs w:val="21"/>
                </w:rPr>
                <w:delText>Byte1.2</w:delText>
              </w:r>
            </w:del>
          </w:p>
        </w:tc>
        <w:tc>
          <w:tcPr>
            <w:tcW w:w="966" w:type="dxa"/>
            <w:shd w:val="clear" w:color="auto" w:fill="D0CECE" w:themeFill="background2" w:themeFillShade="E6"/>
          </w:tcPr>
          <w:p w14:paraId="4EF3DA2A" w14:textId="0ADC6F99" w:rsidR="00C80BDC" w:rsidRPr="001B6CA1" w:rsidDel="00186111" w:rsidRDefault="00C80BDC" w:rsidP="00E76095">
            <w:pPr>
              <w:jc w:val="center"/>
              <w:rPr>
                <w:del w:id="1957" w:author="Microsoft Office User" w:date="2023-06-07T12:53:00Z"/>
                <w:rFonts w:ascii="Arial" w:hAnsi="Arial" w:cs="Arial"/>
                <w:b/>
                <w:sz w:val="21"/>
                <w:szCs w:val="21"/>
              </w:rPr>
            </w:pPr>
            <w:del w:id="1958" w:author="Microsoft Office User" w:date="2023-06-07T12:53:00Z">
              <w:r w:rsidRPr="001B6CA1" w:rsidDel="00186111">
                <w:rPr>
                  <w:rFonts w:ascii="Arial" w:hAnsi="Arial" w:cs="Arial"/>
                  <w:b/>
                  <w:sz w:val="21"/>
                  <w:szCs w:val="21"/>
                </w:rPr>
                <w:delText>Byte1.1</w:delText>
              </w:r>
            </w:del>
          </w:p>
        </w:tc>
        <w:tc>
          <w:tcPr>
            <w:tcW w:w="967" w:type="dxa"/>
            <w:shd w:val="clear" w:color="auto" w:fill="D0CECE" w:themeFill="background2" w:themeFillShade="E6"/>
          </w:tcPr>
          <w:p w14:paraId="7C05699A" w14:textId="54DBCCEB" w:rsidR="00C80BDC" w:rsidRPr="001B6CA1" w:rsidDel="00186111" w:rsidRDefault="00C80BDC" w:rsidP="00E76095">
            <w:pPr>
              <w:jc w:val="center"/>
              <w:rPr>
                <w:del w:id="1959" w:author="Microsoft Office User" w:date="2023-06-07T12:53:00Z"/>
                <w:rFonts w:ascii="Arial" w:hAnsi="Arial" w:cs="Arial"/>
                <w:b/>
                <w:sz w:val="21"/>
                <w:szCs w:val="21"/>
              </w:rPr>
            </w:pPr>
            <w:del w:id="1960" w:author="Microsoft Office User" w:date="2023-06-07T12:53:00Z">
              <w:r w:rsidRPr="001B6CA1" w:rsidDel="00186111">
                <w:rPr>
                  <w:rFonts w:ascii="Arial" w:hAnsi="Arial" w:cs="Arial"/>
                  <w:b/>
                  <w:sz w:val="21"/>
                  <w:szCs w:val="21"/>
                </w:rPr>
                <w:delText>Byte1.0</w:delText>
              </w:r>
            </w:del>
          </w:p>
        </w:tc>
      </w:tr>
      <w:tr w:rsidR="00C80BDC" w:rsidRPr="001B6CA1" w:rsidDel="00186111" w14:paraId="46073E51" w14:textId="78FB623E" w:rsidTr="00E76095">
        <w:trPr>
          <w:jc w:val="center"/>
          <w:del w:id="1961" w:author="Microsoft Office User" w:date="2023-06-07T12:53:00Z"/>
        </w:trPr>
        <w:tc>
          <w:tcPr>
            <w:tcW w:w="964" w:type="dxa"/>
          </w:tcPr>
          <w:p w14:paraId="05EA8F93" w14:textId="4D93CC0C" w:rsidR="00C80BDC" w:rsidRPr="001B6CA1" w:rsidDel="00186111" w:rsidRDefault="00C80BDC" w:rsidP="00E76095">
            <w:pPr>
              <w:rPr>
                <w:del w:id="1962" w:author="Microsoft Office User" w:date="2023-06-07T12:53:00Z"/>
                <w:rFonts w:ascii="Arial" w:hAnsi="Arial" w:cs="Arial"/>
                <w:sz w:val="21"/>
                <w:szCs w:val="21"/>
              </w:rPr>
            </w:pPr>
            <w:del w:id="1963" w:author="Microsoft Office User" w:date="2023-06-07T12:53:00Z">
              <w:r w:rsidDel="00186111">
                <w:rPr>
                  <w:rFonts w:ascii="Arial" w:hAnsi="Arial" w:cs="Arial"/>
                  <w:sz w:val="21"/>
                  <w:szCs w:val="21"/>
                </w:rPr>
                <w:delText>内容</w:delText>
              </w:r>
            </w:del>
          </w:p>
        </w:tc>
        <w:tc>
          <w:tcPr>
            <w:tcW w:w="3865" w:type="dxa"/>
            <w:gridSpan w:val="4"/>
          </w:tcPr>
          <w:p w14:paraId="1292B91F" w14:textId="5960F14A" w:rsidR="00C80BDC" w:rsidDel="00186111" w:rsidRDefault="00C80BDC" w:rsidP="00E76095">
            <w:pPr>
              <w:rPr>
                <w:del w:id="1964" w:author="Microsoft Office User" w:date="2023-06-07T12:53:00Z"/>
                <w:rFonts w:ascii="Arial" w:hAnsi="Arial" w:cs="Arial"/>
                <w:sz w:val="21"/>
                <w:szCs w:val="21"/>
              </w:rPr>
            </w:pPr>
            <w:del w:id="1965" w:author="Microsoft Office User" w:date="2023-06-07T12:53:00Z">
              <w:r w:rsidDel="00186111">
                <w:rPr>
                  <w:rFonts w:ascii="Arial" w:hAnsi="Arial" w:cs="Arial" w:hint="eastAsia"/>
                  <w:sz w:val="21"/>
                  <w:szCs w:val="21"/>
                </w:rPr>
                <w:delText>传感器号</w:delText>
              </w:r>
            </w:del>
          </w:p>
          <w:p w14:paraId="21D48F03" w14:textId="4B6A2354" w:rsidR="00C80BDC" w:rsidRPr="001B6CA1" w:rsidDel="00186111" w:rsidRDefault="00C80BDC" w:rsidP="00E76095">
            <w:pPr>
              <w:rPr>
                <w:del w:id="1966" w:author="Microsoft Office User" w:date="2023-06-07T12:53:00Z"/>
                <w:rFonts w:ascii="Arial" w:hAnsi="Arial" w:cs="Arial"/>
                <w:sz w:val="21"/>
                <w:szCs w:val="21"/>
              </w:rPr>
            </w:pPr>
            <w:del w:id="1967" w:author="Microsoft Office User" w:date="2023-06-07T12:53:00Z">
              <w:r w:rsidDel="00186111">
                <w:rPr>
                  <w:rFonts w:ascii="Arial" w:hAnsi="Arial" w:cs="Arial" w:hint="eastAsia"/>
                  <w:sz w:val="21"/>
                  <w:szCs w:val="21"/>
                </w:rPr>
                <w:delText>1</w:delText>
              </w:r>
              <w:r w:rsidDel="00186111">
                <w:rPr>
                  <w:rFonts w:ascii="Arial" w:hAnsi="Arial" w:cs="Arial" w:hint="eastAsia"/>
                  <w:sz w:val="21"/>
                  <w:szCs w:val="21"/>
                </w:rPr>
                <w:delText>：水听器；</w:delText>
              </w:r>
              <w:r w:rsidDel="00186111">
                <w:rPr>
                  <w:rFonts w:ascii="Arial" w:hAnsi="Arial" w:cs="Arial" w:hint="eastAsia"/>
                  <w:sz w:val="21"/>
                  <w:szCs w:val="21"/>
                </w:rPr>
                <w:delText>2</w:delText>
              </w:r>
              <w:r w:rsidDel="00186111">
                <w:rPr>
                  <w:rFonts w:ascii="Arial" w:hAnsi="Arial" w:cs="Arial" w:hint="eastAsia"/>
                  <w:sz w:val="21"/>
                  <w:szCs w:val="21"/>
                </w:rPr>
                <w:delText>：三坐标三轴；</w:delText>
              </w:r>
              <w:r w:rsidR="00E17DE4" w:rsidRPr="008247EE" w:rsidDel="00186111">
                <w:rPr>
                  <w:rFonts w:ascii="Arial" w:hAnsi="Arial" w:cs="Arial" w:hint="eastAsia"/>
                  <w:color w:val="FF0000"/>
                  <w:sz w:val="21"/>
                  <w:szCs w:val="21"/>
                </w:rPr>
                <w:delText>3</w:delText>
              </w:r>
              <w:r w:rsidR="00E17DE4" w:rsidRPr="008247EE" w:rsidDel="00186111">
                <w:rPr>
                  <w:rFonts w:ascii="Arial" w:hAnsi="Arial" w:cs="Arial" w:hint="eastAsia"/>
                  <w:color w:val="FF0000"/>
                  <w:sz w:val="21"/>
                  <w:szCs w:val="21"/>
                </w:rPr>
                <w:delText>：压力传感器</w:delText>
              </w:r>
            </w:del>
          </w:p>
        </w:tc>
        <w:tc>
          <w:tcPr>
            <w:tcW w:w="966" w:type="dxa"/>
          </w:tcPr>
          <w:p w14:paraId="727F3B21" w14:textId="6BB6E21D" w:rsidR="00C80BDC" w:rsidRPr="001B6CA1" w:rsidDel="00186111" w:rsidRDefault="00C80BDC" w:rsidP="00E76095">
            <w:pPr>
              <w:rPr>
                <w:del w:id="1968" w:author="Microsoft Office User" w:date="2023-06-07T12:53:00Z"/>
                <w:rFonts w:ascii="Arial" w:hAnsi="Arial" w:cs="Arial"/>
                <w:sz w:val="21"/>
                <w:szCs w:val="21"/>
              </w:rPr>
            </w:pPr>
            <w:del w:id="1969" w:author="Microsoft Office User" w:date="2023-06-07T12:53:00Z">
              <w:r w:rsidDel="00186111">
                <w:rPr>
                  <w:rFonts w:ascii="Arial" w:hAnsi="Arial" w:cs="Arial" w:hint="eastAsia"/>
                  <w:sz w:val="21"/>
                  <w:szCs w:val="21"/>
                </w:rPr>
                <w:delText>0</w:delText>
              </w:r>
            </w:del>
          </w:p>
        </w:tc>
        <w:tc>
          <w:tcPr>
            <w:tcW w:w="967" w:type="dxa"/>
          </w:tcPr>
          <w:p w14:paraId="160C676A" w14:textId="3573D6F6" w:rsidR="00C80BDC" w:rsidRPr="001B6CA1" w:rsidDel="00186111" w:rsidRDefault="00C80BDC" w:rsidP="00E76095">
            <w:pPr>
              <w:rPr>
                <w:del w:id="1970" w:author="Microsoft Office User" w:date="2023-06-07T12:53:00Z"/>
                <w:rFonts w:ascii="Arial" w:hAnsi="Arial" w:cs="Arial"/>
                <w:sz w:val="21"/>
                <w:szCs w:val="21"/>
              </w:rPr>
            </w:pPr>
            <w:del w:id="1971" w:author="Microsoft Office User" w:date="2023-06-07T12:53:00Z">
              <w:r w:rsidDel="00186111">
                <w:rPr>
                  <w:rFonts w:ascii="Arial" w:hAnsi="Arial" w:cs="Arial" w:hint="eastAsia"/>
                  <w:sz w:val="21"/>
                  <w:szCs w:val="21"/>
                </w:rPr>
                <w:delText>0</w:delText>
              </w:r>
            </w:del>
          </w:p>
        </w:tc>
        <w:tc>
          <w:tcPr>
            <w:tcW w:w="966" w:type="dxa"/>
          </w:tcPr>
          <w:p w14:paraId="74E7FBE3" w14:textId="0419E59C" w:rsidR="00C80BDC" w:rsidRPr="001B6CA1" w:rsidDel="00186111" w:rsidRDefault="00C80BDC" w:rsidP="00E76095">
            <w:pPr>
              <w:rPr>
                <w:del w:id="1972" w:author="Microsoft Office User" w:date="2023-06-07T12:53:00Z"/>
                <w:rFonts w:ascii="Arial" w:hAnsi="Arial" w:cs="Arial"/>
                <w:sz w:val="21"/>
                <w:szCs w:val="21"/>
              </w:rPr>
            </w:pPr>
            <w:del w:id="1973" w:author="Microsoft Office User" w:date="2023-06-07T12:53:00Z">
              <w:r w:rsidDel="00186111">
                <w:rPr>
                  <w:rFonts w:ascii="Arial" w:hAnsi="Arial" w:cs="Arial" w:hint="eastAsia"/>
                  <w:sz w:val="21"/>
                  <w:szCs w:val="21"/>
                </w:rPr>
                <w:delText>0</w:delText>
              </w:r>
            </w:del>
          </w:p>
        </w:tc>
        <w:tc>
          <w:tcPr>
            <w:tcW w:w="967" w:type="dxa"/>
          </w:tcPr>
          <w:p w14:paraId="02B71E04" w14:textId="05C1DB01" w:rsidR="00C80BDC" w:rsidRPr="001B6CA1" w:rsidDel="00186111" w:rsidRDefault="00C80BDC" w:rsidP="00E76095">
            <w:pPr>
              <w:rPr>
                <w:del w:id="1974" w:author="Microsoft Office User" w:date="2023-06-07T12:53:00Z"/>
                <w:rFonts w:ascii="Arial" w:hAnsi="Arial" w:cs="Arial"/>
                <w:sz w:val="21"/>
                <w:szCs w:val="21"/>
              </w:rPr>
            </w:pPr>
            <w:del w:id="1975" w:author="Microsoft Office User" w:date="2023-06-07T12:53:00Z">
              <w:r w:rsidDel="00186111">
                <w:rPr>
                  <w:rFonts w:ascii="Arial" w:hAnsi="Arial" w:cs="Arial" w:hint="eastAsia"/>
                  <w:sz w:val="21"/>
                  <w:szCs w:val="21"/>
                </w:rPr>
                <w:delText>0</w:delText>
              </w:r>
            </w:del>
          </w:p>
        </w:tc>
      </w:tr>
    </w:tbl>
    <w:p w14:paraId="1EEE927B" w14:textId="4EB0568F" w:rsidR="00C80BDC" w:rsidRPr="00126A0C" w:rsidDel="00186111" w:rsidRDefault="00C80BDC" w:rsidP="00C80BDC">
      <w:pPr>
        <w:pStyle w:val="ae"/>
        <w:keepNext/>
        <w:spacing w:beforeLines="100" w:before="312"/>
        <w:jc w:val="center"/>
        <w:rPr>
          <w:del w:id="1976" w:author="Microsoft Office User" w:date="2023-06-07T12:53:00Z"/>
          <w:rFonts w:ascii="黑体" w:hAnsi="黑体" w:cs="Arial"/>
          <w:color w:val="000000" w:themeColor="text1"/>
          <w:sz w:val="24"/>
        </w:rPr>
      </w:pPr>
      <w:del w:id="1977" w:author="Microsoft Office User" w:date="2023-06-07T12:53:00Z">
        <w:r w:rsidRPr="00F91D60" w:rsidDel="00186111">
          <w:rPr>
            <w:rFonts w:ascii="Arial" w:hAnsi="Arial" w:cs="Arial"/>
            <w:sz w:val="24"/>
          </w:rPr>
          <w:delText>表</w:delText>
        </w:r>
        <w:r w:rsidRPr="00F91D60" w:rsidDel="00186111">
          <w:rPr>
            <w:rFonts w:ascii="Arial" w:hAnsi="Arial" w:cs="Arial"/>
          </w:rPr>
          <w:fldChar w:fldCharType="begin"/>
        </w:r>
        <w:r w:rsidRPr="00F91D60" w:rsidDel="00186111">
          <w:rPr>
            <w:rFonts w:ascii="Arial" w:hAnsi="Arial" w:cs="Arial"/>
            <w:sz w:val="24"/>
          </w:rPr>
          <w:delInstrText xml:space="preserve"> STYLEREF 1 \s </w:delInstrText>
        </w:r>
        <w:r w:rsidRPr="00F91D60" w:rsidDel="00186111">
          <w:rPr>
            <w:rFonts w:ascii="Arial" w:hAnsi="Arial" w:cs="Arial"/>
          </w:rPr>
          <w:fldChar w:fldCharType="separate"/>
        </w:r>
        <w:r w:rsidR="000B2617" w:rsidDel="00186111">
          <w:rPr>
            <w:rFonts w:ascii="Arial" w:hAnsi="Arial" w:cs="Arial"/>
            <w:noProof/>
            <w:sz w:val="24"/>
          </w:rPr>
          <w:delText>2</w:delText>
        </w:r>
        <w:r w:rsidRPr="00F91D60" w:rsidDel="00186111">
          <w:rPr>
            <w:rFonts w:ascii="Arial" w:hAnsi="Arial" w:cs="Arial"/>
          </w:rPr>
          <w:fldChar w:fldCharType="end"/>
        </w:r>
        <w:r w:rsidRPr="00F91D60" w:rsidDel="00186111">
          <w:rPr>
            <w:rFonts w:ascii="Arial" w:hAnsi="Arial" w:cs="Arial"/>
            <w:sz w:val="24"/>
          </w:rPr>
          <w:delText>.</w:delText>
        </w:r>
        <w:r w:rsidRPr="00F91D60" w:rsidDel="00186111">
          <w:rPr>
            <w:rFonts w:ascii="Arial" w:hAnsi="Arial" w:cs="Arial"/>
          </w:rPr>
          <w:fldChar w:fldCharType="begin"/>
        </w:r>
        <w:r w:rsidRPr="00F91D60" w:rsidDel="00186111">
          <w:rPr>
            <w:rFonts w:ascii="Arial" w:hAnsi="Arial" w:cs="Arial"/>
            <w:sz w:val="24"/>
          </w:rPr>
          <w:delInstrText xml:space="preserve"> SEQ </w:delInstrText>
        </w:r>
        <w:r w:rsidRPr="00F91D60" w:rsidDel="00186111">
          <w:rPr>
            <w:rFonts w:ascii="Arial" w:hAnsi="Arial" w:cs="Arial"/>
            <w:sz w:val="24"/>
          </w:rPr>
          <w:delInstrText>表</w:delInstrText>
        </w:r>
        <w:r w:rsidRPr="00F91D60" w:rsidDel="00186111">
          <w:rPr>
            <w:rFonts w:ascii="Arial" w:hAnsi="Arial" w:cs="Arial"/>
            <w:sz w:val="24"/>
          </w:rPr>
          <w:delInstrText xml:space="preserve"> \* ARABIC \s 1 </w:delInstrText>
        </w:r>
        <w:r w:rsidRPr="00F91D60" w:rsidDel="00186111">
          <w:rPr>
            <w:rFonts w:ascii="Arial" w:hAnsi="Arial" w:cs="Arial"/>
          </w:rPr>
          <w:fldChar w:fldCharType="separate"/>
        </w:r>
        <w:r w:rsidR="000B2617" w:rsidDel="00186111">
          <w:rPr>
            <w:rFonts w:ascii="Arial" w:hAnsi="Arial" w:cs="Arial"/>
            <w:noProof/>
            <w:sz w:val="24"/>
          </w:rPr>
          <w:delText>7</w:delText>
        </w:r>
        <w:r w:rsidRPr="00F91D60" w:rsidDel="00186111">
          <w:rPr>
            <w:rFonts w:ascii="Arial" w:hAnsi="Arial" w:cs="Arial"/>
          </w:rPr>
          <w:fldChar w:fldCharType="end"/>
        </w:r>
        <w:r w:rsidRPr="00F91D60" w:rsidDel="00186111">
          <w:rPr>
            <w:rFonts w:ascii="Arial" w:hAnsi="Arial" w:cs="Arial" w:hint="eastAsia"/>
            <w:sz w:val="24"/>
          </w:rPr>
          <w:delText xml:space="preserve">　</w:delText>
        </w:r>
        <w:r w:rsidDel="00186111">
          <w:rPr>
            <w:rFonts w:ascii="黑体" w:hAnsi="黑体" w:cs="Arial" w:hint="eastAsia"/>
            <w:color w:val="000000" w:themeColor="text1"/>
            <w:sz w:val="24"/>
          </w:rPr>
          <w:delText>传感器参数数据说明</w:delText>
        </w:r>
      </w:del>
    </w:p>
    <w:tbl>
      <w:tblPr>
        <w:tblStyle w:val="a4"/>
        <w:tblW w:w="8695" w:type="dxa"/>
        <w:jc w:val="center"/>
        <w:tblLook w:val="04A0" w:firstRow="1" w:lastRow="0" w:firstColumn="1" w:lastColumn="0" w:noHBand="0" w:noVBand="1"/>
      </w:tblPr>
      <w:tblGrid>
        <w:gridCol w:w="964"/>
        <w:gridCol w:w="966"/>
        <w:gridCol w:w="966"/>
        <w:gridCol w:w="967"/>
        <w:gridCol w:w="966"/>
        <w:gridCol w:w="966"/>
        <w:gridCol w:w="967"/>
        <w:gridCol w:w="966"/>
        <w:gridCol w:w="967"/>
      </w:tblGrid>
      <w:tr w:rsidR="00C80BDC" w:rsidRPr="001B6CA1" w:rsidDel="00186111" w14:paraId="38622527" w14:textId="2033EC12" w:rsidTr="00E76095">
        <w:trPr>
          <w:tblHeader/>
          <w:jc w:val="center"/>
          <w:del w:id="1978" w:author="Microsoft Office User" w:date="2023-06-07T12:53:00Z"/>
        </w:trPr>
        <w:tc>
          <w:tcPr>
            <w:tcW w:w="964" w:type="dxa"/>
            <w:shd w:val="clear" w:color="auto" w:fill="D0CECE" w:themeFill="background2" w:themeFillShade="E6"/>
          </w:tcPr>
          <w:p w14:paraId="41763620" w14:textId="2F316705" w:rsidR="00C80BDC" w:rsidRPr="001B6CA1" w:rsidDel="00186111" w:rsidRDefault="00C80BDC" w:rsidP="00E76095">
            <w:pPr>
              <w:rPr>
                <w:del w:id="1979" w:author="Microsoft Office User" w:date="2023-06-07T12:53:00Z"/>
                <w:rFonts w:ascii="Arial" w:hAnsi="Arial" w:cs="Arial"/>
                <w:b/>
                <w:sz w:val="21"/>
                <w:szCs w:val="21"/>
              </w:rPr>
            </w:pPr>
            <w:del w:id="1980" w:author="Microsoft Office User" w:date="2023-06-07T12:53:00Z">
              <w:r w:rsidDel="00186111">
                <w:rPr>
                  <w:rFonts w:ascii="Arial" w:hAnsi="Arial" w:cs="Arial"/>
                  <w:b/>
                  <w:sz w:val="21"/>
                  <w:szCs w:val="21"/>
                </w:rPr>
                <w:delText>数据位</w:delText>
              </w:r>
            </w:del>
          </w:p>
        </w:tc>
        <w:tc>
          <w:tcPr>
            <w:tcW w:w="966" w:type="dxa"/>
            <w:shd w:val="clear" w:color="auto" w:fill="D0CECE" w:themeFill="background2" w:themeFillShade="E6"/>
          </w:tcPr>
          <w:p w14:paraId="6F07415D" w14:textId="545F2A2B" w:rsidR="00C80BDC" w:rsidRPr="001B6CA1" w:rsidDel="00186111" w:rsidRDefault="00C80BDC" w:rsidP="00E76095">
            <w:pPr>
              <w:jc w:val="center"/>
              <w:rPr>
                <w:del w:id="1981" w:author="Microsoft Office User" w:date="2023-06-07T12:53:00Z"/>
                <w:rFonts w:ascii="Arial" w:hAnsi="Arial" w:cs="Arial"/>
                <w:b/>
                <w:sz w:val="21"/>
                <w:szCs w:val="21"/>
              </w:rPr>
            </w:pPr>
            <w:del w:id="1982" w:author="Microsoft Office User" w:date="2023-06-07T12:53:00Z">
              <w:r w:rsidRPr="001B6CA1" w:rsidDel="00186111">
                <w:rPr>
                  <w:rFonts w:ascii="Arial" w:hAnsi="Arial" w:cs="Arial"/>
                  <w:b/>
                  <w:sz w:val="21"/>
                  <w:szCs w:val="21"/>
                </w:rPr>
                <w:delText>Byte1.7</w:delText>
              </w:r>
            </w:del>
          </w:p>
        </w:tc>
        <w:tc>
          <w:tcPr>
            <w:tcW w:w="966" w:type="dxa"/>
            <w:shd w:val="clear" w:color="auto" w:fill="D0CECE" w:themeFill="background2" w:themeFillShade="E6"/>
          </w:tcPr>
          <w:p w14:paraId="04638187" w14:textId="24674044" w:rsidR="00C80BDC" w:rsidRPr="001B6CA1" w:rsidDel="00186111" w:rsidRDefault="00C80BDC" w:rsidP="00E76095">
            <w:pPr>
              <w:jc w:val="center"/>
              <w:rPr>
                <w:del w:id="1983" w:author="Microsoft Office User" w:date="2023-06-07T12:53:00Z"/>
                <w:rFonts w:ascii="Arial" w:hAnsi="Arial" w:cs="Arial"/>
                <w:b/>
                <w:sz w:val="21"/>
                <w:szCs w:val="21"/>
              </w:rPr>
            </w:pPr>
            <w:del w:id="1984" w:author="Microsoft Office User" w:date="2023-06-07T12:53:00Z">
              <w:r w:rsidRPr="001B6CA1" w:rsidDel="00186111">
                <w:rPr>
                  <w:rFonts w:ascii="Arial" w:hAnsi="Arial" w:cs="Arial"/>
                  <w:b/>
                  <w:sz w:val="21"/>
                  <w:szCs w:val="21"/>
                </w:rPr>
                <w:delText>Byte1.6</w:delText>
              </w:r>
            </w:del>
          </w:p>
        </w:tc>
        <w:tc>
          <w:tcPr>
            <w:tcW w:w="967" w:type="dxa"/>
            <w:shd w:val="clear" w:color="auto" w:fill="D0CECE" w:themeFill="background2" w:themeFillShade="E6"/>
          </w:tcPr>
          <w:p w14:paraId="786CCB84" w14:textId="6ADAE45C" w:rsidR="00C80BDC" w:rsidRPr="001B6CA1" w:rsidDel="00186111" w:rsidRDefault="00C80BDC" w:rsidP="00E76095">
            <w:pPr>
              <w:jc w:val="center"/>
              <w:rPr>
                <w:del w:id="1985" w:author="Microsoft Office User" w:date="2023-06-07T12:53:00Z"/>
                <w:rFonts w:ascii="Arial" w:hAnsi="Arial" w:cs="Arial"/>
                <w:b/>
                <w:sz w:val="21"/>
                <w:szCs w:val="21"/>
              </w:rPr>
            </w:pPr>
            <w:del w:id="1986" w:author="Microsoft Office User" w:date="2023-06-07T12:53:00Z">
              <w:r w:rsidRPr="001B6CA1" w:rsidDel="00186111">
                <w:rPr>
                  <w:rFonts w:ascii="Arial" w:hAnsi="Arial" w:cs="Arial"/>
                  <w:b/>
                  <w:sz w:val="21"/>
                  <w:szCs w:val="21"/>
                </w:rPr>
                <w:delText>Byte1.5</w:delText>
              </w:r>
            </w:del>
          </w:p>
        </w:tc>
        <w:tc>
          <w:tcPr>
            <w:tcW w:w="966" w:type="dxa"/>
            <w:shd w:val="clear" w:color="auto" w:fill="D0CECE" w:themeFill="background2" w:themeFillShade="E6"/>
          </w:tcPr>
          <w:p w14:paraId="00C87EFE" w14:textId="067CFC31" w:rsidR="00C80BDC" w:rsidRPr="001B6CA1" w:rsidDel="00186111" w:rsidRDefault="00C80BDC" w:rsidP="00E76095">
            <w:pPr>
              <w:jc w:val="center"/>
              <w:rPr>
                <w:del w:id="1987" w:author="Microsoft Office User" w:date="2023-06-07T12:53:00Z"/>
                <w:rFonts w:ascii="Arial" w:hAnsi="Arial" w:cs="Arial"/>
                <w:b/>
                <w:sz w:val="21"/>
                <w:szCs w:val="21"/>
              </w:rPr>
            </w:pPr>
            <w:del w:id="1988" w:author="Microsoft Office User" w:date="2023-06-07T12:53:00Z">
              <w:r w:rsidRPr="001B6CA1" w:rsidDel="00186111">
                <w:rPr>
                  <w:rFonts w:ascii="Arial" w:hAnsi="Arial" w:cs="Arial"/>
                  <w:b/>
                  <w:sz w:val="21"/>
                  <w:szCs w:val="21"/>
                </w:rPr>
                <w:delText>Byte1.4</w:delText>
              </w:r>
            </w:del>
          </w:p>
        </w:tc>
        <w:tc>
          <w:tcPr>
            <w:tcW w:w="966" w:type="dxa"/>
            <w:shd w:val="clear" w:color="auto" w:fill="D0CECE" w:themeFill="background2" w:themeFillShade="E6"/>
          </w:tcPr>
          <w:p w14:paraId="26BC8974" w14:textId="4C2F7BF9" w:rsidR="00C80BDC" w:rsidRPr="001B6CA1" w:rsidDel="00186111" w:rsidRDefault="00C80BDC" w:rsidP="00E76095">
            <w:pPr>
              <w:jc w:val="center"/>
              <w:rPr>
                <w:del w:id="1989" w:author="Microsoft Office User" w:date="2023-06-07T12:53:00Z"/>
                <w:rFonts w:ascii="Arial" w:hAnsi="Arial" w:cs="Arial"/>
                <w:b/>
                <w:sz w:val="21"/>
                <w:szCs w:val="21"/>
              </w:rPr>
            </w:pPr>
            <w:del w:id="1990" w:author="Microsoft Office User" w:date="2023-06-07T12:53:00Z">
              <w:r w:rsidRPr="001B6CA1" w:rsidDel="00186111">
                <w:rPr>
                  <w:rFonts w:ascii="Arial" w:hAnsi="Arial" w:cs="Arial"/>
                  <w:b/>
                  <w:sz w:val="21"/>
                  <w:szCs w:val="21"/>
                </w:rPr>
                <w:delText>Byte1.3</w:delText>
              </w:r>
            </w:del>
          </w:p>
        </w:tc>
        <w:tc>
          <w:tcPr>
            <w:tcW w:w="967" w:type="dxa"/>
            <w:shd w:val="clear" w:color="auto" w:fill="D0CECE" w:themeFill="background2" w:themeFillShade="E6"/>
          </w:tcPr>
          <w:p w14:paraId="29F1DCF1" w14:textId="15CBC5F2" w:rsidR="00C80BDC" w:rsidRPr="001B6CA1" w:rsidDel="00186111" w:rsidRDefault="00C80BDC" w:rsidP="00E76095">
            <w:pPr>
              <w:jc w:val="center"/>
              <w:rPr>
                <w:del w:id="1991" w:author="Microsoft Office User" w:date="2023-06-07T12:53:00Z"/>
                <w:rFonts w:ascii="Arial" w:hAnsi="Arial" w:cs="Arial"/>
                <w:b/>
                <w:sz w:val="21"/>
                <w:szCs w:val="21"/>
              </w:rPr>
            </w:pPr>
            <w:del w:id="1992" w:author="Microsoft Office User" w:date="2023-06-07T12:53:00Z">
              <w:r w:rsidRPr="001B6CA1" w:rsidDel="00186111">
                <w:rPr>
                  <w:rFonts w:ascii="Arial" w:hAnsi="Arial" w:cs="Arial"/>
                  <w:b/>
                  <w:sz w:val="21"/>
                  <w:szCs w:val="21"/>
                </w:rPr>
                <w:delText>Byte1.2</w:delText>
              </w:r>
            </w:del>
          </w:p>
        </w:tc>
        <w:tc>
          <w:tcPr>
            <w:tcW w:w="966" w:type="dxa"/>
            <w:shd w:val="clear" w:color="auto" w:fill="D0CECE" w:themeFill="background2" w:themeFillShade="E6"/>
          </w:tcPr>
          <w:p w14:paraId="3EB5D890" w14:textId="47DBE310" w:rsidR="00C80BDC" w:rsidRPr="001B6CA1" w:rsidDel="00186111" w:rsidRDefault="00C80BDC" w:rsidP="00E76095">
            <w:pPr>
              <w:jc w:val="center"/>
              <w:rPr>
                <w:del w:id="1993" w:author="Microsoft Office User" w:date="2023-06-07T12:53:00Z"/>
                <w:rFonts w:ascii="Arial" w:hAnsi="Arial" w:cs="Arial"/>
                <w:b/>
                <w:sz w:val="21"/>
                <w:szCs w:val="21"/>
              </w:rPr>
            </w:pPr>
            <w:del w:id="1994" w:author="Microsoft Office User" w:date="2023-06-07T12:53:00Z">
              <w:r w:rsidRPr="001B6CA1" w:rsidDel="00186111">
                <w:rPr>
                  <w:rFonts w:ascii="Arial" w:hAnsi="Arial" w:cs="Arial"/>
                  <w:b/>
                  <w:sz w:val="21"/>
                  <w:szCs w:val="21"/>
                </w:rPr>
                <w:delText>Byte1.1</w:delText>
              </w:r>
            </w:del>
          </w:p>
        </w:tc>
        <w:tc>
          <w:tcPr>
            <w:tcW w:w="967" w:type="dxa"/>
            <w:shd w:val="clear" w:color="auto" w:fill="D0CECE" w:themeFill="background2" w:themeFillShade="E6"/>
          </w:tcPr>
          <w:p w14:paraId="6141E7B0" w14:textId="51576113" w:rsidR="00C80BDC" w:rsidRPr="001B6CA1" w:rsidDel="00186111" w:rsidRDefault="00C80BDC" w:rsidP="00E76095">
            <w:pPr>
              <w:jc w:val="center"/>
              <w:rPr>
                <w:del w:id="1995" w:author="Microsoft Office User" w:date="2023-06-07T12:53:00Z"/>
                <w:rFonts w:ascii="Arial" w:hAnsi="Arial" w:cs="Arial"/>
                <w:b/>
                <w:sz w:val="21"/>
                <w:szCs w:val="21"/>
              </w:rPr>
            </w:pPr>
            <w:del w:id="1996" w:author="Microsoft Office User" w:date="2023-06-07T12:53:00Z">
              <w:r w:rsidRPr="001B6CA1" w:rsidDel="00186111">
                <w:rPr>
                  <w:rFonts w:ascii="Arial" w:hAnsi="Arial" w:cs="Arial"/>
                  <w:b/>
                  <w:sz w:val="21"/>
                  <w:szCs w:val="21"/>
                </w:rPr>
                <w:delText>Byte1.0</w:delText>
              </w:r>
            </w:del>
          </w:p>
        </w:tc>
      </w:tr>
      <w:tr w:rsidR="00C80BDC" w:rsidRPr="001B6CA1" w:rsidDel="00186111" w14:paraId="7D11B475" w14:textId="3F76101B" w:rsidTr="00E76095">
        <w:trPr>
          <w:tblHeader/>
          <w:jc w:val="center"/>
          <w:del w:id="1997" w:author="Microsoft Office User" w:date="2023-06-07T12:53:00Z"/>
        </w:trPr>
        <w:tc>
          <w:tcPr>
            <w:tcW w:w="964" w:type="dxa"/>
          </w:tcPr>
          <w:p w14:paraId="28381752" w14:textId="6FE2CA69" w:rsidR="00C80BDC" w:rsidRPr="001B6CA1" w:rsidDel="00186111" w:rsidRDefault="00C80BDC" w:rsidP="00E76095">
            <w:pPr>
              <w:rPr>
                <w:del w:id="1998" w:author="Microsoft Office User" w:date="2023-06-07T12:53:00Z"/>
                <w:rFonts w:ascii="Arial" w:hAnsi="Arial" w:cs="Arial"/>
                <w:sz w:val="21"/>
                <w:szCs w:val="21"/>
              </w:rPr>
            </w:pPr>
            <w:del w:id="1999" w:author="Microsoft Office User" w:date="2023-06-07T12:53:00Z">
              <w:r w:rsidDel="00186111">
                <w:rPr>
                  <w:rFonts w:ascii="Arial" w:hAnsi="Arial" w:cs="Arial"/>
                  <w:sz w:val="21"/>
                  <w:szCs w:val="21"/>
                </w:rPr>
                <w:delText>内容</w:delText>
              </w:r>
            </w:del>
          </w:p>
        </w:tc>
        <w:tc>
          <w:tcPr>
            <w:tcW w:w="3865" w:type="dxa"/>
            <w:gridSpan w:val="4"/>
          </w:tcPr>
          <w:p w14:paraId="0AE36994" w14:textId="322758BD" w:rsidR="00C80BDC" w:rsidDel="00186111" w:rsidRDefault="00C80BDC" w:rsidP="00E76095">
            <w:pPr>
              <w:rPr>
                <w:del w:id="2000" w:author="Microsoft Office User" w:date="2023-06-07T12:53:00Z"/>
                <w:rFonts w:ascii="Arial" w:hAnsi="Arial" w:cs="Arial"/>
                <w:sz w:val="21"/>
                <w:szCs w:val="21"/>
              </w:rPr>
            </w:pPr>
            <w:del w:id="2001" w:author="Microsoft Office User" w:date="2023-06-07T12:53:00Z">
              <w:r w:rsidDel="00186111">
                <w:rPr>
                  <w:rFonts w:ascii="Arial" w:hAnsi="Arial" w:cs="Arial" w:hint="eastAsia"/>
                  <w:sz w:val="21"/>
                  <w:szCs w:val="21"/>
                </w:rPr>
                <w:delText>传感器号</w:delText>
              </w:r>
            </w:del>
          </w:p>
          <w:p w14:paraId="5155FC80" w14:textId="704913E6" w:rsidR="00C80BDC" w:rsidRPr="001B6CA1" w:rsidDel="00186111" w:rsidRDefault="00C80BDC" w:rsidP="00E76095">
            <w:pPr>
              <w:rPr>
                <w:del w:id="2002" w:author="Microsoft Office User" w:date="2023-06-07T12:53:00Z"/>
                <w:rFonts w:ascii="Arial" w:hAnsi="Arial" w:cs="Arial"/>
                <w:sz w:val="21"/>
                <w:szCs w:val="21"/>
              </w:rPr>
            </w:pPr>
            <w:del w:id="2003" w:author="Microsoft Office User" w:date="2023-06-07T12:53:00Z">
              <w:r w:rsidDel="00186111">
                <w:rPr>
                  <w:rFonts w:ascii="Arial" w:hAnsi="Arial" w:cs="Arial" w:hint="eastAsia"/>
                  <w:sz w:val="21"/>
                  <w:szCs w:val="21"/>
                </w:rPr>
                <w:delText>1</w:delText>
              </w:r>
              <w:r w:rsidDel="00186111">
                <w:rPr>
                  <w:rFonts w:ascii="Arial" w:hAnsi="Arial" w:cs="Arial" w:hint="eastAsia"/>
                  <w:sz w:val="21"/>
                  <w:szCs w:val="21"/>
                </w:rPr>
                <w:delText>：水听器；</w:delText>
              </w:r>
              <w:r w:rsidDel="00186111">
                <w:rPr>
                  <w:rFonts w:ascii="Arial" w:hAnsi="Arial" w:cs="Arial" w:hint="eastAsia"/>
                  <w:sz w:val="21"/>
                  <w:szCs w:val="21"/>
                </w:rPr>
                <w:delText>2</w:delText>
              </w:r>
              <w:r w:rsidDel="00186111">
                <w:rPr>
                  <w:rFonts w:ascii="Arial" w:hAnsi="Arial" w:cs="Arial" w:hint="eastAsia"/>
                  <w:sz w:val="21"/>
                  <w:szCs w:val="21"/>
                </w:rPr>
                <w:delText>：三坐标三轴</w:delText>
              </w:r>
              <w:r w:rsidR="00E17DE4" w:rsidDel="00186111">
                <w:rPr>
                  <w:rFonts w:ascii="Arial" w:hAnsi="Arial" w:cs="Arial" w:hint="eastAsia"/>
                  <w:sz w:val="21"/>
                  <w:szCs w:val="21"/>
                </w:rPr>
                <w:delText>；</w:delText>
              </w:r>
              <w:r w:rsidR="00E17DE4" w:rsidRPr="008247EE" w:rsidDel="00186111">
                <w:rPr>
                  <w:rFonts w:ascii="Arial" w:hAnsi="Arial" w:cs="Arial" w:hint="eastAsia"/>
                  <w:color w:val="FF0000"/>
                  <w:sz w:val="21"/>
                  <w:szCs w:val="21"/>
                </w:rPr>
                <w:delText>3</w:delText>
              </w:r>
              <w:r w:rsidR="00E17DE4" w:rsidRPr="008247EE" w:rsidDel="00186111">
                <w:rPr>
                  <w:rFonts w:ascii="Arial" w:hAnsi="Arial" w:cs="Arial" w:hint="eastAsia"/>
                  <w:color w:val="FF0000"/>
                  <w:sz w:val="21"/>
                  <w:szCs w:val="21"/>
                </w:rPr>
                <w:delText>：压力传感器</w:delText>
              </w:r>
            </w:del>
          </w:p>
        </w:tc>
        <w:tc>
          <w:tcPr>
            <w:tcW w:w="3866" w:type="dxa"/>
            <w:gridSpan w:val="4"/>
          </w:tcPr>
          <w:p w14:paraId="6AC49B01" w14:textId="5008EF31" w:rsidR="00C80BDC" w:rsidDel="00186111" w:rsidRDefault="00C80BDC" w:rsidP="00E76095">
            <w:pPr>
              <w:rPr>
                <w:del w:id="2004" w:author="Microsoft Office User" w:date="2023-06-07T12:53:00Z"/>
                <w:rFonts w:ascii="Arial" w:hAnsi="Arial" w:cs="Arial"/>
                <w:sz w:val="21"/>
                <w:szCs w:val="21"/>
              </w:rPr>
            </w:pPr>
            <w:del w:id="2005" w:author="Microsoft Office User" w:date="2023-06-07T12:53:00Z">
              <w:r w:rsidDel="00186111">
                <w:rPr>
                  <w:rFonts w:ascii="Arial" w:hAnsi="Arial" w:cs="Arial" w:hint="eastAsia"/>
                  <w:sz w:val="21"/>
                  <w:szCs w:val="21"/>
                </w:rPr>
                <w:delText>采样率</w:delText>
              </w:r>
            </w:del>
          </w:p>
          <w:p w14:paraId="137B73C5" w14:textId="6565CAD4" w:rsidR="00C80BDC" w:rsidDel="00186111" w:rsidRDefault="00C80BDC" w:rsidP="00E76095">
            <w:pPr>
              <w:rPr>
                <w:del w:id="2006" w:author="Microsoft Office User" w:date="2023-06-07T12:53:00Z"/>
                <w:rFonts w:ascii="Arial" w:hAnsi="Arial" w:cs="Arial"/>
                <w:sz w:val="21"/>
                <w:szCs w:val="21"/>
              </w:rPr>
            </w:pPr>
            <w:del w:id="2007" w:author="Microsoft Office User" w:date="2023-06-07T12:53:00Z">
              <w:r w:rsidDel="00186111">
                <w:rPr>
                  <w:rFonts w:ascii="Arial" w:hAnsi="Arial" w:cs="Arial" w:hint="eastAsia"/>
                  <w:sz w:val="21"/>
                  <w:szCs w:val="21"/>
                </w:rPr>
                <w:delText>0</w:delText>
              </w:r>
              <w:r w:rsidDel="00186111">
                <w:rPr>
                  <w:rFonts w:ascii="Arial" w:hAnsi="Arial" w:cs="Arial" w:hint="eastAsia"/>
                  <w:sz w:val="21"/>
                  <w:szCs w:val="21"/>
                </w:rPr>
                <w:delText>：</w:delText>
              </w:r>
              <w:r w:rsidDel="00186111">
                <w:rPr>
                  <w:rFonts w:ascii="Arial" w:hAnsi="Arial" w:cs="Arial" w:hint="eastAsia"/>
                  <w:sz w:val="21"/>
                  <w:szCs w:val="21"/>
                </w:rPr>
                <w:delText>0.1k</w:delText>
              </w:r>
              <w:r w:rsidDel="00186111">
                <w:rPr>
                  <w:rFonts w:ascii="Arial" w:hAnsi="Arial" w:cs="Arial" w:hint="eastAsia"/>
                  <w:sz w:val="21"/>
                  <w:szCs w:val="21"/>
                </w:rPr>
                <w:delText>；</w:delText>
              </w:r>
              <w:r w:rsidRPr="00342F9E" w:rsidDel="00186111">
                <w:rPr>
                  <w:rFonts w:ascii="Arial" w:hAnsi="Arial" w:cs="Arial"/>
                  <w:sz w:val="21"/>
                  <w:szCs w:val="21"/>
                </w:rPr>
                <w:delText>1</w:delText>
              </w:r>
              <w:r w:rsidRPr="00342F9E" w:rsidDel="00186111">
                <w:rPr>
                  <w:rFonts w:ascii="Arial" w:hAnsi="Arial" w:cs="Arial"/>
                  <w:sz w:val="21"/>
                  <w:szCs w:val="21"/>
                </w:rPr>
                <w:delText>：</w:delText>
              </w:r>
              <w:r w:rsidRPr="00342F9E" w:rsidDel="00186111">
                <w:rPr>
                  <w:rFonts w:ascii="Arial" w:hAnsi="Arial" w:cs="Arial"/>
                  <w:sz w:val="21"/>
                  <w:szCs w:val="21"/>
                </w:rPr>
                <w:delText>1k</w:delText>
              </w:r>
              <w:r w:rsidDel="00186111">
                <w:rPr>
                  <w:rFonts w:ascii="Arial" w:hAnsi="Arial" w:cs="Arial" w:hint="eastAsia"/>
                  <w:sz w:val="21"/>
                  <w:szCs w:val="21"/>
                </w:rPr>
                <w:delText>；</w:delText>
              </w:r>
              <w:r w:rsidRPr="00342F9E" w:rsidDel="00186111">
                <w:rPr>
                  <w:rFonts w:ascii="Arial" w:hAnsi="Arial" w:cs="Arial"/>
                  <w:sz w:val="21"/>
                  <w:szCs w:val="21"/>
                </w:rPr>
                <w:delText>2</w:delText>
              </w:r>
              <w:r w:rsidRPr="00342F9E" w:rsidDel="00186111">
                <w:rPr>
                  <w:rFonts w:ascii="Arial" w:hAnsi="Arial" w:cs="Arial"/>
                  <w:sz w:val="21"/>
                  <w:szCs w:val="21"/>
                </w:rPr>
                <w:delText>：</w:delText>
              </w:r>
              <w:r w:rsidRPr="00342F9E" w:rsidDel="00186111">
                <w:rPr>
                  <w:rFonts w:ascii="Arial" w:hAnsi="Arial" w:cs="Arial"/>
                  <w:sz w:val="21"/>
                  <w:szCs w:val="21"/>
                </w:rPr>
                <w:delText>2k</w:delText>
              </w:r>
              <w:r w:rsidDel="00186111">
                <w:rPr>
                  <w:rFonts w:ascii="Arial" w:hAnsi="Arial" w:cs="Arial" w:hint="eastAsia"/>
                  <w:sz w:val="21"/>
                  <w:szCs w:val="21"/>
                </w:rPr>
                <w:delText>；</w:delText>
              </w:r>
              <w:r w:rsidRPr="00342F9E" w:rsidDel="00186111">
                <w:rPr>
                  <w:rFonts w:ascii="Arial" w:hAnsi="Arial" w:cs="Arial"/>
                  <w:sz w:val="21"/>
                  <w:szCs w:val="21"/>
                </w:rPr>
                <w:delText>3</w:delText>
              </w:r>
              <w:r w:rsidRPr="00342F9E" w:rsidDel="00186111">
                <w:rPr>
                  <w:rFonts w:ascii="Arial" w:hAnsi="Arial" w:cs="Arial"/>
                  <w:sz w:val="21"/>
                  <w:szCs w:val="21"/>
                </w:rPr>
                <w:delText>：</w:delText>
              </w:r>
              <w:r w:rsidRPr="00342F9E" w:rsidDel="00186111">
                <w:rPr>
                  <w:rFonts w:ascii="Arial" w:hAnsi="Arial" w:cs="Arial"/>
                  <w:sz w:val="21"/>
                  <w:szCs w:val="21"/>
                </w:rPr>
                <w:delText>4k</w:delText>
              </w:r>
              <w:r w:rsidDel="00186111">
                <w:rPr>
                  <w:rFonts w:ascii="Arial" w:hAnsi="Arial" w:cs="Arial" w:hint="eastAsia"/>
                  <w:sz w:val="21"/>
                  <w:szCs w:val="21"/>
                </w:rPr>
                <w:delText>；</w:delText>
              </w:r>
            </w:del>
          </w:p>
          <w:p w14:paraId="02151088" w14:textId="031B3463" w:rsidR="00C80BDC" w:rsidDel="00186111" w:rsidRDefault="00C80BDC" w:rsidP="00E76095">
            <w:pPr>
              <w:rPr>
                <w:del w:id="2008" w:author="Microsoft Office User" w:date="2023-06-07T12:53:00Z"/>
                <w:rFonts w:ascii="Arial" w:hAnsi="Arial" w:cs="Arial"/>
                <w:sz w:val="21"/>
                <w:szCs w:val="21"/>
              </w:rPr>
            </w:pPr>
            <w:del w:id="2009" w:author="Microsoft Office User" w:date="2023-06-07T12:53:00Z">
              <w:r w:rsidRPr="00342F9E" w:rsidDel="00186111">
                <w:rPr>
                  <w:rFonts w:ascii="Arial" w:hAnsi="Arial" w:cs="Arial"/>
                  <w:sz w:val="21"/>
                  <w:szCs w:val="21"/>
                </w:rPr>
                <w:delText>4</w:delText>
              </w:r>
              <w:r w:rsidRPr="00342F9E" w:rsidDel="00186111">
                <w:rPr>
                  <w:rFonts w:ascii="Arial" w:hAnsi="Arial" w:cs="Arial"/>
                  <w:sz w:val="21"/>
                  <w:szCs w:val="21"/>
                </w:rPr>
                <w:delText>：</w:delText>
              </w:r>
              <w:r w:rsidRPr="00342F9E" w:rsidDel="00186111">
                <w:rPr>
                  <w:rFonts w:ascii="Arial" w:hAnsi="Arial" w:cs="Arial"/>
                  <w:sz w:val="21"/>
                  <w:szCs w:val="21"/>
                </w:rPr>
                <w:delText>8k</w:delText>
              </w:r>
              <w:r w:rsidDel="00186111">
                <w:rPr>
                  <w:rFonts w:ascii="Arial" w:hAnsi="Arial" w:cs="Arial" w:hint="eastAsia"/>
                  <w:sz w:val="21"/>
                  <w:szCs w:val="21"/>
                </w:rPr>
                <w:delText>；</w:delText>
              </w:r>
              <w:r w:rsidRPr="00342F9E" w:rsidDel="00186111">
                <w:rPr>
                  <w:rFonts w:ascii="Arial" w:hAnsi="Arial" w:cs="Arial"/>
                  <w:sz w:val="21"/>
                  <w:szCs w:val="21"/>
                </w:rPr>
                <w:delText>5</w:delText>
              </w:r>
              <w:r w:rsidRPr="00342F9E" w:rsidDel="00186111">
                <w:rPr>
                  <w:rFonts w:ascii="Arial" w:hAnsi="Arial" w:cs="Arial"/>
                  <w:sz w:val="21"/>
                  <w:szCs w:val="21"/>
                </w:rPr>
                <w:delText>：</w:delText>
              </w:r>
              <w:r w:rsidRPr="00342F9E" w:rsidDel="00186111">
                <w:rPr>
                  <w:rFonts w:ascii="Arial" w:hAnsi="Arial" w:cs="Arial"/>
                  <w:sz w:val="21"/>
                  <w:szCs w:val="21"/>
                </w:rPr>
                <w:delText>16k</w:delText>
              </w:r>
              <w:r w:rsidDel="00186111">
                <w:rPr>
                  <w:rFonts w:ascii="Arial" w:hAnsi="Arial" w:cs="Arial" w:hint="eastAsia"/>
                  <w:sz w:val="21"/>
                  <w:szCs w:val="21"/>
                </w:rPr>
                <w:delText>；</w:delText>
              </w:r>
              <w:r w:rsidRPr="00342F9E" w:rsidDel="00186111">
                <w:rPr>
                  <w:rFonts w:ascii="Arial" w:hAnsi="Arial" w:cs="Arial"/>
                  <w:sz w:val="21"/>
                  <w:szCs w:val="21"/>
                </w:rPr>
                <w:delText>6</w:delText>
              </w:r>
              <w:r w:rsidRPr="00342F9E" w:rsidDel="00186111">
                <w:rPr>
                  <w:rFonts w:ascii="Arial" w:hAnsi="Arial" w:cs="Arial"/>
                  <w:sz w:val="21"/>
                  <w:szCs w:val="21"/>
                </w:rPr>
                <w:delText>：</w:delText>
              </w:r>
              <w:r w:rsidRPr="00342F9E" w:rsidDel="00186111">
                <w:rPr>
                  <w:rFonts w:ascii="Arial" w:hAnsi="Arial" w:cs="Arial"/>
                  <w:sz w:val="21"/>
                  <w:szCs w:val="21"/>
                </w:rPr>
                <w:delText>32k</w:delText>
              </w:r>
              <w:r w:rsidDel="00186111">
                <w:rPr>
                  <w:rFonts w:ascii="Arial" w:hAnsi="Arial" w:cs="Arial" w:hint="eastAsia"/>
                  <w:sz w:val="21"/>
                  <w:szCs w:val="21"/>
                </w:rPr>
                <w:delText>；</w:delText>
              </w:r>
              <w:r w:rsidRPr="00342F9E" w:rsidDel="00186111">
                <w:rPr>
                  <w:rFonts w:ascii="Arial" w:hAnsi="Arial" w:cs="Arial"/>
                  <w:sz w:val="21"/>
                  <w:szCs w:val="21"/>
                </w:rPr>
                <w:delText>7</w:delText>
              </w:r>
              <w:r w:rsidRPr="00342F9E" w:rsidDel="00186111">
                <w:rPr>
                  <w:rFonts w:ascii="Arial" w:hAnsi="Arial" w:cs="Arial"/>
                  <w:sz w:val="21"/>
                  <w:szCs w:val="21"/>
                </w:rPr>
                <w:delText>：</w:delText>
              </w:r>
              <w:r w:rsidRPr="00342F9E" w:rsidDel="00186111">
                <w:rPr>
                  <w:rFonts w:ascii="Arial" w:hAnsi="Arial" w:cs="Arial"/>
                  <w:sz w:val="21"/>
                  <w:szCs w:val="21"/>
                </w:rPr>
                <w:delText>64k</w:delText>
              </w:r>
              <w:r w:rsidDel="00186111">
                <w:rPr>
                  <w:rFonts w:ascii="Arial" w:hAnsi="Arial" w:cs="Arial" w:hint="eastAsia"/>
                  <w:sz w:val="21"/>
                  <w:szCs w:val="21"/>
                </w:rPr>
                <w:delText>；</w:delText>
              </w:r>
            </w:del>
          </w:p>
          <w:p w14:paraId="7D27DB36" w14:textId="4723B225" w:rsidR="00C80BDC" w:rsidRPr="001B6CA1" w:rsidDel="00186111" w:rsidRDefault="00C80BDC" w:rsidP="00E76095">
            <w:pPr>
              <w:rPr>
                <w:del w:id="2010" w:author="Microsoft Office User" w:date="2023-06-07T12:53:00Z"/>
                <w:rFonts w:ascii="Arial" w:hAnsi="Arial" w:cs="Arial"/>
                <w:sz w:val="21"/>
                <w:szCs w:val="21"/>
              </w:rPr>
            </w:pPr>
            <w:del w:id="2011" w:author="Microsoft Office User" w:date="2023-06-07T12:53:00Z">
              <w:r w:rsidRPr="00342F9E" w:rsidDel="00186111">
                <w:rPr>
                  <w:rFonts w:ascii="Arial" w:hAnsi="Arial" w:cs="Arial"/>
                  <w:sz w:val="21"/>
                  <w:szCs w:val="21"/>
                </w:rPr>
                <w:delText>8</w:delText>
              </w:r>
              <w:r w:rsidRPr="00342F9E" w:rsidDel="00186111">
                <w:rPr>
                  <w:rFonts w:ascii="Arial" w:hAnsi="Arial" w:cs="Arial"/>
                  <w:sz w:val="21"/>
                  <w:szCs w:val="21"/>
                </w:rPr>
                <w:delText>：</w:delText>
              </w:r>
              <w:r w:rsidRPr="00342F9E" w:rsidDel="00186111">
                <w:rPr>
                  <w:rFonts w:ascii="Arial" w:hAnsi="Arial" w:cs="Arial"/>
                  <w:sz w:val="21"/>
                  <w:szCs w:val="21"/>
                </w:rPr>
                <w:delText>128k</w:delText>
              </w:r>
              <w:r w:rsidDel="00186111">
                <w:rPr>
                  <w:rFonts w:ascii="Arial" w:hAnsi="Arial" w:cs="Arial" w:hint="eastAsia"/>
                  <w:sz w:val="21"/>
                  <w:szCs w:val="21"/>
                </w:rPr>
                <w:delText>；</w:delText>
              </w:r>
              <w:r w:rsidRPr="00342F9E" w:rsidDel="00186111">
                <w:rPr>
                  <w:rFonts w:ascii="Arial" w:hAnsi="Arial" w:cs="Arial"/>
                  <w:sz w:val="21"/>
                  <w:szCs w:val="21"/>
                </w:rPr>
                <w:delText>9….15</w:delText>
              </w:r>
              <w:r w:rsidDel="00186111">
                <w:rPr>
                  <w:rFonts w:ascii="Arial" w:hAnsi="Arial" w:cs="Arial" w:hint="eastAsia"/>
                  <w:sz w:val="21"/>
                  <w:szCs w:val="21"/>
                </w:rPr>
                <w:delText>预留</w:delText>
              </w:r>
            </w:del>
          </w:p>
        </w:tc>
      </w:tr>
      <w:tr w:rsidR="00C80BDC" w:rsidRPr="001B6CA1" w:rsidDel="00186111" w14:paraId="54C4B2BE" w14:textId="1FD0AFCE" w:rsidTr="00E76095">
        <w:trPr>
          <w:tblHeader/>
          <w:jc w:val="center"/>
          <w:del w:id="2012" w:author="Microsoft Office User" w:date="2023-06-07T12:53:00Z"/>
        </w:trPr>
        <w:tc>
          <w:tcPr>
            <w:tcW w:w="964" w:type="dxa"/>
          </w:tcPr>
          <w:p w14:paraId="2B44D76E" w14:textId="5E8D4133" w:rsidR="00C80BDC" w:rsidRPr="001B6CA1" w:rsidDel="00186111" w:rsidRDefault="00C80BDC" w:rsidP="00E76095">
            <w:pPr>
              <w:spacing w:line="360" w:lineRule="auto"/>
              <w:rPr>
                <w:del w:id="2013" w:author="Microsoft Office User" w:date="2023-06-07T12:53:00Z"/>
                <w:rFonts w:ascii="Arial" w:hAnsi="Arial" w:cs="Arial"/>
                <w:b/>
                <w:szCs w:val="24"/>
              </w:rPr>
            </w:pPr>
            <w:del w:id="2014" w:author="Microsoft Office User" w:date="2023-06-07T12:53:00Z">
              <w:r w:rsidRPr="001B6CA1" w:rsidDel="00186111">
                <w:rPr>
                  <w:rFonts w:ascii="Arial" w:hAnsi="Arial" w:cs="Arial"/>
                  <w:b/>
                  <w:sz w:val="21"/>
                  <w:szCs w:val="21"/>
                </w:rPr>
                <w:delText>数据位</w:delText>
              </w:r>
            </w:del>
          </w:p>
        </w:tc>
        <w:tc>
          <w:tcPr>
            <w:tcW w:w="966" w:type="dxa"/>
          </w:tcPr>
          <w:p w14:paraId="0B09523C" w14:textId="05C6018B" w:rsidR="00C80BDC" w:rsidRPr="001B6CA1" w:rsidDel="00186111" w:rsidRDefault="00C80BDC" w:rsidP="00E76095">
            <w:pPr>
              <w:spacing w:line="360" w:lineRule="auto"/>
              <w:rPr>
                <w:del w:id="2015" w:author="Microsoft Office User" w:date="2023-06-07T12:53:00Z"/>
                <w:rFonts w:ascii="Arial" w:hAnsi="Arial" w:cs="Arial"/>
                <w:b/>
                <w:szCs w:val="24"/>
              </w:rPr>
            </w:pPr>
            <w:del w:id="2016" w:author="Microsoft Office User" w:date="2023-06-07T12:53:00Z">
              <w:r w:rsidRPr="001B6CA1" w:rsidDel="00186111">
                <w:rPr>
                  <w:rFonts w:ascii="Arial" w:hAnsi="Arial" w:cs="Arial"/>
                  <w:b/>
                  <w:sz w:val="21"/>
                  <w:szCs w:val="21"/>
                </w:rPr>
                <w:delText>Byte2.7</w:delText>
              </w:r>
            </w:del>
          </w:p>
        </w:tc>
        <w:tc>
          <w:tcPr>
            <w:tcW w:w="966" w:type="dxa"/>
          </w:tcPr>
          <w:p w14:paraId="7FA46EE8" w14:textId="651707B7" w:rsidR="00C80BDC" w:rsidRPr="001B6CA1" w:rsidDel="00186111" w:rsidRDefault="00C80BDC" w:rsidP="00E76095">
            <w:pPr>
              <w:spacing w:line="360" w:lineRule="auto"/>
              <w:rPr>
                <w:del w:id="2017" w:author="Microsoft Office User" w:date="2023-06-07T12:53:00Z"/>
                <w:rFonts w:ascii="Arial" w:hAnsi="Arial" w:cs="Arial"/>
                <w:b/>
                <w:szCs w:val="24"/>
              </w:rPr>
            </w:pPr>
            <w:del w:id="2018" w:author="Microsoft Office User" w:date="2023-06-07T12:53:00Z">
              <w:r w:rsidRPr="001B6CA1" w:rsidDel="00186111">
                <w:rPr>
                  <w:rFonts w:ascii="Arial" w:hAnsi="Arial" w:cs="Arial"/>
                  <w:b/>
                  <w:sz w:val="21"/>
                  <w:szCs w:val="21"/>
                </w:rPr>
                <w:delText>Byte2.6</w:delText>
              </w:r>
            </w:del>
          </w:p>
        </w:tc>
        <w:tc>
          <w:tcPr>
            <w:tcW w:w="967" w:type="dxa"/>
          </w:tcPr>
          <w:p w14:paraId="623FB370" w14:textId="0ECDA0E4" w:rsidR="00C80BDC" w:rsidRPr="001B6CA1" w:rsidDel="00186111" w:rsidRDefault="00C80BDC" w:rsidP="00E76095">
            <w:pPr>
              <w:spacing w:line="360" w:lineRule="auto"/>
              <w:rPr>
                <w:del w:id="2019" w:author="Microsoft Office User" w:date="2023-06-07T12:53:00Z"/>
                <w:rFonts w:ascii="Arial" w:hAnsi="Arial" w:cs="Arial"/>
                <w:b/>
                <w:szCs w:val="24"/>
              </w:rPr>
            </w:pPr>
            <w:del w:id="2020" w:author="Microsoft Office User" w:date="2023-06-07T12:53:00Z">
              <w:r w:rsidRPr="001B6CA1" w:rsidDel="00186111">
                <w:rPr>
                  <w:rFonts w:ascii="Arial" w:hAnsi="Arial" w:cs="Arial"/>
                  <w:b/>
                  <w:sz w:val="21"/>
                  <w:szCs w:val="21"/>
                </w:rPr>
                <w:delText>Byte2.5</w:delText>
              </w:r>
            </w:del>
          </w:p>
        </w:tc>
        <w:tc>
          <w:tcPr>
            <w:tcW w:w="966" w:type="dxa"/>
          </w:tcPr>
          <w:p w14:paraId="40D3C4F3" w14:textId="3F524040" w:rsidR="00C80BDC" w:rsidRPr="001B6CA1" w:rsidDel="00186111" w:rsidRDefault="00C80BDC" w:rsidP="00E76095">
            <w:pPr>
              <w:spacing w:line="360" w:lineRule="auto"/>
              <w:rPr>
                <w:del w:id="2021" w:author="Microsoft Office User" w:date="2023-06-07T12:53:00Z"/>
                <w:rFonts w:ascii="Arial" w:hAnsi="Arial" w:cs="Arial"/>
                <w:b/>
                <w:szCs w:val="24"/>
              </w:rPr>
            </w:pPr>
            <w:del w:id="2022" w:author="Microsoft Office User" w:date="2023-06-07T12:53:00Z">
              <w:r w:rsidRPr="001B6CA1" w:rsidDel="00186111">
                <w:rPr>
                  <w:rFonts w:ascii="Arial" w:hAnsi="Arial" w:cs="Arial"/>
                  <w:b/>
                  <w:sz w:val="21"/>
                  <w:szCs w:val="21"/>
                </w:rPr>
                <w:delText>Byte2.4</w:delText>
              </w:r>
            </w:del>
          </w:p>
        </w:tc>
        <w:tc>
          <w:tcPr>
            <w:tcW w:w="966" w:type="dxa"/>
          </w:tcPr>
          <w:p w14:paraId="17378262" w14:textId="7530FAC0" w:rsidR="00C80BDC" w:rsidRPr="001B6CA1" w:rsidDel="00186111" w:rsidRDefault="00C80BDC" w:rsidP="00E76095">
            <w:pPr>
              <w:spacing w:line="360" w:lineRule="auto"/>
              <w:rPr>
                <w:del w:id="2023" w:author="Microsoft Office User" w:date="2023-06-07T12:53:00Z"/>
                <w:rFonts w:ascii="Arial" w:hAnsi="Arial" w:cs="Arial"/>
                <w:b/>
                <w:szCs w:val="24"/>
              </w:rPr>
            </w:pPr>
            <w:del w:id="2024" w:author="Microsoft Office User" w:date="2023-06-07T12:53:00Z">
              <w:r w:rsidRPr="001B6CA1" w:rsidDel="00186111">
                <w:rPr>
                  <w:rFonts w:ascii="Arial" w:hAnsi="Arial" w:cs="Arial"/>
                  <w:b/>
                  <w:sz w:val="21"/>
                  <w:szCs w:val="21"/>
                </w:rPr>
                <w:delText>Byte2.3</w:delText>
              </w:r>
            </w:del>
          </w:p>
        </w:tc>
        <w:tc>
          <w:tcPr>
            <w:tcW w:w="967" w:type="dxa"/>
          </w:tcPr>
          <w:p w14:paraId="4791B6DA" w14:textId="5E26A2DF" w:rsidR="00C80BDC" w:rsidRPr="001B6CA1" w:rsidDel="00186111" w:rsidRDefault="00C80BDC" w:rsidP="00E76095">
            <w:pPr>
              <w:spacing w:line="360" w:lineRule="auto"/>
              <w:rPr>
                <w:del w:id="2025" w:author="Microsoft Office User" w:date="2023-06-07T12:53:00Z"/>
                <w:rFonts w:ascii="Arial" w:hAnsi="Arial" w:cs="Arial"/>
                <w:b/>
                <w:szCs w:val="24"/>
              </w:rPr>
            </w:pPr>
            <w:del w:id="2026" w:author="Microsoft Office User" w:date="2023-06-07T12:53:00Z">
              <w:r w:rsidRPr="001B6CA1" w:rsidDel="00186111">
                <w:rPr>
                  <w:rFonts w:ascii="Arial" w:hAnsi="Arial" w:cs="Arial"/>
                  <w:b/>
                  <w:sz w:val="21"/>
                  <w:szCs w:val="21"/>
                </w:rPr>
                <w:delText>Byte2.2</w:delText>
              </w:r>
            </w:del>
          </w:p>
        </w:tc>
        <w:tc>
          <w:tcPr>
            <w:tcW w:w="966" w:type="dxa"/>
          </w:tcPr>
          <w:p w14:paraId="3C20AD73" w14:textId="2C843A85" w:rsidR="00C80BDC" w:rsidRPr="001B6CA1" w:rsidDel="00186111" w:rsidRDefault="00C80BDC" w:rsidP="00E76095">
            <w:pPr>
              <w:spacing w:line="360" w:lineRule="auto"/>
              <w:rPr>
                <w:del w:id="2027" w:author="Microsoft Office User" w:date="2023-06-07T12:53:00Z"/>
                <w:rFonts w:ascii="Arial" w:hAnsi="Arial" w:cs="Arial"/>
                <w:b/>
                <w:szCs w:val="24"/>
              </w:rPr>
            </w:pPr>
            <w:del w:id="2028" w:author="Microsoft Office User" w:date="2023-06-07T12:53:00Z">
              <w:r w:rsidRPr="001B6CA1" w:rsidDel="00186111">
                <w:rPr>
                  <w:rFonts w:ascii="Arial" w:hAnsi="Arial" w:cs="Arial"/>
                  <w:b/>
                  <w:sz w:val="21"/>
                  <w:szCs w:val="21"/>
                </w:rPr>
                <w:delText>Byte2.1</w:delText>
              </w:r>
            </w:del>
          </w:p>
        </w:tc>
        <w:tc>
          <w:tcPr>
            <w:tcW w:w="967" w:type="dxa"/>
          </w:tcPr>
          <w:p w14:paraId="4CAAEFF7" w14:textId="2946E51F" w:rsidR="00C80BDC" w:rsidRPr="001B6CA1" w:rsidDel="00186111" w:rsidRDefault="00C80BDC" w:rsidP="00E76095">
            <w:pPr>
              <w:spacing w:line="360" w:lineRule="auto"/>
              <w:rPr>
                <w:del w:id="2029" w:author="Microsoft Office User" w:date="2023-06-07T12:53:00Z"/>
                <w:rFonts w:ascii="Arial" w:hAnsi="Arial" w:cs="Arial"/>
                <w:b/>
                <w:szCs w:val="24"/>
              </w:rPr>
            </w:pPr>
            <w:del w:id="2030" w:author="Microsoft Office User" w:date="2023-06-07T12:53:00Z">
              <w:r w:rsidRPr="001B6CA1" w:rsidDel="00186111">
                <w:rPr>
                  <w:rFonts w:ascii="Arial" w:hAnsi="Arial" w:cs="Arial"/>
                  <w:b/>
                  <w:sz w:val="21"/>
                  <w:szCs w:val="21"/>
                </w:rPr>
                <w:delText>Byte2.0</w:delText>
              </w:r>
            </w:del>
          </w:p>
        </w:tc>
      </w:tr>
      <w:tr w:rsidR="00C80BDC" w:rsidRPr="001B6CA1" w:rsidDel="00186111" w14:paraId="049784CF" w14:textId="557D00DF" w:rsidTr="00E76095">
        <w:trPr>
          <w:tblHeader/>
          <w:jc w:val="center"/>
          <w:del w:id="2031" w:author="Microsoft Office User" w:date="2023-06-07T12:53:00Z"/>
        </w:trPr>
        <w:tc>
          <w:tcPr>
            <w:tcW w:w="964" w:type="dxa"/>
          </w:tcPr>
          <w:p w14:paraId="1909FEF7" w14:textId="0EFE5BBB" w:rsidR="00C80BDC" w:rsidRPr="00880B25" w:rsidDel="00186111" w:rsidRDefault="00C80BDC" w:rsidP="00E76095">
            <w:pPr>
              <w:rPr>
                <w:del w:id="2032" w:author="Microsoft Office User" w:date="2023-06-07T12:53:00Z"/>
                <w:rFonts w:ascii="Arial" w:hAnsi="Arial" w:cs="Arial"/>
                <w:szCs w:val="24"/>
              </w:rPr>
            </w:pPr>
            <w:del w:id="2033" w:author="Microsoft Office User" w:date="2023-06-07T12:53:00Z">
              <w:r w:rsidRPr="00880B25" w:rsidDel="00186111">
                <w:rPr>
                  <w:rFonts w:ascii="Arial" w:hAnsi="Arial" w:cs="Arial"/>
                  <w:sz w:val="21"/>
                  <w:szCs w:val="21"/>
                </w:rPr>
                <w:delText>内容</w:delText>
              </w:r>
            </w:del>
          </w:p>
        </w:tc>
        <w:tc>
          <w:tcPr>
            <w:tcW w:w="1932" w:type="dxa"/>
            <w:gridSpan w:val="2"/>
          </w:tcPr>
          <w:p w14:paraId="2F86F856" w14:textId="764B2C72" w:rsidR="00C80BDC" w:rsidDel="00186111" w:rsidRDefault="00C80BDC" w:rsidP="00E76095">
            <w:pPr>
              <w:rPr>
                <w:del w:id="2034" w:author="Microsoft Office User" w:date="2023-06-07T12:53:00Z"/>
                <w:rFonts w:ascii="Arial" w:hAnsi="Arial" w:cs="Arial"/>
                <w:sz w:val="21"/>
                <w:szCs w:val="21"/>
              </w:rPr>
            </w:pPr>
            <w:del w:id="2035" w:author="Microsoft Office User" w:date="2023-06-07T12:53:00Z">
              <w:r w:rsidDel="00186111">
                <w:rPr>
                  <w:rFonts w:ascii="Arial" w:hAnsi="Arial" w:cs="Arial" w:hint="eastAsia"/>
                  <w:sz w:val="21"/>
                  <w:szCs w:val="21"/>
                </w:rPr>
                <w:delText>数据保存位数</w:delText>
              </w:r>
            </w:del>
          </w:p>
          <w:p w14:paraId="67F1D454" w14:textId="5CE4F164" w:rsidR="00C80BDC" w:rsidDel="00186111" w:rsidRDefault="00C80BDC" w:rsidP="00E76095">
            <w:pPr>
              <w:rPr>
                <w:del w:id="2036" w:author="Microsoft Office User" w:date="2023-06-07T12:53:00Z"/>
                <w:rFonts w:ascii="Arial" w:hAnsi="Arial" w:cs="Arial"/>
                <w:sz w:val="21"/>
                <w:szCs w:val="21"/>
              </w:rPr>
            </w:pPr>
            <w:del w:id="2037" w:author="Microsoft Office User" w:date="2023-06-07T12:53:00Z">
              <w:r w:rsidRPr="00C003FC" w:rsidDel="00186111">
                <w:rPr>
                  <w:rFonts w:ascii="Arial" w:hAnsi="Arial" w:cs="Arial"/>
                  <w:sz w:val="21"/>
                  <w:szCs w:val="21"/>
                </w:rPr>
                <w:delText>0</w:delText>
              </w:r>
              <w:r w:rsidRPr="00C003FC" w:rsidDel="00186111">
                <w:rPr>
                  <w:rFonts w:ascii="Arial" w:hAnsi="Arial" w:cs="Arial"/>
                  <w:sz w:val="21"/>
                  <w:szCs w:val="21"/>
                </w:rPr>
                <w:delText>：</w:delText>
              </w:r>
              <w:r w:rsidRPr="00C003FC" w:rsidDel="00186111">
                <w:rPr>
                  <w:rFonts w:ascii="Arial" w:hAnsi="Arial" w:cs="Arial"/>
                  <w:sz w:val="21"/>
                  <w:szCs w:val="21"/>
                </w:rPr>
                <w:delText>32</w:delText>
              </w:r>
              <w:r w:rsidRPr="00C003FC" w:rsidDel="00186111">
                <w:rPr>
                  <w:rFonts w:ascii="Arial" w:hAnsi="Arial" w:cs="Arial"/>
                  <w:sz w:val="21"/>
                  <w:szCs w:val="21"/>
                </w:rPr>
                <w:delText>位</w:delText>
              </w:r>
              <w:r w:rsidDel="00186111">
                <w:rPr>
                  <w:rFonts w:ascii="Arial" w:hAnsi="Arial" w:cs="Arial" w:hint="eastAsia"/>
                  <w:sz w:val="21"/>
                  <w:szCs w:val="21"/>
                </w:rPr>
                <w:delText>；</w:delText>
              </w:r>
              <w:r w:rsidRPr="00C003FC" w:rsidDel="00186111">
                <w:rPr>
                  <w:rFonts w:ascii="Arial" w:hAnsi="Arial" w:cs="Arial"/>
                  <w:sz w:val="21"/>
                  <w:szCs w:val="21"/>
                </w:rPr>
                <w:delText>1</w:delText>
              </w:r>
              <w:r w:rsidRPr="00C003FC" w:rsidDel="00186111">
                <w:rPr>
                  <w:rFonts w:ascii="Arial" w:hAnsi="Arial" w:cs="Arial"/>
                  <w:sz w:val="21"/>
                  <w:szCs w:val="21"/>
                </w:rPr>
                <w:delText>：</w:delText>
              </w:r>
              <w:r w:rsidRPr="00C003FC" w:rsidDel="00186111">
                <w:rPr>
                  <w:rFonts w:ascii="Arial" w:hAnsi="Arial" w:cs="Arial"/>
                  <w:sz w:val="21"/>
                  <w:szCs w:val="21"/>
                </w:rPr>
                <w:delText>24</w:delText>
              </w:r>
              <w:r w:rsidRPr="00C003FC" w:rsidDel="00186111">
                <w:rPr>
                  <w:rFonts w:ascii="Arial" w:hAnsi="Arial" w:cs="Arial"/>
                  <w:sz w:val="21"/>
                  <w:szCs w:val="21"/>
                </w:rPr>
                <w:delText>位</w:delText>
              </w:r>
              <w:r w:rsidDel="00186111">
                <w:rPr>
                  <w:rFonts w:ascii="Arial" w:hAnsi="Arial" w:cs="Arial" w:hint="eastAsia"/>
                  <w:sz w:val="21"/>
                  <w:szCs w:val="21"/>
                </w:rPr>
                <w:delText>；</w:delText>
              </w:r>
              <w:r w:rsidRPr="00C003FC" w:rsidDel="00186111">
                <w:rPr>
                  <w:rFonts w:ascii="Arial" w:hAnsi="Arial" w:cs="Arial"/>
                  <w:sz w:val="21"/>
                  <w:szCs w:val="21"/>
                </w:rPr>
                <w:delText>2</w:delText>
              </w:r>
              <w:r w:rsidRPr="00C003FC" w:rsidDel="00186111">
                <w:rPr>
                  <w:rFonts w:ascii="Arial" w:hAnsi="Arial" w:cs="Arial"/>
                  <w:sz w:val="21"/>
                  <w:szCs w:val="21"/>
                </w:rPr>
                <w:delText>：</w:delText>
              </w:r>
              <w:r w:rsidRPr="00C003FC" w:rsidDel="00186111">
                <w:rPr>
                  <w:rFonts w:ascii="Arial" w:hAnsi="Arial" w:cs="Arial"/>
                  <w:sz w:val="21"/>
                  <w:szCs w:val="21"/>
                </w:rPr>
                <w:delText>16</w:delText>
              </w:r>
              <w:r w:rsidRPr="00C003FC" w:rsidDel="00186111">
                <w:rPr>
                  <w:rFonts w:ascii="Arial" w:hAnsi="Arial" w:cs="Arial"/>
                  <w:sz w:val="21"/>
                  <w:szCs w:val="21"/>
                </w:rPr>
                <w:delText>位</w:delText>
              </w:r>
              <w:r w:rsidDel="00186111">
                <w:rPr>
                  <w:rFonts w:ascii="Arial" w:hAnsi="Arial" w:cs="Arial" w:hint="eastAsia"/>
                  <w:sz w:val="21"/>
                  <w:szCs w:val="21"/>
                </w:rPr>
                <w:delText>；</w:delText>
              </w:r>
            </w:del>
          </w:p>
          <w:p w14:paraId="436B9998" w14:textId="58FF08F1" w:rsidR="00C80BDC" w:rsidRPr="001B6CA1" w:rsidDel="00186111" w:rsidRDefault="00C80BDC" w:rsidP="00E76095">
            <w:pPr>
              <w:rPr>
                <w:del w:id="2038" w:author="Microsoft Office User" w:date="2023-06-07T12:53:00Z"/>
                <w:rFonts w:ascii="Arial" w:hAnsi="Arial" w:cs="Arial"/>
                <w:sz w:val="21"/>
                <w:szCs w:val="21"/>
              </w:rPr>
            </w:pPr>
            <w:del w:id="2039" w:author="Microsoft Office User" w:date="2023-06-07T12:53:00Z">
              <w:r w:rsidRPr="00C003FC" w:rsidDel="00186111">
                <w:rPr>
                  <w:rFonts w:ascii="Arial" w:hAnsi="Arial" w:cs="Arial"/>
                  <w:sz w:val="21"/>
                  <w:szCs w:val="21"/>
                </w:rPr>
                <w:delText>3</w:delText>
              </w:r>
              <w:r w:rsidRPr="00C003FC" w:rsidDel="00186111">
                <w:rPr>
                  <w:rFonts w:ascii="Arial" w:hAnsi="Arial" w:cs="Arial"/>
                  <w:sz w:val="21"/>
                  <w:szCs w:val="21"/>
                </w:rPr>
                <w:delText>：</w:delText>
              </w:r>
              <w:r w:rsidRPr="00C003FC" w:rsidDel="00186111">
                <w:rPr>
                  <w:rFonts w:ascii="Arial" w:hAnsi="Arial" w:cs="Arial"/>
                  <w:sz w:val="21"/>
                  <w:szCs w:val="21"/>
                </w:rPr>
                <w:delText>8</w:delText>
              </w:r>
              <w:r w:rsidRPr="00C003FC" w:rsidDel="00186111">
                <w:rPr>
                  <w:rFonts w:ascii="Arial" w:hAnsi="Arial" w:cs="Arial"/>
                  <w:sz w:val="21"/>
                  <w:szCs w:val="21"/>
                </w:rPr>
                <w:delText>位</w:delText>
              </w:r>
            </w:del>
          </w:p>
        </w:tc>
        <w:tc>
          <w:tcPr>
            <w:tcW w:w="967" w:type="dxa"/>
          </w:tcPr>
          <w:p w14:paraId="11F03875" w14:textId="60E5DA4F" w:rsidR="00C80BDC" w:rsidRPr="001B6CA1" w:rsidDel="00186111" w:rsidRDefault="00C80BDC" w:rsidP="00E76095">
            <w:pPr>
              <w:rPr>
                <w:del w:id="2040" w:author="Microsoft Office User" w:date="2023-06-07T12:53:00Z"/>
                <w:rFonts w:ascii="Arial" w:hAnsi="Arial" w:cs="Arial"/>
                <w:sz w:val="21"/>
                <w:szCs w:val="21"/>
              </w:rPr>
            </w:pPr>
            <w:del w:id="2041" w:author="Microsoft Office User" w:date="2023-06-07T12:53:00Z">
              <w:r w:rsidDel="00186111">
                <w:rPr>
                  <w:rFonts w:ascii="Arial" w:hAnsi="Arial" w:cs="Arial"/>
                  <w:sz w:val="21"/>
                  <w:szCs w:val="21"/>
                </w:rPr>
                <w:delText>0</w:delText>
              </w:r>
            </w:del>
          </w:p>
        </w:tc>
        <w:tc>
          <w:tcPr>
            <w:tcW w:w="966" w:type="dxa"/>
          </w:tcPr>
          <w:p w14:paraId="47B2AAFC" w14:textId="0DCB29F5" w:rsidR="00C80BDC" w:rsidRPr="001B6CA1" w:rsidDel="00186111" w:rsidRDefault="00C80BDC" w:rsidP="00E76095">
            <w:pPr>
              <w:rPr>
                <w:del w:id="2042" w:author="Microsoft Office User" w:date="2023-06-07T12:53:00Z"/>
                <w:rFonts w:ascii="Arial" w:hAnsi="Arial" w:cs="Arial"/>
                <w:szCs w:val="24"/>
              </w:rPr>
            </w:pPr>
            <w:del w:id="2043" w:author="Microsoft Office User" w:date="2023-06-07T12:53:00Z">
              <w:r w:rsidDel="00186111">
                <w:rPr>
                  <w:rFonts w:ascii="Arial" w:hAnsi="Arial" w:cs="Arial" w:hint="eastAsia"/>
                  <w:szCs w:val="24"/>
                </w:rPr>
                <w:delText>0</w:delText>
              </w:r>
            </w:del>
          </w:p>
        </w:tc>
        <w:tc>
          <w:tcPr>
            <w:tcW w:w="966" w:type="dxa"/>
          </w:tcPr>
          <w:p w14:paraId="2C564E27" w14:textId="461558C5" w:rsidR="00C80BDC" w:rsidRPr="001B6CA1" w:rsidDel="00186111" w:rsidRDefault="00C80BDC" w:rsidP="00E76095">
            <w:pPr>
              <w:rPr>
                <w:del w:id="2044" w:author="Microsoft Office User" w:date="2023-06-07T12:53:00Z"/>
                <w:rFonts w:ascii="Arial" w:hAnsi="Arial" w:cs="Arial"/>
                <w:szCs w:val="24"/>
              </w:rPr>
            </w:pPr>
          </w:p>
        </w:tc>
        <w:tc>
          <w:tcPr>
            <w:tcW w:w="967" w:type="dxa"/>
          </w:tcPr>
          <w:p w14:paraId="06010863" w14:textId="3BFB6352" w:rsidR="00C80BDC" w:rsidRPr="001B6CA1" w:rsidDel="00186111" w:rsidRDefault="00C80BDC" w:rsidP="00E76095">
            <w:pPr>
              <w:rPr>
                <w:del w:id="2045" w:author="Microsoft Office User" w:date="2023-06-07T12:53:00Z"/>
                <w:rFonts w:ascii="Arial" w:hAnsi="Arial" w:cs="Arial"/>
                <w:szCs w:val="24"/>
              </w:rPr>
            </w:pPr>
          </w:p>
        </w:tc>
        <w:tc>
          <w:tcPr>
            <w:tcW w:w="966" w:type="dxa"/>
          </w:tcPr>
          <w:p w14:paraId="70AB65C0" w14:textId="361E0DE4" w:rsidR="00C80BDC" w:rsidRPr="001B6CA1" w:rsidDel="00186111" w:rsidRDefault="00C80BDC" w:rsidP="00E76095">
            <w:pPr>
              <w:rPr>
                <w:del w:id="2046" w:author="Microsoft Office User" w:date="2023-06-07T12:53:00Z"/>
                <w:rFonts w:ascii="Arial" w:hAnsi="Arial" w:cs="Arial"/>
                <w:szCs w:val="24"/>
              </w:rPr>
            </w:pPr>
          </w:p>
        </w:tc>
        <w:tc>
          <w:tcPr>
            <w:tcW w:w="967" w:type="dxa"/>
          </w:tcPr>
          <w:p w14:paraId="7A6B61E5" w14:textId="3A07BA25" w:rsidR="00C80BDC" w:rsidRPr="001B6CA1" w:rsidDel="00186111" w:rsidRDefault="00C80BDC" w:rsidP="00E76095">
            <w:pPr>
              <w:rPr>
                <w:del w:id="2047" w:author="Microsoft Office User" w:date="2023-06-07T12:53:00Z"/>
                <w:rFonts w:ascii="Arial" w:hAnsi="Arial" w:cs="Arial"/>
                <w:szCs w:val="24"/>
              </w:rPr>
            </w:pPr>
          </w:p>
        </w:tc>
      </w:tr>
      <w:tr w:rsidR="00C80BDC" w:rsidRPr="001B6CA1" w:rsidDel="00186111" w14:paraId="526446D7" w14:textId="0E4D29C9" w:rsidTr="00E76095">
        <w:trPr>
          <w:tblHeader/>
          <w:jc w:val="center"/>
          <w:del w:id="2048" w:author="Microsoft Office User" w:date="2023-06-07T12:53:00Z"/>
        </w:trPr>
        <w:tc>
          <w:tcPr>
            <w:tcW w:w="964" w:type="dxa"/>
          </w:tcPr>
          <w:p w14:paraId="43CE9AFE" w14:textId="416FCE69" w:rsidR="00C80BDC" w:rsidRPr="001B6CA1" w:rsidDel="00186111" w:rsidRDefault="00C80BDC" w:rsidP="00E76095">
            <w:pPr>
              <w:spacing w:line="360" w:lineRule="auto"/>
              <w:rPr>
                <w:del w:id="2049" w:author="Microsoft Office User" w:date="2023-06-07T12:53:00Z"/>
                <w:rFonts w:ascii="Arial" w:hAnsi="Arial" w:cs="Arial"/>
                <w:b/>
                <w:szCs w:val="24"/>
              </w:rPr>
            </w:pPr>
            <w:del w:id="2050" w:author="Microsoft Office User" w:date="2023-06-07T12:53:00Z">
              <w:r w:rsidRPr="001B6CA1" w:rsidDel="00186111">
                <w:rPr>
                  <w:rFonts w:ascii="Arial" w:hAnsi="Arial" w:cs="Arial"/>
                  <w:b/>
                  <w:sz w:val="21"/>
                  <w:szCs w:val="21"/>
                </w:rPr>
                <w:delText>数据位</w:delText>
              </w:r>
            </w:del>
          </w:p>
        </w:tc>
        <w:tc>
          <w:tcPr>
            <w:tcW w:w="966" w:type="dxa"/>
          </w:tcPr>
          <w:p w14:paraId="681CD90A" w14:textId="5043D7B6" w:rsidR="00C80BDC" w:rsidRPr="001B6CA1" w:rsidDel="00186111" w:rsidRDefault="00C80BDC" w:rsidP="00E76095">
            <w:pPr>
              <w:spacing w:line="360" w:lineRule="auto"/>
              <w:rPr>
                <w:del w:id="2051" w:author="Microsoft Office User" w:date="2023-06-07T12:53:00Z"/>
                <w:rFonts w:ascii="Arial" w:hAnsi="Arial" w:cs="Arial"/>
                <w:b/>
                <w:szCs w:val="24"/>
              </w:rPr>
            </w:pPr>
            <w:del w:id="2052" w:author="Microsoft Office User" w:date="2023-06-07T12:53:00Z">
              <w:r w:rsidRPr="001B6CA1" w:rsidDel="00186111">
                <w:rPr>
                  <w:rFonts w:ascii="Arial" w:hAnsi="Arial" w:cs="Arial"/>
                  <w:b/>
                  <w:sz w:val="21"/>
                  <w:szCs w:val="21"/>
                </w:rPr>
                <w:delText>Byte3.7</w:delText>
              </w:r>
            </w:del>
          </w:p>
        </w:tc>
        <w:tc>
          <w:tcPr>
            <w:tcW w:w="966" w:type="dxa"/>
          </w:tcPr>
          <w:p w14:paraId="35BF3B83" w14:textId="70BCA1EA" w:rsidR="00C80BDC" w:rsidRPr="001B6CA1" w:rsidDel="00186111" w:rsidRDefault="00C80BDC" w:rsidP="00E76095">
            <w:pPr>
              <w:spacing w:line="360" w:lineRule="auto"/>
              <w:rPr>
                <w:del w:id="2053" w:author="Microsoft Office User" w:date="2023-06-07T12:53:00Z"/>
                <w:rFonts w:ascii="Arial" w:hAnsi="Arial" w:cs="Arial"/>
                <w:b/>
                <w:szCs w:val="24"/>
              </w:rPr>
            </w:pPr>
            <w:del w:id="2054" w:author="Microsoft Office User" w:date="2023-06-07T12:53:00Z">
              <w:r w:rsidRPr="001B6CA1" w:rsidDel="00186111">
                <w:rPr>
                  <w:rFonts w:ascii="Arial" w:hAnsi="Arial" w:cs="Arial"/>
                  <w:b/>
                  <w:sz w:val="21"/>
                  <w:szCs w:val="21"/>
                </w:rPr>
                <w:delText>Byte3.6</w:delText>
              </w:r>
            </w:del>
          </w:p>
        </w:tc>
        <w:tc>
          <w:tcPr>
            <w:tcW w:w="967" w:type="dxa"/>
          </w:tcPr>
          <w:p w14:paraId="045AD321" w14:textId="040E3F1C" w:rsidR="00C80BDC" w:rsidRPr="001B6CA1" w:rsidDel="00186111" w:rsidRDefault="00C80BDC" w:rsidP="00E76095">
            <w:pPr>
              <w:spacing w:line="360" w:lineRule="auto"/>
              <w:rPr>
                <w:del w:id="2055" w:author="Microsoft Office User" w:date="2023-06-07T12:53:00Z"/>
                <w:rFonts w:ascii="Arial" w:hAnsi="Arial" w:cs="Arial"/>
                <w:b/>
                <w:szCs w:val="24"/>
              </w:rPr>
            </w:pPr>
            <w:del w:id="2056" w:author="Microsoft Office User" w:date="2023-06-07T12:53:00Z">
              <w:r w:rsidRPr="001B6CA1" w:rsidDel="00186111">
                <w:rPr>
                  <w:rFonts w:ascii="Arial" w:hAnsi="Arial" w:cs="Arial"/>
                  <w:b/>
                  <w:sz w:val="21"/>
                  <w:szCs w:val="21"/>
                </w:rPr>
                <w:delText>Byte3.5</w:delText>
              </w:r>
            </w:del>
          </w:p>
        </w:tc>
        <w:tc>
          <w:tcPr>
            <w:tcW w:w="966" w:type="dxa"/>
          </w:tcPr>
          <w:p w14:paraId="2B6257DB" w14:textId="26B73CF4" w:rsidR="00C80BDC" w:rsidRPr="001B6CA1" w:rsidDel="00186111" w:rsidRDefault="00C80BDC" w:rsidP="00E76095">
            <w:pPr>
              <w:spacing w:line="360" w:lineRule="auto"/>
              <w:rPr>
                <w:del w:id="2057" w:author="Microsoft Office User" w:date="2023-06-07T12:53:00Z"/>
                <w:rFonts w:ascii="Arial" w:hAnsi="Arial" w:cs="Arial"/>
                <w:b/>
                <w:szCs w:val="24"/>
              </w:rPr>
            </w:pPr>
            <w:del w:id="2058" w:author="Microsoft Office User" w:date="2023-06-07T12:53:00Z">
              <w:r w:rsidRPr="001B6CA1" w:rsidDel="00186111">
                <w:rPr>
                  <w:rFonts w:ascii="Arial" w:hAnsi="Arial" w:cs="Arial"/>
                  <w:b/>
                  <w:sz w:val="21"/>
                  <w:szCs w:val="21"/>
                </w:rPr>
                <w:delText>Byte3.4</w:delText>
              </w:r>
            </w:del>
          </w:p>
        </w:tc>
        <w:tc>
          <w:tcPr>
            <w:tcW w:w="966" w:type="dxa"/>
          </w:tcPr>
          <w:p w14:paraId="76D12F3E" w14:textId="3FDCA22E" w:rsidR="00C80BDC" w:rsidRPr="001B6CA1" w:rsidDel="00186111" w:rsidRDefault="00C80BDC" w:rsidP="00E76095">
            <w:pPr>
              <w:spacing w:line="360" w:lineRule="auto"/>
              <w:rPr>
                <w:del w:id="2059" w:author="Microsoft Office User" w:date="2023-06-07T12:53:00Z"/>
                <w:rFonts w:ascii="Arial" w:hAnsi="Arial" w:cs="Arial"/>
                <w:b/>
                <w:szCs w:val="24"/>
              </w:rPr>
            </w:pPr>
            <w:del w:id="2060" w:author="Microsoft Office User" w:date="2023-06-07T12:53:00Z">
              <w:r w:rsidRPr="001B6CA1" w:rsidDel="00186111">
                <w:rPr>
                  <w:rFonts w:ascii="Arial" w:hAnsi="Arial" w:cs="Arial"/>
                  <w:b/>
                  <w:sz w:val="21"/>
                  <w:szCs w:val="21"/>
                </w:rPr>
                <w:delText>Byte3.3</w:delText>
              </w:r>
            </w:del>
          </w:p>
        </w:tc>
        <w:tc>
          <w:tcPr>
            <w:tcW w:w="967" w:type="dxa"/>
          </w:tcPr>
          <w:p w14:paraId="520E50B0" w14:textId="43DE9BD6" w:rsidR="00C80BDC" w:rsidRPr="001B6CA1" w:rsidDel="00186111" w:rsidRDefault="00C80BDC" w:rsidP="00E76095">
            <w:pPr>
              <w:spacing w:line="360" w:lineRule="auto"/>
              <w:rPr>
                <w:del w:id="2061" w:author="Microsoft Office User" w:date="2023-06-07T12:53:00Z"/>
                <w:rFonts w:ascii="Arial" w:hAnsi="Arial" w:cs="Arial"/>
                <w:b/>
                <w:szCs w:val="24"/>
              </w:rPr>
            </w:pPr>
            <w:del w:id="2062" w:author="Microsoft Office User" w:date="2023-06-07T12:53:00Z">
              <w:r w:rsidRPr="001B6CA1" w:rsidDel="00186111">
                <w:rPr>
                  <w:rFonts w:ascii="Arial" w:hAnsi="Arial" w:cs="Arial"/>
                  <w:b/>
                  <w:sz w:val="21"/>
                  <w:szCs w:val="21"/>
                </w:rPr>
                <w:delText>Byte3.2</w:delText>
              </w:r>
            </w:del>
          </w:p>
        </w:tc>
        <w:tc>
          <w:tcPr>
            <w:tcW w:w="966" w:type="dxa"/>
          </w:tcPr>
          <w:p w14:paraId="0A3A50D3" w14:textId="6CE653CA" w:rsidR="00C80BDC" w:rsidRPr="001B6CA1" w:rsidDel="00186111" w:rsidRDefault="00C80BDC" w:rsidP="00E76095">
            <w:pPr>
              <w:spacing w:line="360" w:lineRule="auto"/>
              <w:rPr>
                <w:del w:id="2063" w:author="Microsoft Office User" w:date="2023-06-07T12:53:00Z"/>
                <w:rFonts w:ascii="Arial" w:hAnsi="Arial" w:cs="Arial"/>
                <w:b/>
                <w:szCs w:val="24"/>
              </w:rPr>
            </w:pPr>
            <w:del w:id="2064" w:author="Microsoft Office User" w:date="2023-06-07T12:53:00Z">
              <w:r w:rsidRPr="001B6CA1" w:rsidDel="00186111">
                <w:rPr>
                  <w:rFonts w:ascii="Arial" w:hAnsi="Arial" w:cs="Arial"/>
                  <w:b/>
                  <w:sz w:val="21"/>
                  <w:szCs w:val="21"/>
                </w:rPr>
                <w:delText>Byte3.1</w:delText>
              </w:r>
            </w:del>
          </w:p>
        </w:tc>
        <w:tc>
          <w:tcPr>
            <w:tcW w:w="967" w:type="dxa"/>
          </w:tcPr>
          <w:p w14:paraId="7A3B5CCE" w14:textId="5D407ECB" w:rsidR="00C80BDC" w:rsidRPr="001B6CA1" w:rsidDel="00186111" w:rsidRDefault="00C80BDC" w:rsidP="00E76095">
            <w:pPr>
              <w:spacing w:line="360" w:lineRule="auto"/>
              <w:rPr>
                <w:del w:id="2065" w:author="Microsoft Office User" w:date="2023-06-07T12:53:00Z"/>
                <w:rFonts w:ascii="Arial" w:hAnsi="Arial" w:cs="Arial"/>
                <w:b/>
                <w:szCs w:val="24"/>
              </w:rPr>
            </w:pPr>
            <w:del w:id="2066" w:author="Microsoft Office User" w:date="2023-06-07T12:53:00Z">
              <w:r w:rsidRPr="001B6CA1" w:rsidDel="00186111">
                <w:rPr>
                  <w:rFonts w:ascii="Arial" w:hAnsi="Arial" w:cs="Arial"/>
                  <w:b/>
                  <w:sz w:val="21"/>
                  <w:szCs w:val="21"/>
                </w:rPr>
                <w:delText>Byte3.0</w:delText>
              </w:r>
            </w:del>
          </w:p>
        </w:tc>
      </w:tr>
      <w:tr w:rsidR="00C80BDC" w:rsidRPr="001B6CA1" w:rsidDel="00186111" w14:paraId="35B03DEB" w14:textId="7E2A14E8" w:rsidTr="00E76095">
        <w:trPr>
          <w:tblHeader/>
          <w:jc w:val="center"/>
          <w:del w:id="2067" w:author="Microsoft Office User" w:date="2023-06-07T12:53:00Z"/>
        </w:trPr>
        <w:tc>
          <w:tcPr>
            <w:tcW w:w="964" w:type="dxa"/>
          </w:tcPr>
          <w:p w14:paraId="6BFE979F" w14:textId="1DA31596" w:rsidR="00C80BDC" w:rsidRPr="00880B25" w:rsidDel="00186111" w:rsidRDefault="00C80BDC" w:rsidP="00E76095">
            <w:pPr>
              <w:spacing w:line="360" w:lineRule="auto"/>
              <w:rPr>
                <w:del w:id="2068" w:author="Microsoft Office User" w:date="2023-06-07T12:53:00Z"/>
                <w:rFonts w:ascii="Arial" w:hAnsi="Arial" w:cs="Arial"/>
                <w:sz w:val="21"/>
                <w:szCs w:val="21"/>
              </w:rPr>
            </w:pPr>
            <w:del w:id="2069" w:author="Microsoft Office User" w:date="2023-06-07T12:53:00Z">
              <w:r w:rsidDel="00186111">
                <w:rPr>
                  <w:rFonts w:ascii="Arial" w:hAnsi="Arial" w:cs="Arial"/>
                  <w:sz w:val="21"/>
                  <w:szCs w:val="21"/>
                </w:rPr>
                <w:delText>内容</w:delText>
              </w:r>
            </w:del>
          </w:p>
        </w:tc>
        <w:tc>
          <w:tcPr>
            <w:tcW w:w="966" w:type="dxa"/>
          </w:tcPr>
          <w:p w14:paraId="210B8FB9" w14:textId="147FE73F" w:rsidR="00C80BDC" w:rsidRPr="00880B25" w:rsidDel="00186111" w:rsidRDefault="00C80BDC" w:rsidP="00E76095">
            <w:pPr>
              <w:spacing w:line="360" w:lineRule="auto"/>
              <w:rPr>
                <w:del w:id="2070" w:author="Microsoft Office User" w:date="2023-06-07T12:53:00Z"/>
                <w:rFonts w:ascii="Arial" w:hAnsi="Arial" w:cs="Arial"/>
                <w:sz w:val="21"/>
                <w:szCs w:val="21"/>
              </w:rPr>
            </w:pPr>
          </w:p>
        </w:tc>
        <w:tc>
          <w:tcPr>
            <w:tcW w:w="966" w:type="dxa"/>
          </w:tcPr>
          <w:p w14:paraId="5395617B" w14:textId="09D727DE" w:rsidR="00C80BDC" w:rsidRPr="00880B25" w:rsidDel="00186111" w:rsidRDefault="00C80BDC" w:rsidP="00E76095">
            <w:pPr>
              <w:spacing w:line="360" w:lineRule="auto"/>
              <w:rPr>
                <w:del w:id="2071" w:author="Microsoft Office User" w:date="2023-06-07T12:53:00Z"/>
                <w:rFonts w:ascii="Arial" w:hAnsi="Arial" w:cs="Arial"/>
                <w:sz w:val="21"/>
                <w:szCs w:val="21"/>
              </w:rPr>
            </w:pPr>
          </w:p>
        </w:tc>
        <w:tc>
          <w:tcPr>
            <w:tcW w:w="967" w:type="dxa"/>
          </w:tcPr>
          <w:p w14:paraId="24C98B25" w14:textId="1E212A2B" w:rsidR="00C80BDC" w:rsidRPr="00880B25" w:rsidDel="00186111" w:rsidRDefault="00C80BDC" w:rsidP="00E76095">
            <w:pPr>
              <w:spacing w:line="360" w:lineRule="auto"/>
              <w:rPr>
                <w:del w:id="2072" w:author="Microsoft Office User" w:date="2023-06-07T12:53:00Z"/>
                <w:rFonts w:ascii="Arial" w:hAnsi="Arial" w:cs="Arial"/>
                <w:sz w:val="21"/>
                <w:szCs w:val="21"/>
              </w:rPr>
            </w:pPr>
          </w:p>
        </w:tc>
        <w:tc>
          <w:tcPr>
            <w:tcW w:w="966" w:type="dxa"/>
          </w:tcPr>
          <w:p w14:paraId="62EBCDA6" w14:textId="795B8823" w:rsidR="00C80BDC" w:rsidRPr="00880B25" w:rsidDel="00186111" w:rsidRDefault="00C80BDC" w:rsidP="00E76095">
            <w:pPr>
              <w:spacing w:line="360" w:lineRule="auto"/>
              <w:rPr>
                <w:del w:id="2073" w:author="Microsoft Office User" w:date="2023-06-07T12:53:00Z"/>
                <w:rFonts w:ascii="Arial" w:hAnsi="Arial" w:cs="Arial"/>
                <w:sz w:val="21"/>
                <w:szCs w:val="21"/>
              </w:rPr>
            </w:pPr>
          </w:p>
        </w:tc>
        <w:tc>
          <w:tcPr>
            <w:tcW w:w="966" w:type="dxa"/>
          </w:tcPr>
          <w:p w14:paraId="0B3D56E3" w14:textId="4782A2B9" w:rsidR="00C80BDC" w:rsidRPr="00880B25" w:rsidDel="00186111" w:rsidRDefault="00C80BDC" w:rsidP="00E76095">
            <w:pPr>
              <w:spacing w:line="360" w:lineRule="auto"/>
              <w:rPr>
                <w:del w:id="2074" w:author="Microsoft Office User" w:date="2023-06-07T12:53:00Z"/>
                <w:rFonts w:ascii="Arial" w:hAnsi="Arial" w:cs="Arial"/>
                <w:sz w:val="21"/>
                <w:szCs w:val="21"/>
              </w:rPr>
            </w:pPr>
          </w:p>
        </w:tc>
        <w:tc>
          <w:tcPr>
            <w:tcW w:w="967" w:type="dxa"/>
          </w:tcPr>
          <w:p w14:paraId="4B3B066D" w14:textId="79A95E5B" w:rsidR="00C80BDC" w:rsidRPr="00880B25" w:rsidDel="00186111" w:rsidRDefault="00C80BDC" w:rsidP="00E76095">
            <w:pPr>
              <w:spacing w:line="360" w:lineRule="auto"/>
              <w:rPr>
                <w:del w:id="2075" w:author="Microsoft Office User" w:date="2023-06-07T12:53:00Z"/>
                <w:rFonts w:ascii="Arial" w:hAnsi="Arial" w:cs="Arial"/>
                <w:sz w:val="21"/>
                <w:szCs w:val="21"/>
              </w:rPr>
            </w:pPr>
          </w:p>
        </w:tc>
        <w:tc>
          <w:tcPr>
            <w:tcW w:w="966" w:type="dxa"/>
          </w:tcPr>
          <w:p w14:paraId="327253C6" w14:textId="7195D060" w:rsidR="00C80BDC" w:rsidRPr="00880B25" w:rsidDel="00186111" w:rsidRDefault="00C80BDC" w:rsidP="00E76095">
            <w:pPr>
              <w:spacing w:line="360" w:lineRule="auto"/>
              <w:rPr>
                <w:del w:id="2076" w:author="Microsoft Office User" w:date="2023-06-07T12:53:00Z"/>
                <w:rFonts w:ascii="Arial" w:hAnsi="Arial" w:cs="Arial"/>
                <w:sz w:val="21"/>
                <w:szCs w:val="21"/>
              </w:rPr>
            </w:pPr>
          </w:p>
        </w:tc>
        <w:tc>
          <w:tcPr>
            <w:tcW w:w="967" w:type="dxa"/>
          </w:tcPr>
          <w:p w14:paraId="6704940A" w14:textId="1B67F4E1" w:rsidR="00C80BDC" w:rsidRPr="00880B25" w:rsidDel="00186111" w:rsidRDefault="00C80BDC" w:rsidP="00E76095">
            <w:pPr>
              <w:spacing w:line="360" w:lineRule="auto"/>
              <w:rPr>
                <w:del w:id="2077" w:author="Microsoft Office User" w:date="2023-06-07T12:53:00Z"/>
                <w:rFonts w:ascii="Arial" w:hAnsi="Arial" w:cs="Arial"/>
                <w:sz w:val="21"/>
                <w:szCs w:val="21"/>
              </w:rPr>
            </w:pPr>
          </w:p>
        </w:tc>
      </w:tr>
    </w:tbl>
    <w:p w14:paraId="454424A1" w14:textId="6211C856" w:rsidR="00C80BDC" w:rsidRDefault="00C80BDC">
      <w:pPr>
        <w:pStyle w:val="ac"/>
        <w:numPr>
          <w:ilvl w:val="0"/>
          <w:numId w:val="13"/>
        </w:numPr>
        <w:spacing w:line="360" w:lineRule="auto"/>
        <w:ind w:firstLineChars="0"/>
        <w:rPr>
          <w:rFonts w:ascii="Arial" w:hAnsi="Arial" w:cs="Arial"/>
          <w:b/>
          <w:bCs/>
        </w:rPr>
      </w:pPr>
      <w:r w:rsidRPr="009A7C24">
        <w:rPr>
          <w:rFonts w:ascii="Arial" w:hAnsi="Arial" w:cs="Arial" w:hint="eastAsia"/>
          <w:b/>
          <w:bCs/>
        </w:rPr>
        <w:t>获取舱内数据</w:t>
      </w:r>
    </w:p>
    <w:p w14:paraId="623E2088" w14:textId="5A7827E4" w:rsidR="00C80BDC" w:rsidRDefault="00C80BDC" w:rsidP="00C80BDC">
      <w:pPr>
        <w:pStyle w:val="ae"/>
        <w:keepNext/>
        <w:spacing w:beforeLines="100" w:before="312"/>
        <w:jc w:val="center"/>
        <w:rPr>
          <w:rFonts w:ascii="黑体" w:hAnsi="黑体" w:cs="Arial"/>
          <w:color w:val="000000" w:themeColor="text1"/>
          <w:sz w:val="24"/>
        </w:rPr>
      </w:pPr>
      <w:r w:rsidRPr="00F91D60">
        <w:rPr>
          <w:rFonts w:ascii="Arial" w:hAnsi="Arial" w:cs="Arial"/>
          <w:sz w:val="24"/>
        </w:rPr>
        <w:t>表</w:t>
      </w:r>
      <w:r w:rsidRPr="00F91D60">
        <w:rPr>
          <w:rFonts w:ascii="Arial" w:hAnsi="Arial" w:cs="Arial"/>
          <w:sz w:val="24"/>
        </w:rPr>
        <w:fldChar w:fldCharType="begin"/>
      </w:r>
      <w:r w:rsidRPr="00F91D60">
        <w:rPr>
          <w:rFonts w:ascii="Arial" w:hAnsi="Arial" w:cs="Arial"/>
          <w:sz w:val="24"/>
        </w:rPr>
        <w:instrText xml:space="preserve"> STYLEREF 1 \s </w:instrText>
      </w:r>
      <w:r w:rsidRPr="00F91D60">
        <w:rPr>
          <w:rFonts w:ascii="Arial" w:hAnsi="Arial" w:cs="Arial"/>
          <w:sz w:val="24"/>
        </w:rPr>
        <w:fldChar w:fldCharType="separate"/>
      </w:r>
      <w:r w:rsidR="00C2385F">
        <w:rPr>
          <w:rFonts w:ascii="Arial" w:hAnsi="Arial" w:cs="Arial"/>
          <w:noProof/>
          <w:sz w:val="24"/>
        </w:rPr>
        <w:t>2</w:t>
      </w:r>
      <w:r w:rsidRPr="00F91D60">
        <w:rPr>
          <w:rFonts w:ascii="Arial" w:hAnsi="Arial" w:cs="Arial"/>
          <w:sz w:val="24"/>
        </w:rPr>
        <w:fldChar w:fldCharType="end"/>
      </w:r>
      <w:r w:rsidRPr="00F91D60">
        <w:rPr>
          <w:rFonts w:ascii="Arial" w:hAnsi="Arial" w:cs="Arial"/>
          <w:sz w:val="24"/>
        </w:rPr>
        <w:t>.</w:t>
      </w:r>
      <w:r w:rsidRPr="00F91D60">
        <w:rPr>
          <w:rFonts w:ascii="Arial" w:hAnsi="Arial" w:cs="Arial"/>
          <w:sz w:val="24"/>
        </w:rPr>
        <w:fldChar w:fldCharType="begin"/>
      </w:r>
      <w:r w:rsidRPr="00F91D60">
        <w:rPr>
          <w:rFonts w:ascii="Arial" w:hAnsi="Arial" w:cs="Arial"/>
          <w:sz w:val="24"/>
        </w:rPr>
        <w:instrText xml:space="preserve"> SEQ </w:instrText>
      </w:r>
      <w:r w:rsidRPr="00F91D60">
        <w:rPr>
          <w:rFonts w:ascii="Arial" w:hAnsi="Arial" w:cs="Arial"/>
          <w:sz w:val="24"/>
        </w:rPr>
        <w:instrText>表</w:instrText>
      </w:r>
      <w:r w:rsidRPr="00F91D60">
        <w:rPr>
          <w:rFonts w:ascii="Arial" w:hAnsi="Arial" w:cs="Arial"/>
          <w:sz w:val="24"/>
        </w:rPr>
        <w:instrText xml:space="preserve"> \* ARABIC \s 1 </w:instrText>
      </w:r>
      <w:r w:rsidRPr="00F91D60">
        <w:rPr>
          <w:rFonts w:ascii="Arial" w:hAnsi="Arial" w:cs="Arial"/>
          <w:sz w:val="24"/>
        </w:rPr>
        <w:fldChar w:fldCharType="separate"/>
      </w:r>
      <w:ins w:id="2078" w:author="Microsoft Office User" w:date="2023-06-09T15:26:00Z">
        <w:r w:rsidR="00C2385F">
          <w:rPr>
            <w:rFonts w:ascii="Arial" w:hAnsi="Arial" w:cs="Arial"/>
            <w:noProof/>
            <w:sz w:val="24"/>
          </w:rPr>
          <w:t>6</w:t>
        </w:r>
      </w:ins>
      <w:del w:id="2079" w:author="Microsoft Office User" w:date="2023-06-09T15:23:00Z">
        <w:r w:rsidR="000B2617" w:rsidDel="00C2385F">
          <w:rPr>
            <w:rFonts w:ascii="Arial" w:hAnsi="Arial" w:cs="Arial"/>
            <w:noProof/>
            <w:sz w:val="24"/>
          </w:rPr>
          <w:delText>8</w:delText>
        </w:r>
      </w:del>
      <w:r w:rsidRPr="00F91D60">
        <w:rPr>
          <w:rFonts w:ascii="Arial" w:hAnsi="Arial" w:cs="Arial"/>
          <w:sz w:val="24"/>
        </w:rPr>
        <w:fldChar w:fldCharType="end"/>
      </w:r>
      <w:r w:rsidRPr="00F91D60">
        <w:rPr>
          <w:rFonts w:ascii="Arial" w:hAnsi="Arial" w:cs="Arial" w:hint="eastAsia"/>
          <w:sz w:val="24"/>
        </w:rPr>
        <w:t xml:space="preserve">　</w:t>
      </w:r>
      <w:r>
        <w:rPr>
          <w:rFonts w:ascii="黑体" w:hAnsi="黑体" w:cs="Arial" w:hint="eastAsia"/>
          <w:color w:val="000000" w:themeColor="text1"/>
          <w:sz w:val="24"/>
        </w:rPr>
        <w:t>舱内数据说明</w:t>
      </w:r>
    </w:p>
    <w:tbl>
      <w:tblPr>
        <w:tblStyle w:val="a4"/>
        <w:tblW w:w="8695" w:type="dxa"/>
        <w:jc w:val="center"/>
        <w:tblLook w:val="04A0" w:firstRow="1" w:lastRow="0" w:firstColumn="1" w:lastColumn="0" w:noHBand="0" w:noVBand="1"/>
      </w:tblPr>
      <w:tblGrid>
        <w:gridCol w:w="964"/>
        <w:gridCol w:w="966"/>
        <w:gridCol w:w="966"/>
        <w:gridCol w:w="967"/>
        <w:gridCol w:w="966"/>
        <w:gridCol w:w="966"/>
        <w:gridCol w:w="966"/>
        <w:gridCol w:w="967"/>
        <w:gridCol w:w="967"/>
      </w:tblGrid>
      <w:tr w:rsidR="00E17DE4" w:rsidRPr="001B6CA1" w14:paraId="00706B68" w14:textId="77777777" w:rsidTr="00DD0501">
        <w:trPr>
          <w:tblHeader/>
          <w:jc w:val="center"/>
        </w:trPr>
        <w:tc>
          <w:tcPr>
            <w:tcW w:w="964" w:type="dxa"/>
            <w:shd w:val="clear" w:color="auto" w:fill="D0CECE" w:themeFill="background2" w:themeFillShade="E6"/>
          </w:tcPr>
          <w:p w14:paraId="6F047AAB" w14:textId="77777777" w:rsidR="00E17DE4" w:rsidRPr="001B6CA1" w:rsidRDefault="00E17DE4" w:rsidP="00DD0501">
            <w:pPr>
              <w:rPr>
                <w:rFonts w:ascii="Arial" w:hAnsi="Arial" w:cs="Arial"/>
                <w:b/>
                <w:sz w:val="21"/>
                <w:szCs w:val="21"/>
              </w:rPr>
            </w:pPr>
            <w:r>
              <w:rPr>
                <w:rFonts w:ascii="Arial" w:hAnsi="Arial" w:cs="Arial"/>
                <w:b/>
                <w:sz w:val="21"/>
                <w:szCs w:val="21"/>
              </w:rPr>
              <w:t>数据位</w:t>
            </w:r>
          </w:p>
        </w:tc>
        <w:tc>
          <w:tcPr>
            <w:tcW w:w="966" w:type="dxa"/>
            <w:shd w:val="clear" w:color="auto" w:fill="D0CECE" w:themeFill="background2" w:themeFillShade="E6"/>
          </w:tcPr>
          <w:p w14:paraId="19E2F087" w14:textId="77777777" w:rsidR="00E17DE4" w:rsidRPr="001B6CA1" w:rsidRDefault="00E17DE4" w:rsidP="00DD0501">
            <w:pPr>
              <w:jc w:val="center"/>
              <w:rPr>
                <w:rFonts w:ascii="Arial" w:hAnsi="Arial" w:cs="Arial"/>
                <w:b/>
                <w:sz w:val="21"/>
                <w:szCs w:val="21"/>
              </w:rPr>
            </w:pPr>
            <w:r w:rsidRPr="001B6CA1">
              <w:rPr>
                <w:rFonts w:ascii="Arial" w:hAnsi="Arial" w:cs="Arial"/>
                <w:b/>
                <w:sz w:val="21"/>
                <w:szCs w:val="21"/>
              </w:rPr>
              <w:t>Byte1.7</w:t>
            </w:r>
          </w:p>
        </w:tc>
        <w:tc>
          <w:tcPr>
            <w:tcW w:w="966" w:type="dxa"/>
            <w:shd w:val="clear" w:color="auto" w:fill="D0CECE" w:themeFill="background2" w:themeFillShade="E6"/>
          </w:tcPr>
          <w:p w14:paraId="32322F01" w14:textId="77777777" w:rsidR="00E17DE4" w:rsidRPr="001B6CA1" w:rsidRDefault="00E17DE4" w:rsidP="00DD0501">
            <w:pPr>
              <w:jc w:val="center"/>
              <w:rPr>
                <w:rFonts w:ascii="Arial" w:hAnsi="Arial" w:cs="Arial"/>
                <w:b/>
                <w:sz w:val="21"/>
                <w:szCs w:val="21"/>
              </w:rPr>
            </w:pPr>
            <w:r w:rsidRPr="001B6CA1">
              <w:rPr>
                <w:rFonts w:ascii="Arial" w:hAnsi="Arial" w:cs="Arial"/>
                <w:b/>
                <w:sz w:val="21"/>
                <w:szCs w:val="21"/>
              </w:rPr>
              <w:t>Byte1.6</w:t>
            </w:r>
          </w:p>
        </w:tc>
        <w:tc>
          <w:tcPr>
            <w:tcW w:w="967" w:type="dxa"/>
            <w:shd w:val="clear" w:color="auto" w:fill="D0CECE" w:themeFill="background2" w:themeFillShade="E6"/>
          </w:tcPr>
          <w:p w14:paraId="4A420989" w14:textId="77777777" w:rsidR="00E17DE4" w:rsidRPr="001B6CA1" w:rsidRDefault="00E17DE4" w:rsidP="00DD0501">
            <w:pPr>
              <w:jc w:val="center"/>
              <w:rPr>
                <w:rFonts w:ascii="Arial" w:hAnsi="Arial" w:cs="Arial"/>
                <w:b/>
                <w:sz w:val="21"/>
                <w:szCs w:val="21"/>
              </w:rPr>
            </w:pPr>
            <w:r w:rsidRPr="001B6CA1">
              <w:rPr>
                <w:rFonts w:ascii="Arial" w:hAnsi="Arial" w:cs="Arial"/>
                <w:b/>
                <w:sz w:val="21"/>
                <w:szCs w:val="21"/>
              </w:rPr>
              <w:t>Byte1.5</w:t>
            </w:r>
          </w:p>
        </w:tc>
        <w:tc>
          <w:tcPr>
            <w:tcW w:w="966" w:type="dxa"/>
            <w:shd w:val="clear" w:color="auto" w:fill="D0CECE" w:themeFill="background2" w:themeFillShade="E6"/>
          </w:tcPr>
          <w:p w14:paraId="6274B43E" w14:textId="77777777" w:rsidR="00E17DE4" w:rsidRPr="001B6CA1" w:rsidRDefault="00E17DE4" w:rsidP="00DD0501">
            <w:pPr>
              <w:jc w:val="center"/>
              <w:rPr>
                <w:rFonts w:ascii="Arial" w:hAnsi="Arial" w:cs="Arial"/>
                <w:b/>
                <w:sz w:val="21"/>
                <w:szCs w:val="21"/>
              </w:rPr>
            </w:pPr>
            <w:r w:rsidRPr="001B6CA1">
              <w:rPr>
                <w:rFonts w:ascii="Arial" w:hAnsi="Arial" w:cs="Arial"/>
                <w:b/>
                <w:sz w:val="21"/>
                <w:szCs w:val="21"/>
              </w:rPr>
              <w:t>Byte1.4</w:t>
            </w:r>
          </w:p>
        </w:tc>
        <w:tc>
          <w:tcPr>
            <w:tcW w:w="966" w:type="dxa"/>
            <w:shd w:val="clear" w:color="auto" w:fill="D0CECE" w:themeFill="background2" w:themeFillShade="E6"/>
          </w:tcPr>
          <w:p w14:paraId="3233A8CF" w14:textId="77777777" w:rsidR="00E17DE4" w:rsidRPr="001B6CA1" w:rsidRDefault="00E17DE4" w:rsidP="00DD0501">
            <w:pPr>
              <w:jc w:val="center"/>
              <w:rPr>
                <w:rFonts w:ascii="Arial" w:hAnsi="Arial" w:cs="Arial"/>
                <w:b/>
                <w:sz w:val="21"/>
                <w:szCs w:val="21"/>
              </w:rPr>
            </w:pPr>
            <w:r w:rsidRPr="001B6CA1">
              <w:rPr>
                <w:rFonts w:ascii="Arial" w:hAnsi="Arial" w:cs="Arial"/>
                <w:b/>
                <w:sz w:val="21"/>
                <w:szCs w:val="21"/>
              </w:rPr>
              <w:t>Byte1.3</w:t>
            </w:r>
          </w:p>
        </w:tc>
        <w:tc>
          <w:tcPr>
            <w:tcW w:w="966" w:type="dxa"/>
            <w:shd w:val="clear" w:color="auto" w:fill="D0CECE" w:themeFill="background2" w:themeFillShade="E6"/>
          </w:tcPr>
          <w:p w14:paraId="02DFD177" w14:textId="77777777" w:rsidR="00E17DE4" w:rsidRPr="001B6CA1" w:rsidRDefault="00E17DE4" w:rsidP="00DD0501">
            <w:pPr>
              <w:jc w:val="center"/>
              <w:rPr>
                <w:rFonts w:ascii="Arial" w:hAnsi="Arial" w:cs="Arial"/>
                <w:b/>
                <w:sz w:val="21"/>
                <w:szCs w:val="21"/>
              </w:rPr>
            </w:pPr>
            <w:r w:rsidRPr="001B6CA1">
              <w:rPr>
                <w:rFonts w:ascii="Arial" w:hAnsi="Arial" w:cs="Arial"/>
                <w:b/>
                <w:sz w:val="21"/>
                <w:szCs w:val="21"/>
              </w:rPr>
              <w:t>Byte1.2</w:t>
            </w:r>
          </w:p>
        </w:tc>
        <w:tc>
          <w:tcPr>
            <w:tcW w:w="967" w:type="dxa"/>
            <w:shd w:val="clear" w:color="auto" w:fill="D0CECE" w:themeFill="background2" w:themeFillShade="E6"/>
          </w:tcPr>
          <w:p w14:paraId="5F73618D" w14:textId="77777777" w:rsidR="00E17DE4" w:rsidRPr="001B6CA1" w:rsidRDefault="00E17DE4" w:rsidP="00DD0501">
            <w:pPr>
              <w:jc w:val="center"/>
              <w:rPr>
                <w:rFonts w:ascii="Arial" w:hAnsi="Arial" w:cs="Arial"/>
                <w:b/>
                <w:sz w:val="21"/>
                <w:szCs w:val="21"/>
              </w:rPr>
            </w:pPr>
            <w:r w:rsidRPr="001B6CA1">
              <w:rPr>
                <w:rFonts w:ascii="Arial" w:hAnsi="Arial" w:cs="Arial"/>
                <w:b/>
                <w:sz w:val="21"/>
                <w:szCs w:val="21"/>
              </w:rPr>
              <w:t>Byte1.1</w:t>
            </w:r>
          </w:p>
        </w:tc>
        <w:tc>
          <w:tcPr>
            <w:tcW w:w="967" w:type="dxa"/>
            <w:shd w:val="clear" w:color="auto" w:fill="D0CECE" w:themeFill="background2" w:themeFillShade="E6"/>
          </w:tcPr>
          <w:p w14:paraId="68723537" w14:textId="77777777" w:rsidR="00E17DE4" w:rsidRPr="001B6CA1" w:rsidRDefault="00E17DE4" w:rsidP="00DD0501">
            <w:pPr>
              <w:jc w:val="center"/>
              <w:rPr>
                <w:rFonts w:ascii="Arial" w:hAnsi="Arial" w:cs="Arial"/>
                <w:b/>
                <w:sz w:val="21"/>
                <w:szCs w:val="21"/>
              </w:rPr>
            </w:pPr>
            <w:r w:rsidRPr="001B6CA1">
              <w:rPr>
                <w:rFonts w:ascii="Arial" w:hAnsi="Arial" w:cs="Arial"/>
                <w:b/>
                <w:sz w:val="21"/>
                <w:szCs w:val="21"/>
              </w:rPr>
              <w:t>Byte1.0</w:t>
            </w:r>
          </w:p>
        </w:tc>
      </w:tr>
      <w:tr w:rsidR="00E17DE4" w:rsidRPr="001B6CA1" w14:paraId="5F075544" w14:textId="77777777" w:rsidTr="00DD0501">
        <w:trPr>
          <w:tblHeader/>
          <w:jc w:val="center"/>
        </w:trPr>
        <w:tc>
          <w:tcPr>
            <w:tcW w:w="964" w:type="dxa"/>
          </w:tcPr>
          <w:p w14:paraId="73D521E3" w14:textId="77777777" w:rsidR="00E17DE4" w:rsidRPr="001B6CA1" w:rsidRDefault="00E17DE4" w:rsidP="00DD0501">
            <w:pPr>
              <w:rPr>
                <w:rFonts w:ascii="Arial" w:hAnsi="Arial" w:cs="Arial"/>
                <w:sz w:val="21"/>
                <w:szCs w:val="21"/>
              </w:rPr>
            </w:pPr>
            <w:r>
              <w:rPr>
                <w:rFonts w:ascii="Arial" w:hAnsi="Arial" w:cs="Arial"/>
                <w:sz w:val="21"/>
                <w:szCs w:val="21"/>
              </w:rPr>
              <w:t>内容</w:t>
            </w:r>
          </w:p>
        </w:tc>
        <w:tc>
          <w:tcPr>
            <w:tcW w:w="3865" w:type="dxa"/>
            <w:gridSpan w:val="4"/>
          </w:tcPr>
          <w:p w14:paraId="5281E8A4" w14:textId="77777777" w:rsidR="00E17DE4" w:rsidRDefault="00E17DE4" w:rsidP="00DD0501">
            <w:pPr>
              <w:rPr>
                <w:rFonts w:ascii="Arial" w:hAnsi="Arial" w:cs="Arial"/>
                <w:sz w:val="21"/>
                <w:szCs w:val="21"/>
              </w:rPr>
            </w:pPr>
            <w:r>
              <w:rPr>
                <w:rFonts w:ascii="Arial" w:hAnsi="Arial" w:cs="Arial" w:hint="eastAsia"/>
                <w:sz w:val="21"/>
                <w:szCs w:val="21"/>
              </w:rPr>
              <w:t>数据类型</w:t>
            </w:r>
          </w:p>
          <w:p w14:paraId="5CC6C59A" w14:textId="2CDFA375" w:rsidR="00E17DE4" w:rsidRPr="001B6CA1" w:rsidRDefault="00F8244E" w:rsidP="00DD0501">
            <w:pPr>
              <w:rPr>
                <w:rFonts w:ascii="Arial" w:hAnsi="Arial" w:cs="Arial"/>
                <w:sz w:val="21"/>
                <w:szCs w:val="21"/>
              </w:rPr>
            </w:pPr>
            <w:r w:rsidRPr="009B252F">
              <w:rPr>
                <w:rFonts w:ascii="Arial" w:hAnsi="Arial" w:cs="Arial" w:hint="eastAsia"/>
                <w:color w:val="FF0000"/>
                <w:sz w:val="21"/>
                <w:szCs w:val="21"/>
              </w:rPr>
              <w:t>1</w:t>
            </w:r>
            <w:r w:rsidRPr="009B252F">
              <w:rPr>
                <w:rFonts w:ascii="Arial" w:hAnsi="Arial" w:cs="Arial" w:hint="eastAsia"/>
                <w:color w:val="FF0000"/>
                <w:sz w:val="21"/>
                <w:szCs w:val="21"/>
              </w:rPr>
              <w:t>：舱温，</w:t>
            </w:r>
            <w:r w:rsidRPr="009B252F">
              <w:rPr>
                <w:rFonts w:ascii="Arial" w:hAnsi="Arial" w:cs="Arial" w:hint="eastAsia"/>
                <w:color w:val="FF0000"/>
                <w:sz w:val="21"/>
                <w:szCs w:val="21"/>
              </w:rPr>
              <w:t>2</w:t>
            </w:r>
            <w:r w:rsidRPr="009B252F">
              <w:rPr>
                <w:rFonts w:ascii="Arial" w:hAnsi="Arial" w:cs="Arial" w:hint="eastAsia"/>
                <w:color w:val="FF0000"/>
                <w:sz w:val="21"/>
                <w:szCs w:val="21"/>
              </w:rPr>
              <w:t>：舱压，</w:t>
            </w:r>
            <w:r w:rsidRPr="009B252F">
              <w:rPr>
                <w:rFonts w:ascii="Arial" w:hAnsi="Arial" w:cs="Arial" w:hint="eastAsia"/>
                <w:color w:val="FF0000"/>
                <w:sz w:val="21"/>
                <w:szCs w:val="21"/>
              </w:rPr>
              <w:t>3</w:t>
            </w:r>
            <w:r w:rsidRPr="009B252F">
              <w:rPr>
                <w:rFonts w:ascii="Arial" w:hAnsi="Arial" w:cs="Arial" w:hint="eastAsia"/>
                <w:color w:val="FF0000"/>
                <w:sz w:val="21"/>
                <w:szCs w:val="21"/>
              </w:rPr>
              <w:t>：电压，</w:t>
            </w:r>
            <w:r w:rsidRPr="009B252F">
              <w:rPr>
                <w:rFonts w:ascii="Arial" w:hAnsi="Arial" w:cs="Arial" w:hint="eastAsia"/>
                <w:color w:val="FF0000"/>
                <w:sz w:val="21"/>
                <w:szCs w:val="21"/>
              </w:rPr>
              <w:t>4</w:t>
            </w:r>
            <w:r w:rsidRPr="009B252F">
              <w:rPr>
                <w:rFonts w:ascii="Arial" w:hAnsi="Arial" w:cs="Arial" w:hint="eastAsia"/>
                <w:color w:val="FF0000"/>
                <w:sz w:val="21"/>
                <w:szCs w:val="21"/>
              </w:rPr>
              <w:t>：</w:t>
            </w:r>
            <w:del w:id="2080" w:author="Microsoft Office User" w:date="2023-06-09T10:54:00Z">
              <w:r w:rsidRPr="009B252F" w:rsidDel="00EA0947">
                <w:rPr>
                  <w:rFonts w:ascii="Arial" w:hAnsi="Arial" w:cs="Arial" w:hint="eastAsia"/>
                  <w:color w:val="FF0000"/>
                  <w:sz w:val="21"/>
                  <w:szCs w:val="21"/>
                </w:rPr>
                <w:delText>地震检波器</w:delText>
              </w:r>
            </w:del>
            <w:ins w:id="2081" w:author="Microsoft Office User" w:date="2023-06-09T10:54:00Z">
              <w:r w:rsidR="00EA0947">
                <w:rPr>
                  <w:rFonts w:ascii="Arial" w:hAnsi="Arial" w:cs="Arial" w:hint="eastAsia"/>
                  <w:color w:val="FF0000"/>
                  <w:sz w:val="21"/>
                  <w:szCs w:val="21"/>
                </w:rPr>
                <w:t>时间</w:t>
              </w:r>
            </w:ins>
            <w:r>
              <w:rPr>
                <w:rFonts w:ascii="Arial" w:hAnsi="Arial" w:cs="Arial" w:hint="eastAsia"/>
                <w:color w:val="FF0000"/>
                <w:sz w:val="21"/>
                <w:szCs w:val="21"/>
              </w:rPr>
              <w:t>，</w:t>
            </w:r>
            <w:r>
              <w:rPr>
                <w:rFonts w:ascii="Arial" w:hAnsi="Arial" w:cs="Arial" w:hint="eastAsia"/>
                <w:color w:val="FF0000"/>
                <w:sz w:val="21"/>
                <w:szCs w:val="21"/>
              </w:rPr>
              <w:t>5</w:t>
            </w:r>
            <w:r>
              <w:rPr>
                <w:rFonts w:ascii="Arial" w:hAnsi="Arial" w:cs="Arial" w:hint="eastAsia"/>
                <w:color w:val="FF0000"/>
                <w:sz w:val="21"/>
                <w:szCs w:val="21"/>
              </w:rPr>
              <w:t>：深度，</w:t>
            </w:r>
            <w:r>
              <w:rPr>
                <w:rFonts w:ascii="Arial" w:hAnsi="Arial" w:cs="Arial" w:hint="eastAsia"/>
                <w:color w:val="FF0000"/>
                <w:sz w:val="21"/>
                <w:szCs w:val="21"/>
              </w:rPr>
              <w:t>6</w:t>
            </w:r>
            <w:r>
              <w:rPr>
                <w:rFonts w:ascii="Arial" w:hAnsi="Arial" w:cs="Arial" w:hint="eastAsia"/>
                <w:color w:val="FF0000"/>
                <w:sz w:val="21"/>
                <w:szCs w:val="21"/>
              </w:rPr>
              <w:t>：姿态</w:t>
            </w:r>
          </w:p>
        </w:tc>
        <w:tc>
          <w:tcPr>
            <w:tcW w:w="3866" w:type="dxa"/>
            <w:gridSpan w:val="4"/>
          </w:tcPr>
          <w:p w14:paraId="50977F9C" w14:textId="77777777" w:rsidR="00E17DE4" w:rsidRPr="001B6CA1" w:rsidRDefault="00E17DE4" w:rsidP="00DD0501">
            <w:pPr>
              <w:rPr>
                <w:rFonts w:ascii="Arial" w:hAnsi="Arial" w:cs="Arial"/>
                <w:sz w:val="21"/>
                <w:szCs w:val="21"/>
              </w:rPr>
            </w:pPr>
            <w:r>
              <w:rPr>
                <w:rFonts w:ascii="Arial" w:hAnsi="Arial" w:cs="Arial" w:hint="eastAsia"/>
                <w:sz w:val="21"/>
                <w:szCs w:val="21"/>
              </w:rPr>
              <w:t>分组编号</w:t>
            </w:r>
          </w:p>
        </w:tc>
      </w:tr>
      <w:tr w:rsidR="00E17DE4" w:rsidRPr="001B6CA1" w14:paraId="3E8EF0DB" w14:textId="77777777" w:rsidTr="00DD0501">
        <w:trPr>
          <w:tblHeader/>
          <w:jc w:val="center"/>
        </w:trPr>
        <w:tc>
          <w:tcPr>
            <w:tcW w:w="964" w:type="dxa"/>
          </w:tcPr>
          <w:p w14:paraId="375F0A7D" w14:textId="77777777" w:rsidR="00E17DE4" w:rsidRPr="001B6CA1" w:rsidRDefault="00E17DE4" w:rsidP="00DD0501">
            <w:pPr>
              <w:spacing w:line="360" w:lineRule="auto"/>
              <w:rPr>
                <w:rFonts w:ascii="Arial" w:hAnsi="Arial" w:cs="Arial"/>
                <w:b/>
                <w:szCs w:val="24"/>
              </w:rPr>
            </w:pPr>
            <w:r w:rsidRPr="001B6CA1">
              <w:rPr>
                <w:rFonts w:ascii="Arial" w:hAnsi="Arial" w:cs="Arial"/>
                <w:b/>
                <w:sz w:val="21"/>
                <w:szCs w:val="21"/>
              </w:rPr>
              <w:lastRenderedPageBreak/>
              <w:t>数据位</w:t>
            </w:r>
          </w:p>
        </w:tc>
        <w:tc>
          <w:tcPr>
            <w:tcW w:w="7731" w:type="dxa"/>
            <w:gridSpan w:val="8"/>
          </w:tcPr>
          <w:p w14:paraId="54222FC1" w14:textId="3F48B6B8" w:rsidR="00E17DE4" w:rsidRPr="00986722" w:rsidRDefault="00F8244E" w:rsidP="00DD0501">
            <w:pPr>
              <w:spacing w:line="360" w:lineRule="auto"/>
              <w:rPr>
                <w:rFonts w:ascii="Arial" w:hAnsi="Arial" w:cs="Arial"/>
                <w:b/>
                <w:color w:val="FF0000"/>
                <w:sz w:val="21"/>
                <w:szCs w:val="21"/>
              </w:rPr>
            </w:pPr>
            <w:r>
              <w:rPr>
                <w:rFonts w:ascii="Arial" w:hAnsi="Arial" w:cs="Arial"/>
                <w:szCs w:val="24"/>
              </w:rPr>
              <w:t>i</w:t>
            </w:r>
            <w:r>
              <w:rPr>
                <w:rFonts w:ascii="Arial" w:hAnsi="Arial" w:cs="Arial" w:hint="eastAsia"/>
                <w:szCs w:val="24"/>
              </w:rPr>
              <w:t>nt</w:t>
            </w:r>
            <w:r>
              <w:rPr>
                <w:rFonts w:ascii="Arial" w:hAnsi="Arial" w:cs="Arial"/>
                <w:szCs w:val="24"/>
              </w:rPr>
              <w:t>/float</w:t>
            </w:r>
          </w:p>
        </w:tc>
      </w:tr>
      <w:tr w:rsidR="00E17DE4" w:rsidRPr="001B6CA1" w14:paraId="05AA090D" w14:textId="77777777" w:rsidTr="00DD0501">
        <w:trPr>
          <w:tblHeader/>
          <w:jc w:val="center"/>
        </w:trPr>
        <w:tc>
          <w:tcPr>
            <w:tcW w:w="964" w:type="dxa"/>
          </w:tcPr>
          <w:p w14:paraId="0CBAD110" w14:textId="77777777" w:rsidR="00E17DE4" w:rsidRPr="00880B25" w:rsidRDefault="00E17DE4" w:rsidP="00DD0501">
            <w:pPr>
              <w:rPr>
                <w:rFonts w:ascii="Arial" w:hAnsi="Arial" w:cs="Arial"/>
                <w:szCs w:val="24"/>
              </w:rPr>
            </w:pPr>
            <w:r w:rsidRPr="00880B25">
              <w:rPr>
                <w:rFonts w:ascii="Arial" w:hAnsi="Arial" w:cs="Arial"/>
                <w:sz w:val="21"/>
                <w:szCs w:val="21"/>
              </w:rPr>
              <w:t>内容</w:t>
            </w:r>
          </w:p>
        </w:tc>
        <w:tc>
          <w:tcPr>
            <w:tcW w:w="7731" w:type="dxa"/>
            <w:gridSpan w:val="8"/>
          </w:tcPr>
          <w:p w14:paraId="29687CD7" w14:textId="77777777" w:rsidR="00F8244E" w:rsidRPr="005E370D" w:rsidRDefault="00F8244E" w:rsidP="00F8244E">
            <w:pPr>
              <w:rPr>
                <w:rFonts w:ascii="Arial" w:hAnsi="Arial" w:cs="Arial"/>
                <w:color w:val="FF0000"/>
                <w:sz w:val="21"/>
                <w:szCs w:val="21"/>
              </w:rPr>
            </w:pPr>
            <w:r w:rsidRPr="005E370D">
              <w:rPr>
                <w:rFonts w:ascii="Arial" w:hAnsi="Arial" w:cs="Arial" w:hint="eastAsia"/>
                <w:color w:val="FF0000"/>
                <w:sz w:val="21"/>
                <w:szCs w:val="21"/>
              </w:rPr>
              <w:t>数据类型为</w:t>
            </w:r>
            <w:r w:rsidRPr="005E370D">
              <w:rPr>
                <w:rFonts w:ascii="Arial" w:hAnsi="Arial" w:cs="Arial"/>
                <w:color w:val="FF0000"/>
                <w:sz w:val="21"/>
                <w:szCs w:val="21"/>
              </w:rPr>
              <w:t>舱温和舱压时数据内容</w:t>
            </w:r>
            <w:r w:rsidRPr="005E370D">
              <w:rPr>
                <w:rFonts w:ascii="Arial" w:hAnsi="Arial" w:cs="Arial" w:hint="eastAsia"/>
                <w:color w:val="FF0000"/>
                <w:sz w:val="21"/>
                <w:szCs w:val="21"/>
              </w:rPr>
              <w:t>为</w:t>
            </w:r>
            <w:r w:rsidRPr="005E370D">
              <w:rPr>
                <w:rFonts w:ascii="Arial" w:hAnsi="Arial" w:cs="Arial" w:hint="eastAsia"/>
                <w:color w:val="FF0000"/>
                <w:sz w:val="21"/>
                <w:szCs w:val="21"/>
              </w:rPr>
              <w:t>i</w:t>
            </w:r>
            <w:r w:rsidRPr="005E370D">
              <w:rPr>
                <w:rFonts w:ascii="Arial" w:hAnsi="Arial" w:cs="Arial"/>
                <w:color w:val="FF0000"/>
                <w:sz w:val="21"/>
                <w:szCs w:val="21"/>
              </w:rPr>
              <w:t>nt</w:t>
            </w:r>
            <w:r w:rsidRPr="005E370D">
              <w:rPr>
                <w:rFonts w:ascii="Arial" w:hAnsi="Arial" w:cs="Arial" w:hint="eastAsia"/>
                <w:color w:val="FF0000"/>
                <w:sz w:val="21"/>
                <w:szCs w:val="21"/>
              </w:rPr>
              <w:t>；</w:t>
            </w:r>
          </w:p>
          <w:p w14:paraId="75F2FB92" w14:textId="2889FF73" w:rsidR="00E17DE4" w:rsidRPr="00986722" w:rsidRDefault="00F8244E" w:rsidP="00F8244E">
            <w:pPr>
              <w:rPr>
                <w:rFonts w:ascii="Arial" w:hAnsi="Arial" w:cs="Arial"/>
                <w:color w:val="FF0000"/>
                <w:sz w:val="21"/>
                <w:szCs w:val="21"/>
              </w:rPr>
            </w:pPr>
            <w:r w:rsidRPr="005E370D">
              <w:rPr>
                <w:rFonts w:ascii="Arial" w:hAnsi="Arial" w:cs="Arial" w:hint="eastAsia"/>
                <w:color w:val="FF0000"/>
                <w:sz w:val="21"/>
                <w:szCs w:val="21"/>
              </w:rPr>
              <w:t>数据类型为</w:t>
            </w:r>
            <w:r>
              <w:rPr>
                <w:rFonts w:ascii="Arial" w:hAnsi="Arial" w:cs="Arial" w:hint="eastAsia"/>
                <w:color w:val="FF0000"/>
                <w:sz w:val="21"/>
                <w:szCs w:val="21"/>
              </w:rPr>
              <w:t>其他</w:t>
            </w:r>
            <w:r w:rsidRPr="005E370D">
              <w:rPr>
                <w:rFonts w:ascii="Arial" w:hAnsi="Arial" w:cs="Arial"/>
                <w:color w:val="FF0000"/>
                <w:sz w:val="21"/>
                <w:szCs w:val="21"/>
              </w:rPr>
              <w:t>数据</w:t>
            </w:r>
            <w:r>
              <w:rPr>
                <w:rFonts w:ascii="Arial" w:hAnsi="Arial" w:cs="Arial" w:hint="eastAsia"/>
                <w:color w:val="FF0000"/>
                <w:sz w:val="21"/>
                <w:szCs w:val="21"/>
              </w:rPr>
              <w:t>时</w:t>
            </w:r>
            <w:r w:rsidRPr="005E370D">
              <w:rPr>
                <w:rFonts w:ascii="Arial" w:hAnsi="Arial" w:cs="Arial" w:hint="eastAsia"/>
                <w:color w:val="FF0000"/>
                <w:sz w:val="21"/>
                <w:szCs w:val="21"/>
              </w:rPr>
              <w:t>为</w:t>
            </w:r>
            <w:r w:rsidRPr="005E370D">
              <w:rPr>
                <w:rFonts w:ascii="Arial" w:hAnsi="Arial" w:cs="Arial" w:hint="eastAsia"/>
                <w:color w:val="FF0000"/>
                <w:sz w:val="21"/>
                <w:szCs w:val="21"/>
              </w:rPr>
              <w:t>f</w:t>
            </w:r>
            <w:r w:rsidRPr="005E370D">
              <w:rPr>
                <w:rFonts w:ascii="Arial" w:hAnsi="Arial" w:cs="Arial"/>
                <w:color w:val="FF0000"/>
                <w:sz w:val="21"/>
                <w:szCs w:val="21"/>
              </w:rPr>
              <w:t>loat</w:t>
            </w:r>
            <w:r w:rsidRPr="005E370D">
              <w:rPr>
                <w:rFonts w:ascii="Arial" w:hAnsi="Arial" w:cs="Arial" w:hint="eastAsia"/>
                <w:color w:val="FF0000"/>
                <w:sz w:val="21"/>
                <w:szCs w:val="21"/>
              </w:rPr>
              <w:t>；</w:t>
            </w:r>
          </w:p>
        </w:tc>
      </w:tr>
    </w:tbl>
    <w:p w14:paraId="42D1D603" w14:textId="7140B509" w:rsidR="00C80BDC" w:rsidRDefault="00C80BDC" w:rsidP="00C80BDC">
      <w:pPr>
        <w:pStyle w:val="ae"/>
        <w:keepNext/>
        <w:spacing w:beforeLines="100" w:before="312"/>
        <w:jc w:val="center"/>
        <w:rPr>
          <w:rFonts w:ascii="黑体" w:hAnsi="黑体" w:cs="Arial"/>
          <w:color w:val="000000" w:themeColor="text1"/>
          <w:sz w:val="24"/>
        </w:rPr>
      </w:pPr>
      <w:r w:rsidRPr="00F91D60">
        <w:rPr>
          <w:rFonts w:ascii="Arial" w:hAnsi="Arial" w:cs="Arial"/>
          <w:sz w:val="24"/>
        </w:rPr>
        <w:t>表</w:t>
      </w:r>
      <w:r w:rsidRPr="00F91D60">
        <w:rPr>
          <w:rFonts w:ascii="Arial" w:hAnsi="Arial" w:cs="Arial"/>
          <w:sz w:val="24"/>
        </w:rPr>
        <w:fldChar w:fldCharType="begin"/>
      </w:r>
      <w:r w:rsidRPr="00F91D60">
        <w:rPr>
          <w:rFonts w:ascii="Arial" w:hAnsi="Arial" w:cs="Arial"/>
          <w:sz w:val="24"/>
        </w:rPr>
        <w:instrText xml:space="preserve"> STYLEREF 1 \s </w:instrText>
      </w:r>
      <w:r w:rsidRPr="00F91D60">
        <w:rPr>
          <w:rFonts w:ascii="Arial" w:hAnsi="Arial" w:cs="Arial"/>
          <w:sz w:val="24"/>
        </w:rPr>
        <w:fldChar w:fldCharType="separate"/>
      </w:r>
      <w:r w:rsidR="00C2385F">
        <w:rPr>
          <w:rFonts w:ascii="Arial" w:hAnsi="Arial" w:cs="Arial"/>
          <w:noProof/>
          <w:sz w:val="24"/>
        </w:rPr>
        <w:t>2</w:t>
      </w:r>
      <w:r w:rsidRPr="00F91D60">
        <w:rPr>
          <w:rFonts w:ascii="Arial" w:hAnsi="Arial" w:cs="Arial"/>
          <w:sz w:val="24"/>
        </w:rPr>
        <w:fldChar w:fldCharType="end"/>
      </w:r>
      <w:r w:rsidRPr="00F91D60">
        <w:rPr>
          <w:rFonts w:ascii="Arial" w:hAnsi="Arial" w:cs="Arial"/>
          <w:sz w:val="24"/>
        </w:rPr>
        <w:t>.</w:t>
      </w:r>
      <w:r w:rsidRPr="00F91D60">
        <w:rPr>
          <w:rFonts w:ascii="Arial" w:hAnsi="Arial" w:cs="Arial"/>
          <w:sz w:val="24"/>
        </w:rPr>
        <w:fldChar w:fldCharType="begin"/>
      </w:r>
      <w:r w:rsidRPr="00F91D60">
        <w:rPr>
          <w:rFonts w:ascii="Arial" w:hAnsi="Arial" w:cs="Arial"/>
          <w:sz w:val="24"/>
        </w:rPr>
        <w:instrText xml:space="preserve"> SEQ </w:instrText>
      </w:r>
      <w:r w:rsidRPr="00F91D60">
        <w:rPr>
          <w:rFonts w:ascii="Arial" w:hAnsi="Arial" w:cs="Arial"/>
          <w:sz w:val="24"/>
        </w:rPr>
        <w:instrText>表</w:instrText>
      </w:r>
      <w:r w:rsidRPr="00F91D60">
        <w:rPr>
          <w:rFonts w:ascii="Arial" w:hAnsi="Arial" w:cs="Arial"/>
          <w:sz w:val="24"/>
        </w:rPr>
        <w:instrText xml:space="preserve"> \* ARABIC \s 1 </w:instrText>
      </w:r>
      <w:r w:rsidRPr="00F91D60">
        <w:rPr>
          <w:rFonts w:ascii="Arial" w:hAnsi="Arial" w:cs="Arial"/>
          <w:sz w:val="24"/>
        </w:rPr>
        <w:fldChar w:fldCharType="separate"/>
      </w:r>
      <w:ins w:id="2082" w:author="Microsoft Office User" w:date="2023-06-09T15:26:00Z">
        <w:r w:rsidR="00C2385F">
          <w:rPr>
            <w:rFonts w:ascii="Arial" w:hAnsi="Arial" w:cs="Arial"/>
            <w:noProof/>
            <w:sz w:val="24"/>
          </w:rPr>
          <w:t>7</w:t>
        </w:r>
      </w:ins>
      <w:del w:id="2083" w:author="Microsoft Office User" w:date="2023-06-09T15:23:00Z">
        <w:r w:rsidR="000B2617" w:rsidDel="00C2385F">
          <w:rPr>
            <w:rFonts w:ascii="Arial" w:hAnsi="Arial" w:cs="Arial"/>
            <w:noProof/>
            <w:sz w:val="24"/>
          </w:rPr>
          <w:delText>9</w:delText>
        </w:r>
      </w:del>
      <w:r w:rsidRPr="00F91D60">
        <w:rPr>
          <w:rFonts w:ascii="Arial" w:hAnsi="Arial" w:cs="Arial"/>
          <w:sz w:val="24"/>
        </w:rPr>
        <w:fldChar w:fldCharType="end"/>
      </w:r>
      <w:r w:rsidRPr="00F91D60">
        <w:rPr>
          <w:rFonts w:ascii="Arial" w:hAnsi="Arial" w:cs="Arial" w:hint="eastAsia"/>
          <w:sz w:val="24"/>
        </w:rPr>
        <w:t xml:space="preserve">　</w:t>
      </w:r>
      <w:r>
        <w:rPr>
          <w:rFonts w:ascii="黑体" w:hAnsi="黑体" w:cs="Arial" w:hint="eastAsia"/>
          <w:color w:val="000000" w:themeColor="text1"/>
          <w:sz w:val="24"/>
        </w:rPr>
        <w:t>数据类型和分组编号说明</w:t>
      </w:r>
    </w:p>
    <w:tbl>
      <w:tblPr>
        <w:tblStyle w:val="a4"/>
        <w:tblW w:w="0" w:type="auto"/>
        <w:tblLook w:val="04A0" w:firstRow="1" w:lastRow="0" w:firstColumn="1" w:lastColumn="0" w:noHBand="0" w:noVBand="1"/>
      </w:tblPr>
      <w:tblGrid>
        <w:gridCol w:w="2263"/>
        <w:gridCol w:w="1691"/>
        <w:gridCol w:w="1692"/>
        <w:gridCol w:w="1692"/>
        <w:gridCol w:w="1417"/>
      </w:tblGrid>
      <w:tr w:rsidR="00F8244E" w:rsidRPr="004F2506" w14:paraId="31D45148" w14:textId="77777777" w:rsidTr="005E6A38">
        <w:trPr>
          <w:trHeight w:val="678"/>
        </w:trPr>
        <w:tc>
          <w:tcPr>
            <w:tcW w:w="2263" w:type="dxa"/>
            <w:tcBorders>
              <w:tl2br w:val="single" w:sz="4" w:space="0" w:color="auto"/>
            </w:tcBorders>
            <w:shd w:val="clear" w:color="auto" w:fill="D9D9D9" w:themeFill="background1" w:themeFillShade="D9"/>
          </w:tcPr>
          <w:p w14:paraId="337E7851" w14:textId="77777777" w:rsidR="00F8244E" w:rsidRPr="004F2506" w:rsidRDefault="00F8244E" w:rsidP="007268AC">
            <w:pPr>
              <w:spacing w:line="360" w:lineRule="auto"/>
              <w:ind w:firstLineChars="550" w:firstLine="1160"/>
              <w:rPr>
                <w:rFonts w:ascii="Arial" w:hAnsi="Arial" w:cs="Arial"/>
                <w:b/>
                <w:sz w:val="21"/>
                <w:szCs w:val="21"/>
              </w:rPr>
            </w:pPr>
            <w:bookmarkStart w:id="2084" w:name="_Hlk135900511"/>
            <w:r w:rsidRPr="004F2506">
              <w:rPr>
                <w:rFonts w:ascii="Arial" w:hAnsi="Arial" w:cs="Arial"/>
                <w:b/>
                <w:sz w:val="21"/>
                <w:szCs w:val="21"/>
              </w:rPr>
              <w:t>分组编号</w:t>
            </w:r>
          </w:p>
          <w:p w14:paraId="15DA79B2" w14:textId="77777777" w:rsidR="00F8244E" w:rsidRPr="004F2506" w:rsidRDefault="00F8244E" w:rsidP="007268AC">
            <w:pPr>
              <w:spacing w:line="360" w:lineRule="auto"/>
              <w:rPr>
                <w:rFonts w:ascii="Arial" w:hAnsi="Arial" w:cs="Arial"/>
                <w:b/>
                <w:sz w:val="21"/>
                <w:szCs w:val="21"/>
              </w:rPr>
            </w:pPr>
            <w:r w:rsidRPr="004F2506">
              <w:rPr>
                <w:rFonts w:ascii="Arial" w:hAnsi="Arial" w:cs="Arial"/>
                <w:b/>
                <w:sz w:val="21"/>
                <w:szCs w:val="21"/>
              </w:rPr>
              <w:t>数据类型</w:t>
            </w:r>
          </w:p>
        </w:tc>
        <w:tc>
          <w:tcPr>
            <w:tcW w:w="1691" w:type="dxa"/>
            <w:shd w:val="clear" w:color="auto" w:fill="D9D9D9" w:themeFill="background1" w:themeFillShade="D9"/>
          </w:tcPr>
          <w:p w14:paraId="797B52F7" w14:textId="77777777" w:rsidR="00F8244E" w:rsidRPr="004F2506" w:rsidRDefault="00F8244E" w:rsidP="007268AC">
            <w:pPr>
              <w:spacing w:line="360" w:lineRule="auto"/>
              <w:rPr>
                <w:rFonts w:ascii="Arial" w:hAnsi="Arial" w:cs="Arial"/>
                <w:b/>
                <w:sz w:val="21"/>
                <w:szCs w:val="21"/>
              </w:rPr>
            </w:pPr>
            <w:r w:rsidRPr="004F2506">
              <w:rPr>
                <w:rFonts w:ascii="Arial" w:hAnsi="Arial" w:cs="Arial"/>
                <w:b/>
                <w:sz w:val="21"/>
                <w:szCs w:val="21"/>
              </w:rPr>
              <w:t>1</w:t>
            </w:r>
          </w:p>
        </w:tc>
        <w:tc>
          <w:tcPr>
            <w:tcW w:w="1692" w:type="dxa"/>
            <w:shd w:val="clear" w:color="auto" w:fill="D9D9D9" w:themeFill="background1" w:themeFillShade="D9"/>
          </w:tcPr>
          <w:p w14:paraId="0B2ABB81" w14:textId="77777777" w:rsidR="00F8244E" w:rsidRPr="004F2506" w:rsidRDefault="00F8244E" w:rsidP="007268AC">
            <w:pPr>
              <w:spacing w:line="360" w:lineRule="auto"/>
              <w:rPr>
                <w:rFonts w:ascii="Arial" w:hAnsi="Arial" w:cs="Arial"/>
                <w:b/>
                <w:sz w:val="21"/>
                <w:szCs w:val="21"/>
              </w:rPr>
            </w:pPr>
            <w:r w:rsidRPr="004F2506">
              <w:rPr>
                <w:rFonts w:ascii="Arial" w:hAnsi="Arial" w:cs="Arial"/>
                <w:b/>
                <w:sz w:val="21"/>
                <w:szCs w:val="21"/>
              </w:rPr>
              <w:t>2</w:t>
            </w:r>
          </w:p>
        </w:tc>
        <w:tc>
          <w:tcPr>
            <w:tcW w:w="1692" w:type="dxa"/>
            <w:shd w:val="clear" w:color="auto" w:fill="D9D9D9" w:themeFill="background1" w:themeFillShade="D9"/>
          </w:tcPr>
          <w:p w14:paraId="0167FB64" w14:textId="77777777" w:rsidR="00F8244E" w:rsidRPr="004F2506" w:rsidRDefault="00F8244E" w:rsidP="007268AC">
            <w:pPr>
              <w:spacing w:line="360" w:lineRule="auto"/>
              <w:rPr>
                <w:rFonts w:ascii="Arial" w:hAnsi="Arial" w:cs="Arial"/>
                <w:b/>
                <w:sz w:val="21"/>
                <w:szCs w:val="21"/>
              </w:rPr>
            </w:pPr>
            <w:r w:rsidRPr="004F2506">
              <w:rPr>
                <w:rFonts w:ascii="Arial" w:hAnsi="Arial" w:cs="Arial"/>
                <w:b/>
                <w:sz w:val="21"/>
                <w:szCs w:val="21"/>
              </w:rPr>
              <w:t>3</w:t>
            </w:r>
          </w:p>
        </w:tc>
        <w:tc>
          <w:tcPr>
            <w:tcW w:w="1417" w:type="dxa"/>
            <w:shd w:val="clear" w:color="auto" w:fill="D9D9D9" w:themeFill="background1" w:themeFillShade="D9"/>
          </w:tcPr>
          <w:p w14:paraId="0D23CF4C" w14:textId="77777777" w:rsidR="00F8244E" w:rsidRPr="004F2506" w:rsidRDefault="00F8244E" w:rsidP="007268AC">
            <w:pPr>
              <w:spacing w:line="360" w:lineRule="auto"/>
              <w:rPr>
                <w:rFonts w:ascii="Arial" w:hAnsi="Arial" w:cs="Arial"/>
                <w:b/>
                <w:sz w:val="21"/>
                <w:szCs w:val="21"/>
              </w:rPr>
            </w:pPr>
            <w:r w:rsidRPr="004F2506">
              <w:rPr>
                <w:rFonts w:ascii="Arial" w:hAnsi="Arial" w:cs="Arial"/>
                <w:b/>
                <w:sz w:val="21"/>
                <w:szCs w:val="21"/>
              </w:rPr>
              <w:t>4</w:t>
            </w:r>
          </w:p>
        </w:tc>
      </w:tr>
      <w:tr w:rsidR="00F8244E" w:rsidRPr="004F2506" w14:paraId="5DED7976" w14:textId="77777777" w:rsidTr="005E6A38">
        <w:tc>
          <w:tcPr>
            <w:tcW w:w="2263" w:type="dxa"/>
          </w:tcPr>
          <w:p w14:paraId="393EFEC0" w14:textId="77777777" w:rsidR="00F8244E" w:rsidRPr="00986722" w:rsidRDefault="00F8244E" w:rsidP="007268AC">
            <w:pPr>
              <w:spacing w:line="360" w:lineRule="auto"/>
              <w:jc w:val="center"/>
              <w:rPr>
                <w:rFonts w:ascii="Arial" w:hAnsi="Arial" w:cs="Arial"/>
                <w:color w:val="FF0000"/>
                <w:sz w:val="21"/>
                <w:szCs w:val="21"/>
              </w:rPr>
            </w:pPr>
            <w:r w:rsidRPr="00986722">
              <w:rPr>
                <w:rFonts w:ascii="Arial" w:hAnsi="Arial" w:cs="Arial"/>
                <w:color w:val="FF0000"/>
                <w:sz w:val="21"/>
                <w:szCs w:val="21"/>
              </w:rPr>
              <w:t>1</w:t>
            </w:r>
            <w:r w:rsidRPr="00986722">
              <w:rPr>
                <w:rFonts w:ascii="Arial" w:hAnsi="Arial" w:cs="Arial"/>
                <w:color w:val="FF0000"/>
                <w:sz w:val="21"/>
                <w:szCs w:val="21"/>
              </w:rPr>
              <w:t>：舱温</w:t>
            </w:r>
          </w:p>
        </w:tc>
        <w:tc>
          <w:tcPr>
            <w:tcW w:w="1691" w:type="dxa"/>
          </w:tcPr>
          <w:p w14:paraId="40BFE7CD" w14:textId="77777777" w:rsidR="00F8244E" w:rsidRPr="00986722" w:rsidRDefault="00F8244E" w:rsidP="007268AC">
            <w:pPr>
              <w:spacing w:line="360" w:lineRule="auto"/>
              <w:rPr>
                <w:rFonts w:ascii="Arial" w:hAnsi="Arial" w:cs="Arial"/>
                <w:color w:val="FF0000"/>
                <w:sz w:val="21"/>
                <w:szCs w:val="21"/>
              </w:rPr>
            </w:pPr>
            <w:r w:rsidRPr="00986722">
              <w:rPr>
                <w:rFonts w:ascii="Arial" w:hAnsi="Arial" w:cs="Arial"/>
                <w:color w:val="FF0000"/>
                <w:sz w:val="21"/>
                <w:szCs w:val="21"/>
              </w:rPr>
              <w:t>仪器舱</w:t>
            </w:r>
          </w:p>
        </w:tc>
        <w:tc>
          <w:tcPr>
            <w:tcW w:w="1692" w:type="dxa"/>
          </w:tcPr>
          <w:p w14:paraId="1D2C6FC1" w14:textId="5316E245" w:rsidR="00F8244E" w:rsidRPr="00986722" w:rsidRDefault="00EA0947" w:rsidP="007268AC">
            <w:pPr>
              <w:spacing w:line="360" w:lineRule="auto"/>
              <w:rPr>
                <w:rFonts w:ascii="Arial" w:hAnsi="Arial" w:cs="Arial"/>
                <w:color w:val="FF0000"/>
                <w:sz w:val="21"/>
                <w:szCs w:val="21"/>
              </w:rPr>
            </w:pPr>
            <w:ins w:id="2085" w:author="Microsoft Office User" w:date="2023-06-09T10:54:00Z">
              <w:r>
                <w:rPr>
                  <w:rFonts w:ascii="Arial" w:hAnsi="Arial" w:cs="Arial" w:hint="eastAsia"/>
                  <w:color w:val="FF0000"/>
                  <w:sz w:val="21"/>
                  <w:szCs w:val="21"/>
                </w:rPr>
                <w:t>预留</w:t>
              </w:r>
            </w:ins>
            <w:del w:id="2086" w:author="Microsoft Office User" w:date="2023-06-09T10:54:00Z">
              <w:r w:rsidR="00F8244E" w:rsidRPr="00986722" w:rsidDel="00EA0947">
                <w:rPr>
                  <w:rFonts w:ascii="Arial" w:hAnsi="Arial" w:cs="Arial"/>
                  <w:color w:val="FF0000"/>
                  <w:sz w:val="21"/>
                  <w:szCs w:val="21"/>
                </w:rPr>
                <w:delText>电池舱</w:delText>
              </w:r>
            </w:del>
          </w:p>
        </w:tc>
        <w:tc>
          <w:tcPr>
            <w:tcW w:w="1692" w:type="dxa"/>
          </w:tcPr>
          <w:p w14:paraId="4CC7EF24" w14:textId="77777777" w:rsidR="00F8244E" w:rsidRPr="00986722" w:rsidRDefault="00F8244E" w:rsidP="007268AC">
            <w:pPr>
              <w:spacing w:line="360" w:lineRule="auto"/>
              <w:rPr>
                <w:rFonts w:ascii="Arial" w:hAnsi="Arial" w:cs="Arial"/>
                <w:color w:val="FF0000"/>
                <w:sz w:val="21"/>
                <w:szCs w:val="21"/>
              </w:rPr>
            </w:pPr>
            <w:r w:rsidRPr="00986722">
              <w:rPr>
                <w:rFonts w:ascii="Arial" w:hAnsi="Arial" w:cs="Arial" w:hint="eastAsia"/>
                <w:color w:val="FF0000"/>
                <w:sz w:val="21"/>
                <w:szCs w:val="21"/>
              </w:rPr>
              <w:t>预留</w:t>
            </w:r>
          </w:p>
        </w:tc>
        <w:tc>
          <w:tcPr>
            <w:tcW w:w="1417" w:type="dxa"/>
          </w:tcPr>
          <w:p w14:paraId="2D2E227A" w14:textId="77777777" w:rsidR="00F8244E" w:rsidRPr="00986722" w:rsidRDefault="00F8244E" w:rsidP="007268AC">
            <w:pPr>
              <w:spacing w:line="360" w:lineRule="auto"/>
              <w:rPr>
                <w:rFonts w:ascii="Arial" w:hAnsi="Arial" w:cs="Arial"/>
                <w:color w:val="FF0000"/>
                <w:sz w:val="21"/>
                <w:szCs w:val="21"/>
              </w:rPr>
            </w:pPr>
            <w:r w:rsidRPr="00986722">
              <w:rPr>
                <w:rFonts w:ascii="Arial" w:hAnsi="Arial" w:cs="Arial" w:hint="eastAsia"/>
                <w:color w:val="FF0000"/>
                <w:sz w:val="21"/>
                <w:szCs w:val="21"/>
              </w:rPr>
              <w:t>预留</w:t>
            </w:r>
          </w:p>
        </w:tc>
      </w:tr>
      <w:tr w:rsidR="00F8244E" w:rsidRPr="004F2506" w14:paraId="2E93C2E5" w14:textId="77777777" w:rsidTr="005E6A38">
        <w:tc>
          <w:tcPr>
            <w:tcW w:w="2263" w:type="dxa"/>
          </w:tcPr>
          <w:p w14:paraId="7A598738" w14:textId="77777777" w:rsidR="00F8244E" w:rsidRPr="00986722" w:rsidRDefault="00F8244E" w:rsidP="007268AC">
            <w:pPr>
              <w:spacing w:line="360" w:lineRule="auto"/>
              <w:jc w:val="center"/>
              <w:rPr>
                <w:rFonts w:ascii="Arial" w:hAnsi="Arial" w:cs="Arial"/>
                <w:color w:val="FF0000"/>
                <w:sz w:val="21"/>
                <w:szCs w:val="21"/>
              </w:rPr>
            </w:pPr>
            <w:r w:rsidRPr="00986722">
              <w:rPr>
                <w:rFonts w:ascii="Arial" w:hAnsi="Arial" w:cs="Arial"/>
                <w:color w:val="FF0000"/>
                <w:sz w:val="21"/>
                <w:szCs w:val="21"/>
              </w:rPr>
              <w:t>2</w:t>
            </w:r>
            <w:r w:rsidRPr="00986722">
              <w:rPr>
                <w:rFonts w:ascii="Arial" w:hAnsi="Arial" w:cs="Arial"/>
                <w:color w:val="FF0000"/>
                <w:sz w:val="21"/>
                <w:szCs w:val="21"/>
              </w:rPr>
              <w:t>：舱压</w:t>
            </w:r>
          </w:p>
        </w:tc>
        <w:tc>
          <w:tcPr>
            <w:tcW w:w="1691" w:type="dxa"/>
          </w:tcPr>
          <w:p w14:paraId="57A56A00" w14:textId="77777777" w:rsidR="00F8244E" w:rsidRPr="00986722" w:rsidRDefault="00F8244E" w:rsidP="007268AC">
            <w:pPr>
              <w:spacing w:line="360" w:lineRule="auto"/>
              <w:rPr>
                <w:rFonts w:ascii="Arial" w:hAnsi="Arial" w:cs="Arial"/>
                <w:color w:val="FF0000"/>
                <w:sz w:val="21"/>
                <w:szCs w:val="21"/>
              </w:rPr>
            </w:pPr>
            <w:r w:rsidRPr="00986722">
              <w:rPr>
                <w:rFonts w:ascii="Arial" w:hAnsi="Arial" w:cs="Arial"/>
                <w:color w:val="FF0000"/>
                <w:sz w:val="21"/>
                <w:szCs w:val="21"/>
              </w:rPr>
              <w:t>仪器舱</w:t>
            </w:r>
          </w:p>
        </w:tc>
        <w:tc>
          <w:tcPr>
            <w:tcW w:w="1692" w:type="dxa"/>
          </w:tcPr>
          <w:p w14:paraId="7FE0692C" w14:textId="67B155C4" w:rsidR="00F8244E" w:rsidRPr="00986722" w:rsidRDefault="00EA0947" w:rsidP="007268AC">
            <w:pPr>
              <w:spacing w:line="360" w:lineRule="auto"/>
              <w:rPr>
                <w:rFonts w:ascii="Arial" w:hAnsi="Arial" w:cs="Arial"/>
                <w:color w:val="FF0000"/>
                <w:sz w:val="21"/>
                <w:szCs w:val="21"/>
              </w:rPr>
            </w:pPr>
            <w:ins w:id="2087" w:author="Microsoft Office User" w:date="2023-06-09T10:54:00Z">
              <w:r>
                <w:rPr>
                  <w:rFonts w:ascii="Arial" w:hAnsi="Arial" w:cs="Arial" w:hint="eastAsia"/>
                  <w:color w:val="FF0000"/>
                  <w:sz w:val="21"/>
                  <w:szCs w:val="21"/>
                </w:rPr>
                <w:t>预留</w:t>
              </w:r>
            </w:ins>
            <w:del w:id="2088" w:author="Microsoft Office User" w:date="2023-06-09T10:54:00Z">
              <w:r w:rsidR="00F8244E" w:rsidRPr="00986722" w:rsidDel="00EA0947">
                <w:rPr>
                  <w:rFonts w:ascii="Arial" w:hAnsi="Arial" w:cs="Arial"/>
                  <w:color w:val="FF0000"/>
                  <w:sz w:val="21"/>
                  <w:szCs w:val="21"/>
                </w:rPr>
                <w:delText>电池舱</w:delText>
              </w:r>
            </w:del>
          </w:p>
        </w:tc>
        <w:tc>
          <w:tcPr>
            <w:tcW w:w="1692" w:type="dxa"/>
          </w:tcPr>
          <w:p w14:paraId="5F2FC1C1" w14:textId="77777777" w:rsidR="00F8244E" w:rsidRPr="00986722" w:rsidRDefault="00F8244E" w:rsidP="007268AC">
            <w:pPr>
              <w:spacing w:line="360" w:lineRule="auto"/>
              <w:rPr>
                <w:rFonts w:ascii="Arial" w:hAnsi="Arial" w:cs="Arial"/>
                <w:color w:val="FF0000"/>
                <w:sz w:val="21"/>
                <w:szCs w:val="21"/>
              </w:rPr>
            </w:pPr>
            <w:r w:rsidRPr="00986722">
              <w:rPr>
                <w:rFonts w:ascii="Arial" w:hAnsi="Arial" w:cs="Arial" w:hint="eastAsia"/>
                <w:color w:val="FF0000"/>
                <w:sz w:val="21"/>
                <w:szCs w:val="21"/>
              </w:rPr>
              <w:t>预留</w:t>
            </w:r>
          </w:p>
        </w:tc>
        <w:tc>
          <w:tcPr>
            <w:tcW w:w="1417" w:type="dxa"/>
          </w:tcPr>
          <w:p w14:paraId="46290438" w14:textId="77777777" w:rsidR="00F8244E" w:rsidRPr="00986722" w:rsidRDefault="00F8244E" w:rsidP="007268AC">
            <w:pPr>
              <w:spacing w:line="360" w:lineRule="auto"/>
              <w:rPr>
                <w:rFonts w:ascii="Arial" w:hAnsi="Arial" w:cs="Arial"/>
                <w:color w:val="FF0000"/>
                <w:sz w:val="21"/>
                <w:szCs w:val="21"/>
              </w:rPr>
            </w:pPr>
            <w:r w:rsidRPr="00986722">
              <w:rPr>
                <w:rFonts w:ascii="Arial" w:hAnsi="Arial" w:cs="Arial" w:hint="eastAsia"/>
                <w:color w:val="FF0000"/>
                <w:sz w:val="21"/>
                <w:szCs w:val="21"/>
              </w:rPr>
              <w:t>预留</w:t>
            </w:r>
          </w:p>
        </w:tc>
      </w:tr>
      <w:tr w:rsidR="00F8244E" w:rsidRPr="004F2506" w14:paraId="76840147" w14:textId="77777777" w:rsidTr="005E6A38">
        <w:tc>
          <w:tcPr>
            <w:tcW w:w="2263" w:type="dxa"/>
          </w:tcPr>
          <w:p w14:paraId="75A889E7" w14:textId="77777777" w:rsidR="00F8244E" w:rsidRPr="00986722" w:rsidRDefault="00F8244E" w:rsidP="007268AC">
            <w:pPr>
              <w:spacing w:line="360" w:lineRule="auto"/>
              <w:jc w:val="center"/>
              <w:rPr>
                <w:rFonts w:ascii="Arial" w:hAnsi="Arial" w:cs="Arial"/>
                <w:b/>
                <w:bCs/>
                <w:color w:val="FF0000"/>
                <w:sz w:val="21"/>
                <w:szCs w:val="21"/>
              </w:rPr>
            </w:pPr>
            <w:r w:rsidRPr="00986722">
              <w:rPr>
                <w:rFonts w:ascii="Arial" w:hAnsi="Arial" w:cs="Arial"/>
                <w:color w:val="FF0000"/>
                <w:sz w:val="21"/>
                <w:szCs w:val="21"/>
              </w:rPr>
              <w:t>3</w:t>
            </w:r>
            <w:r w:rsidRPr="00986722">
              <w:rPr>
                <w:rFonts w:ascii="Arial" w:hAnsi="Arial" w:cs="Arial"/>
                <w:color w:val="FF0000"/>
                <w:sz w:val="21"/>
                <w:szCs w:val="21"/>
              </w:rPr>
              <w:t>：电压</w:t>
            </w:r>
          </w:p>
        </w:tc>
        <w:tc>
          <w:tcPr>
            <w:tcW w:w="1691" w:type="dxa"/>
          </w:tcPr>
          <w:p w14:paraId="5DBF6464" w14:textId="77777777" w:rsidR="00F8244E" w:rsidRPr="00986722" w:rsidRDefault="00F8244E" w:rsidP="007268AC">
            <w:pPr>
              <w:spacing w:line="360" w:lineRule="auto"/>
              <w:rPr>
                <w:rFonts w:ascii="Arial" w:hAnsi="Arial" w:cs="Arial"/>
                <w:color w:val="FF0000"/>
                <w:sz w:val="21"/>
                <w:szCs w:val="21"/>
              </w:rPr>
            </w:pPr>
            <w:r w:rsidRPr="00D36454">
              <w:rPr>
                <w:rFonts w:ascii="Arial" w:hAnsi="Arial" w:cs="Arial"/>
                <w:color w:val="FF0000"/>
                <w:sz w:val="21"/>
                <w:szCs w:val="21"/>
              </w:rPr>
              <w:t>12V</w:t>
            </w:r>
            <w:r>
              <w:rPr>
                <w:rFonts w:ascii="Arial" w:hAnsi="Arial" w:cs="Arial" w:hint="eastAsia"/>
                <w:color w:val="FF0000"/>
                <w:sz w:val="21"/>
                <w:szCs w:val="21"/>
              </w:rPr>
              <w:t>电池</w:t>
            </w:r>
          </w:p>
        </w:tc>
        <w:tc>
          <w:tcPr>
            <w:tcW w:w="1692" w:type="dxa"/>
          </w:tcPr>
          <w:p w14:paraId="127B4BBD" w14:textId="77777777" w:rsidR="00F8244E" w:rsidRPr="00986722" w:rsidRDefault="00F8244E" w:rsidP="007268AC">
            <w:pPr>
              <w:spacing w:line="360" w:lineRule="auto"/>
              <w:rPr>
                <w:rFonts w:ascii="Arial" w:hAnsi="Arial" w:cs="Arial"/>
                <w:color w:val="FF0000"/>
                <w:sz w:val="21"/>
                <w:szCs w:val="21"/>
              </w:rPr>
            </w:pPr>
            <w:r>
              <w:rPr>
                <w:rFonts w:ascii="Arial" w:hAnsi="Arial" w:cs="Arial"/>
                <w:color w:val="FF0000"/>
                <w:sz w:val="21"/>
                <w:szCs w:val="21"/>
              </w:rPr>
              <w:t>24</w:t>
            </w:r>
            <w:r w:rsidRPr="00D36454">
              <w:rPr>
                <w:rFonts w:ascii="Arial" w:hAnsi="Arial" w:cs="Arial"/>
                <w:color w:val="FF0000"/>
                <w:sz w:val="21"/>
                <w:szCs w:val="21"/>
              </w:rPr>
              <w:t>V</w:t>
            </w:r>
            <w:r>
              <w:rPr>
                <w:rFonts w:ascii="Arial" w:hAnsi="Arial" w:cs="Arial" w:hint="eastAsia"/>
                <w:color w:val="FF0000"/>
                <w:sz w:val="21"/>
                <w:szCs w:val="21"/>
              </w:rPr>
              <w:t>一次性电池</w:t>
            </w:r>
          </w:p>
        </w:tc>
        <w:tc>
          <w:tcPr>
            <w:tcW w:w="1692" w:type="dxa"/>
          </w:tcPr>
          <w:p w14:paraId="1F154B5B" w14:textId="77777777" w:rsidR="00F8244E" w:rsidRPr="00986722" w:rsidRDefault="00F8244E" w:rsidP="007268AC">
            <w:pPr>
              <w:spacing w:line="360" w:lineRule="auto"/>
              <w:rPr>
                <w:rFonts w:ascii="Arial" w:hAnsi="Arial" w:cs="Arial"/>
                <w:color w:val="FF0000"/>
                <w:sz w:val="21"/>
                <w:szCs w:val="21"/>
              </w:rPr>
            </w:pPr>
            <w:r>
              <w:rPr>
                <w:rFonts w:ascii="Arial" w:hAnsi="Arial" w:cs="Arial"/>
                <w:color w:val="FF0000"/>
                <w:sz w:val="21"/>
                <w:szCs w:val="21"/>
              </w:rPr>
              <w:t>24</w:t>
            </w:r>
            <w:r w:rsidRPr="00D36454">
              <w:rPr>
                <w:rFonts w:ascii="Arial" w:hAnsi="Arial" w:cs="Arial"/>
                <w:color w:val="FF0000"/>
                <w:sz w:val="21"/>
                <w:szCs w:val="21"/>
              </w:rPr>
              <w:t>V</w:t>
            </w:r>
            <w:r>
              <w:rPr>
                <w:rFonts w:ascii="Arial" w:hAnsi="Arial" w:cs="Arial" w:hint="eastAsia"/>
                <w:color w:val="FF0000"/>
                <w:sz w:val="21"/>
                <w:szCs w:val="21"/>
              </w:rPr>
              <w:t>可充电电池</w:t>
            </w:r>
          </w:p>
        </w:tc>
        <w:tc>
          <w:tcPr>
            <w:tcW w:w="1417" w:type="dxa"/>
          </w:tcPr>
          <w:p w14:paraId="0EF8B6A8" w14:textId="77777777" w:rsidR="00F8244E" w:rsidRPr="00986722" w:rsidRDefault="00F8244E" w:rsidP="007268AC">
            <w:pPr>
              <w:spacing w:line="360" w:lineRule="auto"/>
              <w:rPr>
                <w:rFonts w:ascii="Arial" w:hAnsi="Arial" w:cs="Arial"/>
                <w:b/>
                <w:bCs/>
                <w:color w:val="FF0000"/>
                <w:sz w:val="21"/>
                <w:szCs w:val="21"/>
              </w:rPr>
            </w:pPr>
            <w:r w:rsidRPr="00986722">
              <w:rPr>
                <w:rFonts w:ascii="Arial" w:hAnsi="Arial" w:cs="Arial"/>
                <w:color w:val="FF0000"/>
                <w:sz w:val="21"/>
                <w:szCs w:val="21"/>
              </w:rPr>
              <w:t>预留</w:t>
            </w:r>
          </w:p>
        </w:tc>
      </w:tr>
      <w:tr w:rsidR="00F8244E" w:rsidRPr="004F2506" w14:paraId="1FAB2007" w14:textId="77777777" w:rsidTr="005E6A38">
        <w:tc>
          <w:tcPr>
            <w:tcW w:w="2263" w:type="dxa"/>
          </w:tcPr>
          <w:p w14:paraId="4131EE1D" w14:textId="500FE990" w:rsidR="00F8244E" w:rsidRPr="00986722" w:rsidRDefault="00F8244E" w:rsidP="007268AC">
            <w:pPr>
              <w:spacing w:line="360" w:lineRule="auto"/>
              <w:jc w:val="center"/>
              <w:rPr>
                <w:rFonts w:ascii="Arial" w:hAnsi="Arial" w:cs="Arial"/>
                <w:color w:val="FF0000"/>
                <w:sz w:val="21"/>
                <w:szCs w:val="21"/>
              </w:rPr>
            </w:pPr>
            <w:r w:rsidRPr="00986722">
              <w:rPr>
                <w:rFonts w:ascii="Arial" w:hAnsi="Arial" w:cs="Arial"/>
                <w:color w:val="FF0000"/>
                <w:sz w:val="21"/>
                <w:szCs w:val="21"/>
              </w:rPr>
              <w:t>4</w:t>
            </w:r>
            <w:r w:rsidRPr="00986722">
              <w:rPr>
                <w:rFonts w:ascii="Arial" w:hAnsi="Arial" w:cs="Arial"/>
                <w:color w:val="FF0000"/>
                <w:sz w:val="21"/>
                <w:szCs w:val="21"/>
              </w:rPr>
              <w:t>：</w:t>
            </w:r>
            <w:del w:id="2089" w:author="Microsoft Office User" w:date="2023-06-09T10:54:00Z">
              <w:r w:rsidRPr="00986722" w:rsidDel="00EA0947">
                <w:rPr>
                  <w:rFonts w:ascii="Arial" w:hAnsi="Arial" w:cs="Arial" w:hint="eastAsia"/>
                  <w:color w:val="FF0000"/>
                  <w:sz w:val="21"/>
                  <w:szCs w:val="21"/>
                </w:rPr>
                <w:delText>地震检波器</w:delText>
              </w:r>
            </w:del>
            <w:ins w:id="2090" w:author="Microsoft Office User" w:date="2023-06-09T10:54:00Z">
              <w:r w:rsidR="00EA0947">
                <w:rPr>
                  <w:rFonts w:ascii="Arial" w:hAnsi="Arial" w:cs="Arial" w:hint="eastAsia"/>
                  <w:color w:val="FF0000"/>
                  <w:sz w:val="21"/>
                  <w:szCs w:val="21"/>
                </w:rPr>
                <w:t>时间</w:t>
              </w:r>
            </w:ins>
          </w:p>
        </w:tc>
        <w:tc>
          <w:tcPr>
            <w:tcW w:w="1691" w:type="dxa"/>
          </w:tcPr>
          <w:p w14:paraId="3388A8FA" w14:textId="61FC49B6" w:rsidR="00F8244E" w:rsidRPr="00986722" w:rsidRDefault="00EA0947" w:rsidP="007268AC">
            <w:pPr>
              <w:spacing w:line="360" w:lineRule="auto"/>
              <w:rPr>
                <w:rFonts w:ascii="Arial" w:hAnsi="Arial" w:cs="Arial"/>
                <w:color w:val="FF0000"/>
                <w:sz w:val="21"/>
                <w:szCs w:val="21"/>
              </w:rPr>
            </w:pPr>
            <w:ins w:id="2091" w:author="Microsoft Office User" w:date="2023-06-09T10:54:00Z">
              <w:r>
                <w:rPr>
                  <w:rFonts w:ascii="Arial" w:hAnsi="Arial" w:cs="Arial" w:hint="eastAsia"/>
                  <w:color w:val="FF0000"/>
                  <w:sz w:val="21"/>
                  <w:szCs w:val="21"/>
                </w:rPr>
                <w:t>年月日时分秒</w:t>
              </w:r>
            </w:ins>
            <w:del w:id="2092" w:author="Microsoft Office User" w:date="2023-06-09T10:54:00Z">
              <w:r w:rsidR="00F8244E" w:rsidRPr="00986722" w:rsidDel="00EA0947">
                <w:rPr>
                  <w:rFonts w:ascii="Arial" w:hAnsi="Arial" w:cs="Arial"/>
                  <w:color w:val="FF0000"/>
                  <w:sz w:val="21"/>
                  <w:szCs w:val="21"/>
                </w:rPr>
                <w:delText>X</w:delText>
              </w:r>
              <w:r w:rsidR="00F8244E" w:rsidRPr="00986722" w:rsidDel="00EA0947">
                <w:rPr>
                  <w:rFonts w:ascii="Arial" w:hAnsi="Arial" w:cs="Arial" w:hint="eastAsia"/>
                  <w:color w:val="FF0000"/>
                  <w:sz w:val="21"/>
                  <w:szCs w:val="21"/>
                </w:rPr>
                <w:delText>轴</w:delText>
              </w:r>
            </w:del>
          </w:p>
        </w:tc>
        <w:tc>
          <w:tcPr>
            <w:tcW w:w="1692" w:type="dxa"/>
          </w:tcPr>
          <w:p w14:paraId="1CC73B84" w14:textId="0189AEF3" w:rsidR="00F8244E" w:rsidRPr="00986722" w:rsidRDefault="00EA0947" w:rsidP="007268AC">
            <w:pPr>
              <w:spacing w:line="360" w:lineRule="auto"/>
              <w:rPr>
                <w:rFonts w:ascii="Arial" w:hAnsi="Arial" w:cs="Arial"/>
                <w:color w:val="FF0000"/>
                <w:sz w:val="21"/>
                <w:szCs w:val="21"/>
              </w:rPr>
            </w:pPr>
            <w:ins w:id="2093" w:author="Microsoft Office User" w:date="2023-06-09T10:55:00Z">
              <w:r>
                <w:rPr>
                  <w:rFonts w:ascii="Arial" w:hAnsi="Arial" w:cs="Arial" w:hint="eastAsia"/>
                  <w:color w:val="FF0000"/>
                  <w:sz w:val="21"/>
                  <w:szCs w:val="21"/>
                </w:rPr>
                <w:t>预留</w:t>
              </w:r>
            </w:ins>
            <w:del w:id="2094" w:author="Microsoft Office User" w:date="2023-06-09T10:54:00Z">
              <w:r w:rsidR="00F8244E" w:rsidRPr="00986722" w:rsidDel="00EA0947">
                <w:rPr>
                  <w:rFonts w:ascii="Arial" w:hAnsi="Arial" w:cs="Arial" w:hint="eastAsia"/>
                  <w:color w:val="FF0000"/>
                  <w:sz w:val="21"/>
                  <w:szCs w:val="21"/>
                </w:rPr>
                <w:delText>Y</w:delText>
              </w:r>
              <w:r w:rsidR="00F8244E" w:rsidRPr="00986722" w:rsidDel="00EA0947">
                <w:rPr>
                  <w:rFonts w:ascii="Arial" w:hAnsi="Arial" w:cs="Arial" w:hint="eastAsia"/>
                  <w:color w:val="FF0000"/>
                  <w:sz w:val="21"/>
                  <w:szCs w:val="21"/>
                </w:rPr>
                <w:delText>轴</w:delText>
              </w:r>
            </w:del>
          </w:p>
        </w:tc>
        <w:tc>
          <w:tcPr>
            <w:tcW w:w="1692" w:type="dxa"/>
          </w:tcPr>
          <w:p w14:paraId="2242EF60" w14:textId="5EBEC194" w:rsidR="00F8244E" w:rsidRPr="00986722" w:rsidRDefault="00EA0947" w:rsidP="007268AC">
            <w:pPr>
              <w:spacing w:line="360" w:lineRule="auto"/>
              <w:rPr>
                <w:rFonts w:ascii="Arial" w:hAnsi="Arial" w:cs="Arial"/>
                <w:color w:val="FF0000"/>
                <w:sz w:val="21"/>
                <w:szCs w:val="21"/>
              </w:rPr>
            </w:pPr>
            <w:ins w:id="2095" w:author="Microsoft Office User" w:date="2023-06-09T10:55:00Z">
              <w:r>
                <w:rPr>
                  <w:rFonts w:ascii="Arial" w:hAnsi="Arial" w:cs="Arial" w:hint="eastAsia"/>
                  <w:color w:val="FF0000"/>
                  <w:sz w:val="21"/>
                  <w:szCs w:val="21"/>
                </w:rPr>
                <w:t>预留</w:t>
              </w:r>
            </w:ins>
            <w:del w:id="2096" w:author="Microsoft Office User" w:date="2023-06-09T10:55:00Z">
              <w:r w:rsidR="00F8244E" w:rsidRPr="00986722" w:rsidDel="00EA0947">
                <w:rPr>
                  <w:rFonts w:ascii="Arial" w:hAnsi="Arial" w:cs="Arial" w:hint="eastAsia"/>
                  <w:color w:val="FF0000"/>
                  <w:sz w:val="21"/>
                  <w:szCs w:val="21"/>
                </w:rPr>
                <w:delText>Z</w:delText>
              </w:r>
              <w:r w:rsidR="00F8244E" w:rsidRPr="00986722" w:rsidDel="00EA0947">
                <w:rPr>
                  <w:rFonts w:ascii="Arial" w:hAnsi="Arial" w:cs="Arial" w:hint="eastAsia"/>
                  <w:color w:val="FF0000"/>
                  <w:sz w:val="21"/>
                  <w:szCs w:val="21"/>
                </w:rPr>
                <w:delText>轴</w:delText>
              </w:r>
            </w:del>
          </w:p>
        </w:tc>
        <w:tc>
          <w:tcPr>
            <w:tcW w:w="1417" w:type="dxa"/>
          </w:tcPr>
          <w:p w14:paraId="7CE60718" w14:textId="4853BD81" w:rsidR="00F8244E" w:rsidRPr="00986722" w:rsidRDefault="00EA0947" w:rsidP="007268AC">
            <w:pPr>
              <w:spacing w:line="360" w:lineRule="auto"/>
              <w:rPr>
                <w:rFonts w:ascii="Arial" w:hAnsi="Arial" w:cs="Arial"/>
                <w:color w:val="FF0000"/>
                <w:sz w:val="21"/>
                <w:szCs w:val="21"/>
              </w:rPr>
            </w:pPr>
            <w:ins w:id="2097" w:author="Microsoft Office User" w:date="2023-06-09T10:55:00Z">
              <w:r>
                <w:rPr>
                  <w:rFonts w:ascii="Arial" w:hAnsi="Arial" w:cs="Arial" w:hint="eastAsia"/>
                  <w:color w:val="FF0000"/>
                  <w:sz w:val="21"/>
                  <w:szCs w:val="21"/>
                </w:rPr>
                <w:t>预留</w:t>
              </w:r>
            </w:ins>
            <w:del w:id="2098" w:author="Microsoft Office User" w:date="2023-06-09T10:55:00Z">
              <w:r w:rsidR="00F8244E" w:rsidRPr="00986722" w:rsidDel="00EA0947">
                <w:rPr>
                  <w:rFonts w:ascii="Arial" w:hAnsi="Arial" w:cs="Arial"/>
                  <w:color w:val="FF0000"/>
                  <w:sz w:val="21"/>
                  <w:szCs w:val="21"/>
                </w:rPr>
                <w:delText>预留</w:delText>
              </w:r>
            </w:del>
          </w:p>
        </w:tc>
      </w:tr>
      <w:tr w:rsidR="00F8244E" w:rsidRPr="004F2506" w14:paraId="10F5819B" w14:textId="77777777" w:rsidTr="005E6A38">
        <w:tc>
          <w:tcPr>
            <w:tcW w:w="2263" w:type="dxa"/>
          </w:tcPr>
          <w:p w14:paraId="02F86D36" w14:textId="77777777" w:rsidR="00F8244E" w:rsidRPr="00986722" w:rsidRDefault="00F8244E" w:rsidP="007268AC">
            <w:pPr>
              <w:spacing w:line="360" w:lineRule="auto"/>
              <w:jc w:val="center"/>
              <w:rPr>
                <w:rFonts w:ascii="Arial" w:hAnsi="Arial" w:cs="Arial"/>
                <w:color w:val="FF0000"/>
                <w:sz w:val="21"/>
                <w:szCs w:val="21"/>
              </w:rPr>
            </w:pPr>
            <w:r>
              <w:rPr>
                <w:rFonts w:ascii="Arial" w:hAnsi="Arial" w:cs="Arial" w:hint="eastAsia"/>
                <w:color w:val="FF0000"/>
                <w:sz w:val="21"/>
                <w:szCs w:val="21"/>
              </w:rPr>
              <w:t>5</w:t>
            </w:r>
            <w:r>
              <w:rPr>
                <w:rFonts w:ascii="Arial" w:hAnsi="Arial" w:cs="Arial" w:hint="eastAsia"/>
                <w:color w:val="FF0000"/>
                <w:sz w:val="21"/>
                <w:szCs w:val="21"/>
              </w:rPr>
              <w:t>：深度</w:t>
            </w:r>
          </w:p>
        </w:tc>
        <w:tc>
          <w:tcPr>
            <w:tcW w:w="1691" w:type="dxa"/>
          </w:tcPr>
          <w:p w14:paraId="0F825ABB" w14:textId="77777777" w:rsidR="00F8244E" w:rsidRPr="00986722" w:rsidRDefault="00F8244E" w:rsidP="007268AC">
            <w:pPr>
              <w:spacing w:line="360" w:lineRule="auto"/>
              <w:rPr>
                <w:rFonts w:ascii="Arial" w:hAnsi="Arial" w:cs="Arial"/>
                <w:color w:val="FF0000"/>
                <w:sz w:val="21"/>
                <w:szCs w:val="21"/>
              </w:rPr>
            </w:pPr>
            <w:r>
              <w:rPr>
                <w:rFonts w:ascii="Arial" w:hAnsi="Arial" w:cs="Arial" w:hint="eastAsia"/>
                <w:color w:val="FF0000"/>
                <w:sz w:val="21"/>
                <w:szCs w:val="21"/>
              </w:rPr>
              <w:t>深度</w:t>
            </w:r>
          </w:p>
        </w:tc>
        <w:tc>
          <w:tcPr>
            <w:tcW w:w="1692" w:type="dxa"/>
          </w:tcPr>
          <w:p w14:paraId="16DF6E90" w14:textId="77777777" w:rsidR="00F8244E" w:rsidRPr="00986722" w:rsidRDefault="00F8244E" w:rsidP="007268AC">
            <w:pPr>
              <w:spacing w:line="360" w:lineRule="auto"/>
              <w:rPr>
                <w:rFonts w:ascii="Arial" w:hAnsi="Arial" w:cs="Arial"/>
                <w:color w:val="FF0000"/>
                <w:sz w:val="21"/>
                <w:szCs w:val="21"/>
              </w:rPr>
            </w:pPr>
            <w:r w:rsidRPr="00986722">
              <w:rPr>
                <w:rFonts w:ascii="Arial" w:hAnsi="Arial" w:cs="Arial"/>
                <w:color w:val="FF0000"/>
                <w:sz w:val="21"/>
                <w:szCs w:val="21"/>
              </w:rPr>
              <w:t>预留</w:t>
            </w:r>
          </w:p>
        </w:tc>
        <w:tc>
          <w:tcPr>
            <w:tcW w:w="1692" w:type="dxa"/>
          </w:tcPr>
          <w:p w14:paraId="14A13E64" w14:textId="77777777" w:rsidR="00F8244E" w:rsidRPr="00986722" w:rsidRDefault="00F8244E" w:rsidP="007268AC">
            <w:pPr>
              <w:spacing w:line="360" w:lineRule="auto"/>
              <w:rPr>
                <w:rFonts w:ascii="Arial" w:hAnsi="Arial" w:cs="Arial"/>
                <w:color w:val="FF0000"/>
                <w:sz w:val="21"/>
                <w:szCs w:val="21"/>
              </w:rPr>
            </w:pPr>
            <w:r w:rsidRPr="00986722">
              <w:rPr>
                <w:rFonts w:ascii="Arial" w:hAnsi="Arial" w:cs="Arial"/>
                <w:color w:val="FF0000"/>
                <w:sz w:val="21"/>
                <w:szCs w:val="21"/>
              </w:rPr>
              <w:t>预留</w:t>
            </w:r>
          </w:p>
        </w:tc>
        <w:tc>
          <w:tcPr>
            <w:tcW w:w="1417" w:type="dxa"/>
          </w:tcPr>
          <w:p w14:paraId="08E33F06" w14:textId="77777777" w:rsidR="00F8244E" w:rsidRPr="00986722" w:rsidRDefault="00F8244E" w:rsidP="007268AC">
            <w:pPr>
              <w:spacing w:line="360" w:lineRule="auto"/>
              <w:rPr>
                <w:rFonts w:ascii="Arial" w:hAnsi="Arial" w:cs="Arial"/>
                <w:color w:val="FF0000"/>
                <w:sz w:val="21"/>
                <w:szCs w:val="21"/>
              </w:rPr>
            </w:pPr>
            <w:r w:rsidRPr="00986722">
              <w:rPr>
                <w:rFonts w:ascii="Arial" w:hAnsi="Arial" w:cs="Arial"/>
                <w:color w:val="FF0000"/>
                <w:sz w:val="21"/>
                <w:szCs w:val="21"/>
              </w:rPr>
              <w:t>预留</w:t>
            </w:r>
          </w:p>
        </w:tc>
      </w:tr>
      <w:tr w:rsidR="00F8244E" w:rsidRPr="004F2506" w14:paraId="27B91EB8" w14:textId="77777777" w:rsidTr="005E6A38">
        <w:tc>
          <w:tcPr>
            <w:tcW w:w="2263" w:type="dxa"/>
          </w:tcPr>
          <w:p w14:paraId="3579C22B" w14:textId="77777777" w:rsidR="00F8244E" w:rsidRDefault="00F8244E" w:rsidP="007268AC">
            <w:pPr>
              <w:spacing w:line="360" w:lineRule="auto"/>
              <w:jc w:val="center"/>
              <w:rPr>
                <w:rFonts w:ascii="Arial" w:hAnsi="Arial" w:cs="Arial"/>
                <w:color w:val="FF0000"/>
                <w:sz w:val="21"/>
                <w:szCs w:val="21"/>
              </w:rPr>
            </w:pPr>
            <w:r>
              <w:rPr>
                <w:rFonts w:ascii="Arial" w:hAnsi="Arial" w:cs="Arial" w:hint="eastAsia"/>
                <w:color w:val="FF0000"/>
                <w:sz w:val="21"/>
                <w:szCs w:val="21"/>
              </w:rPr>
              <w:t>6</w:t>
            </w:r>
            <w:r>
              <w:rPr>
                <w:rFonts w:ascii="Arial" w:hAnsi="Arial" w:cs="Arial" w:hint="eastAsia"/>
                <w:color w:val="FF0000"/>
                <w:sz w:val="21"/>
                <w:szCs w:val="21"/>
              </w:rPr>
              <w:t>：姿态</w:t>
            </w:r>
          </w:p>
        </w:tc>
        <w:tc>
          <w:tcPr>
            <w:tcW w:w="1691" w:type="dxa"/>
          </w:tcPr>
          <w:p w14:paraId="1B1AC191" w14:textId="77777777" w:rsidR="00F8244E" w:rsidRPr="00986722" w:rsidRDefault="00F8244E" w:rsidP="007268AC">
            <w:pPr>
              <w:spacing w:line="360" w:lineRule="auto"/>
              <w:rPr>
                <w:rFonts w:ascii="Arial" w:hAnsi="Arial" w:cs="Arial"/>
                <w:color w:val="FF0000"/>
                <w:sz w:val="21"/>
                <w:szCs w:val="21"/>
              </w:rPr>
            </w:pPr>
            <w:r>
              <w:rPr>
                <w:rFonts w:ascii="Arial" w:hAnsi="Arial" w:cs="Arial" w:hint="eastAsia"/>
                <w:color w:val="FF0000"/>
                <w:sz w:val="21"/>
                <w:szCs w:val="21"/>
              </w:rPr>
              <w:t>航向</w:t>
            </w:r>
          </w:p>
        </w:tc>
        <w:tc>
          <w:tcPr>
            <w:tcW w:w="1692" w:type="dxa"/>
          </w:tcPr>
          <w:p w14:paraId="6C809843" w14:textId="77777777" w:rsidR="00F8244E" w:rsidRPr="00986722" w:rsidRDefault="00F8244E" w:rsidP="007268AC">
            <w:pPr>
              <w:spacing w:line="360" w:lineRule="auto"/>
              <w:rPr>
                <w:rFonts w:ascii="Arial" w:hAnsi="Arial" w:cs="Arial"/>
                <w:color w:val="FF0000"/>
                <w:sz w:val="21"/>
                <w:szCs w:val="21"/>
              </w:rPr>
            </w:pPr>
            <w:r>
              <w:rPr>
                <w:rFonts w:ascii="Arial" w:hAnsi="Arial" w:cs="Arial" w:hint="eastAsia"/>
                <w:color w:val="FF0000"/>
                <w:sz w:val="21"/>
                <w:szCs w:val="21"/>
              </w:rPr>
              <w:t>俯仰</w:t>
            </w:r>
          </w:p>
        </w:tc>
        <w:tc>
          <w:tcPr>
            <w:tcW w:w="1692" w:type="dxa"/>
          </w:tcPr>
          <w:p w14:paraId="1C5E3236" w14:textId="77777777" w:rsidR="00F8244E" w:rsidRPr="00986722" w:rsidRDefault="00F8244E" w:rsidP="007268AC">
            <w:pPr>
              <w:spacing w:line="360" w:lineRule="auto"/>
              <w:rPr>
                <w:rFonts w:ascii="Arial" w:hAnsi="Arial" w:cs="Arial"/>
                <w:color w:val="FF0000"/>
                <w:sz w:val="21"/>
                <w:szCs w:val="21"/>
              </w:rPr>
            </w:pPr>
            <w:r>
              <w:rPr>
                <w:rFonts w:ascii="Arial" w:hAnsi="Arial" w:cs="Arial" w:hint="eastAsia"/>
                <w:color w:val="FF0000"/>
                <w:sz w:val="21"/>
                <w:szCs w:val="21"/>
              </w:rPr>
              <w:t>横滚</w:t>
            </w:r>
          </w:p>
        </w:tc>
        <w:tc>
          <w:tcPr>
            <w:tcW w:w="1417" w:type="dxa"/>
          </w:tcPr>
          <w:p w14:paraId="64B8FC6F" w14:textId="77777777" w:rsidR="00F8244E" w:rsidRPr="00986722" w:rsidRDefault="00F8244E" w:rsidP="007268AC">
            <w:pPr>
              <w:spacing w:line="360" w:lineRule="auto"/>
              <w:rPr>
                <w:rFonts w:ascii="Arial" w:hAnsi="Arial" w:cs="Arial"/>
                <w:color w:val="FF0000"/>
                <w:sz w:val="21"/>
                <w:szCs w:val="21"/>
              </w:rPr>
            </w:pPr>
            <w:r w:rsidRPr="00986722">
              <w:rPr>
                <w:rFonts w:ascii="Arial" w:hAnsi="Arial" w:cs="Arial"/>
                <w:color w:val="FF0000"/>
                <w:sz w:val="21"/>
                <w:szCs w:val="21"/>
              </w:rPr>
              <w:t>预留</w:t>
            </w:r>
          </w:p>
        </w:tc>
      </w:tr>
      <w:bookmarkEnd w:id="2084"/>
    </w:tbl>
    <w:p w14:paraId="3E573AFB" w14:textId="77777777" w:rsidR="00F8244E" w:rsidRPr="00F8244E" w:rsidRDefault="00F8244E" w:rsidP="00F8244E"/>
    <w:p w14:paraId="6FC40C69" w14:textId="0CC5ECAD" w:rsidR="00186111" w:rsidRDefault="00186111" w:rsidP="00433952">
      <w:pPr>
        <w:pStyle w:val="20"/>
        <w:numPr>
          <w:ilvl w:val="1"/>
          <w:numId w:val="3"/>
        </w:numPr>
        <w:spacing w:before="120" w:after="0" w:line="360" w:lineRule="auto"/>
        <w:rPr>
          <w:ins w:id="2099" w:author="Microsoft Office User" w:date="2023-06-07T13:10:00Z"/>
          <w:rFonts w:ascii="Arial" w:eastAsia="黑体" w:hAnsi="Arial" w:cs="Arial"/>
          <w:color w:val="000000" w:themeColor="text1"/>
          <w:sz w:val="24"/>
        </w:rPr>
      </w:pPr>
      <w:bookmarkStart w:id="2100" w:name="_Toc131162267"/>
      <w:bookmarkStart w:id="2101" w:name="_Toc137217313"/>
      <w:ins w:id="2102" w:author="Microsoft Office User" w:date="2023-06-07T13:10:00Z">
        <w:r>
          <w:rPr>
            <w:rFonts w:ascii="Arial" w:eastAsia="黑体" w:hAnsi="Arial" w:cs="Arial" w:hint="eastAsia"/>
            <w:color w:val="000000" w:themeColor="text1"/>
            <w:sz w:val="24"/>
          </w:rPr>
          <w:t>主控板与数据采集存储板的接口</w:t>
        </w:r>
        <w:bookmarkEnd w:id="2101"/>
      </w:ins>
    </w:p>
    <w:p w14:paraId="090DE00A" w14:textId="1CC928D4" w:rsidR="00186111" w:rsidRPr="00A52A69" w:rsidRDefault="00186111" w:rsidP="00186111">
      <w:pPr>
        <w:pStyle w:val="ac"/>
        <w:spacing w:line="360" w:lineRule="auto"/>
        <w:ind w:firstLine="480"/>
        <w:rPr>
          <w:ins w:id="2103" w:author="Microsoft Office User" w:date="2023-06-07T13:10:00Z"/>
          <w:rFonts w:ascii="Arial" w:hAnsi="Arial" w:cs="Arial"/>
          <w:color w:val="000000" w:themeColor="text1"/>
          <w:szCs w:val="24"/>
        </w:rPr>
      </w:pPr>
      <w:ins w:id="2104" w:author="Microsoft Office User" w:date="2023-06-07T13:10:00Z">
        <w:r w:rsidRPr="00A52A69">
          <w:rPr>
            <w:rFonts w:ascii="Arial" w:hAnsi="Arial" w:cs="Arial" w:hint="eastAsia"/>
            <w:color w:val="000000" w:themeColor="text1"/>
            <w:szCs w:val="24"/>
          </w:rPr>
          <w:t>潜标</w:t>
        </w:r>
      </w:ins>
      <w:ins w:id="2105" w:author="Microsoft Office User" w:date="2023-06-09T14:23:00Z">
        <w:r w:rsidR="0086316A">
          <w:rPr>
            <w:rFonts w:ascii="Arial" w:hAnsi="Arial" w:cs="Arial" w:hint="eastAsia"/>
            <w:color w:val="000000" w:themeColor="text1"/>
            <w:szCs w:val="24"/>
          </w:rPr>
          <w:t>主控</w:t>
        </w:r>
      </w:ins>
      <w:ins w:id="2106" w:author="Microsoft Office User" w:date="2023-06-07T13:10:00Z">
        <w:r>
          <w:rPr>
            <w:rFonts w:ascii="Arial" w:hAnsi="Arial" w:cs="Arial" w:hint="eastAsia"/>
            <w:color w:val="000000" w:themeColor="text1"/>
            <w:szCs w:val="24"/>
          </w:rPr>
          <w:t>板</w:t>
        </w:r>
        <w:r w:rsidRPr="00A52A69">
          <w:rPr>
            <w:rFonts w:ascii="Arial" w:hAnsi="Arial" w:cs="Arial" w:hint="eastAsia"/>
            <w:color w:val="000000" w:themeColor="text1"/>
            <w:szCs w:val="24"/>
          </w:rPr>
          <w:t>与潜标</w:t>
        </w:r>
      </w:ins>
      <w:ins w:id="2107" w:author="Microsoft Office User" w:date="2023-06-09T14:23:00Z">
        <w:r w:rsidR="0086316A">
          <w:rPr>
            <w:rFonts w:ascii="Arial" w:hAnsi="Arial" w:cs="Arial" w:hint="eastAsia"/>
            <w:color w:val="000000" w:themeColor="text1"/>
            <w:szCs w:val="24"/>
          </w:rPr>
          <w:t>数据采集存储板</w:t>
        </w:r>
      </w:ins>
      <w:ins w:id="2108" w:author="Microsoft Office User" w:date="2023-06-07T13:10:00Z">
        <w:r w:rsidRPr="00A52A69">
          <w:rPr>
            <w:rFonts w:ascii="Arial" w:hAnsi="Arial" w:cs="Arial"/>
            <w:color w:val="000000" w:themeColor="text1"/>
            <w:szCs w:val="24"/>
          </w:rPr>
          <w:t>之间采用串口</w:t>
        </w:r>
        <w:r w:rsidRPr="00C14764">
          <w:rPr>
            <w:rFonts w:ascii="Arial" w:hAnsi="Arial" w:cs="Arial"/>
            <w:szCs w:val="24"/>
          </w:rPr>
          <w:t>（</w:t>
        </w:r>
        <w:r w:rsidRPr="00C14764">
          <w:rPr>
            <w:rFonts w:ascii="Arial" w:hAnsi="Arial" w:cs="Arial" w:hint="eastAsia"/>
            <w:szCs w:val="24"/>
          </w:rPr>
          <w:t>RS232</w:t>
        </w:r>
        <w:r w:rsidRPr="00C14764">
          <w:rPr>
            <w:rFonts w:ascii="Arial" w:hAnsi="Arial" w:cs="Arial" w:hint="eastAsia"/>
            <w:szCs w:val="24"/>
          </w:rPr>
          <w:t>，</w:t>
        </w:r>
        <w:r w:rsidRPr="00C14764">
          <w:rPr>
            <w:rFonts w:ascii="Arial" w:cs="Arial" w:hint="eastAsia"/>
            <w:szCs w:val="24"/>
          </w:rPr>
          <w:t>波特率</w:t>
        </w:r>
        <w:r>
          <w:rPr>
            <w:rFonts w:ascii="Arial" w:cs="Arial"/>
            <w:szCs w:val="24"/>
          </w:rPr>
          <w:t>1152</w:t>
        </w:r>
        <w:r w:rsidRPr="00C14764">
          <w:rPr>
            <w:rFonts w:ascii="Arial" w:cs="Arial"/>
            <w:szCs w:val="24"/>
          </w:rPr>
          <w:t>00</w:t>
        </w:r>
        <w:r w:rsidRPr="00C14764">
          <w:rPr>
            <w:rFonts w:ascii="Arial" w:cs="Arial" w:hint="eastAsia"/>
            <w:szCs w:val="24"/>
          </w:rPr>
          <w:t>，数据位</w:t>
        </w:r>
        <w:r w:rsidRPr="00C14764">
          <w:rPr>
            <w:rFonts w:ascii="Arial" w:cs="Arial" w:hint="eastAsia"/>
            <w:szCs w:val="24"/>
          </w:rPr>
          <w:t>8</w:t>
        </w:r>
        <w:r w:rsidRPr="00C14764">
          <w:rPr>
            <w:rFonts w:ascii="Arial" w:cs="Arial" w:hint="eastAsia"/>
            <w:szCs w:val="24"/>
          </w:rPr>
          <w:t>，停止位</w:t>
        </w:r>
        <w:r w:rsidRPr="00C14764">
          <w:rPr>
            <w:rFonts w:ascii="Arial" w:cs="Arial" w:hint="eastAsia"/>
            <w:szCs w:val="24"/>
          </w:rPr>
          <w:t>1</w:t>
        </w:r>
        <w:r w:rsidRPr="00C14764">
          <w:rPr>
            <w:rFonts w:ascii="Arial" w:cs="Arial" w:hint="eastAsia"/>
            <w:szCs w:val="24"/>
          </w:rPr>
          <w:t>，无奇偶校验）</w:t>
        </w:r>
        <w:r w:rsidRPr="00A52A69">
          <w:rPr>
            <w:rFonts w:ascii="Arial" w:hAnsi="Arial" w:cs="Arial"/>
            <w:color w:val="000000" w:themeColor="text1"/>
            <w:szCs w:val="24"/>
          </w:rPr>
          <w:t>进行命令和状态信息传送</w:t>
        </w:r>
        <w:r w:rsidRPr="00A52A69">
          <w:rPr>
            <w:rFonts w:ascii="Arial" w:hAnsi="Arial" w:cs="Arial" w:hint="eastAsia"/>
            <w:color w:val="000000" w:themeColor="text1"/>
            <w:szCs w:val="24"/>
          </w:rPr>
          <w:t>。</w:t>
        </w:r>
      </w:ins>
    </w:p>
    <w:p w14:paraId="2CCAFE9B" w14:textId="77777777" w:rsidR="00186111" w:rsidRPr="00A52A69" w:rsidRDefault="00186111" w:rsidP="00186111">
      <w:pPr>
        <w:pStyle w:val="30"/>
        <w:numPr>
          <w:ilvl w:val="2"/>
          <w:numId w:val="3"/>
        </w:numPr>
        <w:spacing w:beforeLines="50" w:before="156" w:after="0" w:line="360" w:lineRule="auto"/>
        <w:rPr>
          <w:ins w:id="2109" w:author="Microsoft Office User" w:date="2023-06-07T13:11:00Z"/>
          <w:rFonts w:ascii="Arial" w:eastAsia="黑体" w:hAnsi="Arial" w:cs="Arial"/>
          <w:color w:val="000000" w:themeColor="text1"/>
          <w:sz w:val="24"/>
          <w:szCs w:val="24"/>
        </w:rPr>
      </w:pPr>
      <w:bookmarkStart w:id="2110" w:name="_Toc137217314"/>
      <w:ins w:id="2111" w:author="Microsoft Office User" w:date="2023-06-07T13:11:00Z">
        <w:r w:rsidRPr="00A52A69">
          <w:rPr>
            <w:rFonts w:ascii="Arial" w:eastAsia="黑体" w:hAnsi="Arial" w:cs="Arial" w:hint="eastAsia"/>
            <w:color w:val="000000" w:themeColor="text1"/>
            <w:sz w:val="24"/>
            <w:szCs w:val="24"/>
          </w:rPr>
          <w:t>方向说明</w:t>
        </w:r>
        <w:bookmarkEnd w:id="2110"/>
      </w:ins>
    </w:p>
    <w:p w14:paraId="02965009" w14:textId="6F20E455" w:rsidR="00186111" w:rsidRPr="00BB02AD" w:rsidRDefault="00186111" w:rsidP="00186111">
      <w:pPr>
        <w:spacing w:line="360" w:lineRule="auto"/>
        <w:ind w:firstLineChars="200" w:firstLine="480"/>
        <w:rPr>
          <w:ins w:id="2112" w:author="Microsoft Office User" w:date="2023-06-07T13:11:00Z"/>
          <w:rFonts w:ascii="Arial" w:hAnsi="Arial" w:cs="Arial"/>
          <w:color w:val="000000" w:themeColor="text1"/>
          <w:szCs w:val="21"/>
        </w:rPr>
      </w:pPr>
      <w:ins w:id="2113" w:author="Microsoft Office User" w:date="2023-06-07T13:11:00Z">
        <w:r w:rsidRPr="00BB02AD">
          <w:rPr>
            <w:rFonts w:ascii="Arial" w:hAnsi="Arial" w:cs="Arial"/>
            <w:color w:val="000000" w:themeColor="text1"/>
            <w:szCs w:val="21"/>
          </w:rPr>
          <w:t>下行：</w:t>
        </w:r>
        <w:r w:rsidRPr="00C14764">
          <w:rPr>
            <w:rFonts w:ascii="Arial" w:hAnsi="Arial" w:cs="Arial" w:hint="eastAsia"/>
            <w:szCs w:val="24"/>
          </w:rPr>
          <w:t>潜标</w:t>
        </w:r>
        <w:r>
          <w:rPr>
            <w:rFonts w:ascii="Arial" w:hAnsi="Arial" w:cs="Arial" w:hint="eastAsia"/>
            <w:szCs w:val="24"/>
          </w:rPr>
          <w:t>主控板</w:t>
        </w:r>
        <w:r w:rsidRPr="00BB02AD">
          <w:rPr>
            <w:rFonts w:ascii="Arial" w:hAnsi="Arial" w:cs="Arial"/>
            <w:color w:val="000000" w:themeColor="text1"/>
            <w:szCs w:val="21"/>
          </w:rPr>
          <w:t>-&gt;</w:t>
        </w:r>
        <w:r>
          <w:rPr>
            <w:rFonts w:ascii="Arial" w:hAnsi="Arial" w:cs="Arial" w:hint="eastAsia"/>
            <w:szCs w:val="24"/>
          </w:rPr>
          <w:t>潜标数据采集</w:t>
        </w:r>
      </w:ins>
      <w:ins w:id="2114" w:author="Microsoft Office User" w:date="2023-06-07T13:12:00Z">
        <w:r>
          <w:rPr>
            <w:rFonts w:ascii="Arial" w:hAnsi="Arial" w:cs="Arial" w:hint="eastAsia"/>
            <w:szCs w:val="24"/>
          </w:rPr>
          <w:t>存储板</w:t>
        </w:r>
      </w:ins>
    </w:p>
    <w:p w14:paraId="5B8926EF" w14:textId="53CD091A" w:rsidR="00186111" w:rsidRPr="00937048" w:rsidRDefault="00186111" w:rsidP="00186111">
      <w:pPr>
        <w:spacing w:line="360" w:lineRule="auto"/>
        <w:ind w:firstLineChars="200" w:firstLine="480"/>
        <w:rPr>
          <w:ins w:id="2115" w:author="Microsoft Office User" w:date="2023-06-07T13:11:00Z"/>
          <w:rFonts w:ascii="Arial" w:hAnsi="Arial" w:cs="Arial"/>
          <w:color w:val="FF0000"/>
          <w:szCs w:val="21"/>
        </w:rPr>
      </w:pPr>
      <w:ins w:id="2116" w:author="Microsoft Office User" w:date="2023-06-07T13:11:00Z">
        <w:r w:rsidRPr="00BB02AD">
          <w:rPr>
            <w:rFonts w:ascii="Arial" w:hAnsi="Arial" w:cs="Arial"/>
            <w:color w:val="000000" w:themeColor="text1"/>
            <w:szCs w:val="21"/>
          </w:rPr>
          <w:t>上行：</w:t>
        </w:r>
        <w:r w:rsidRPr="00C14764">
          <w:rPr>
            <w:rFonts w:ascii="Arial" w:hAnsi="Arial" w:cs="Arial" w:hint="eastAsia"/>
            <w:szCs w:val="24"/>
          </w:rPr>
          <w:t>潜标</w:t>
        </w:r>
      </w:ins>
      <w:ins w:id="2117" w:author="Microsoft Office User" w:date="2023-06-07T13:12:00Z">
        <w:r>
          <w:rPr>
            <w:rFonts w:ascii="Arial" w:hAnsi="Arial" w:cs="Arial" w:hint="eastAsia"/>
            <w:szCs w:val="24"/>
          </w:rPr>
          <w:t>数据采集存储板</w:t>
        </w:r>
      </w:ins>
      <w:ins w:id="2118" w:author="Microsoft Office User" w:date="2023-06-07T13:11:00Z">
        <w:r w:rsidRPr="00BB02AD">
          <w:rPr>
            <w:rFonts w:ascii="Arial" w:hAnsi="Arial" w:cs="Arial"/>
            <w:color w:val="000000" w:themeColor="text1"/>
            <w:szCs w:val="21"/>
          </w:rPr>
          <w:t>-&gt;</w:t>
        </w:r>
        <w:r w:rsidRPr="00C14764">
          <w:rPr>
            <w:rFonts w:ascii="Arial" w:hAnsi="Arial" w:cs="Arial" w:hint="eastAsia"/>
            <w:szCs w:val="24"/>
          </w:rPr>
          <w:t>潜标</w:t>
        </w:r>
      </w:ins>
      <w:ins w:id="2119" w:author="Microsoft Office User" w:date="2023-06-07T13:12:00Z">
        <w:r>
          <w:rPr>
            <w:rFonts w:ascii="Arial" w:hAnsi="Arial" w:cs="Arial" w:hint="eastAsia"/>
            <w:szCs w:val="24"/>
          </w:rPr>
          <w:t>主控</w:t>
        </w:r>
      </w:ins>
      <w:ins w:id="2120" w:author="Microsoft Office User" w:date="2023-06-07T13:11:00Z">
        <w:r>
          <w:rPr>
            <w:rFonts w:ascii="Arial" w:hAnsi="Arial" w:cs="Arial" w:hint="eastAsia"/>
            <w:szCs w:val="24"/>
          </w:rPr>
          <w:t>板</w:t>
        </w:r>
      </w:ins>
    </w:p>
    <w:p w14:paraId="37A78B79" w14:textId="77777777" w:rsidR="00186111" w:rsidRPr="00A52A69" w:rsidRDefault="00186111" w:rsidP="00186111">
      <w:pPr>
        <w:pStyle w:val="30"/>
        <w:numPr>
          <w:ilvl w:val="2"/>
          <w:numId w:val="3"/>
        </w:numPr>
        <w:spacing w:beforeLines="50" w:before="156" w:after="0" w:line="360" w:lineRule="auto"/>
        <w:rPr>
          <w:ins w:id="2121" w:author="Microsoft Office User" w:date="2023-06-07T13:11:00Z"/>
          <w:rFonts w:ascii="Arial" w:eastAsia="黑体" w:hAnsi="Arial" w:cs="Arial"/>
          <w:color w:val="000000" w:themeColor="text1"/>
          <w:sz w:val="24"/>
          <w:szCs w:val="24"/>
        </w:rPr>
      </w:pPr>
      <w:bookmarkStart w:id="2122" w:name="_Toc137217315"/>
      <w:ins w:id="2123" w:author="Microsoft Office User" w:date="2023-06-07T13:11:00Z">
        <w:r w:rsidRPr="00A52A69">
          <w:rPr>
            <w:rFonts w:ascii="Arial" w:eastAsia="黑体" w:hAnsi="Arial" w:cs="Arial"/>
            <w:color w:val="000000" w:themeColor="text1"/>
            <w:sz w:val="24"/>
            <w:szCs w:val="24"/>
          </w:rPr>
          <w:t>通信协议格式</w:t>
        </w:r>
        <w:bookmarkEnd w:id="2122"/>
      </w:ins>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96"/>
        <w:gridCol w:w="1292"/>
        <w:gridCol w:w="1292"/>
        <w:gridCol w:w="1293"/>
        <w:gridCol w:w="1292"/>
        <w:gridCol w:w="1293"/>
      </w:tblGrid>
      <w:tr w:rsidR="00186111" w:rsidRPr="00BB02AD" w14:paraId="5A2A848B" w14:textId="77777777" w:rsidTr="0004734D">
        <w:trPr>
          <w:trHeight w:val="359"/>
          <w:jc w:val="center"/>
          <w:ins w:id="2124" w:author="Microsoft Office User" w:date="2023-06-07T13:11:00Z"/>
        </w:trPr>
        <w:tc>
          <w:tcPr>
            <w:tcW w:w="1996" w:type="dxa"/>
            <w:shd w:val="clear" w:color="auto" w:fill="D9D9D9"/>
            <w:vAlign w:val="center"/>
          </w:tcPr>
          <w:p w14:paraId="319E79F9" w14:textId="77777777" w:rsidR="00186111" w:rsidRPr="00BB02AD" w:rsidRDefault="00186111" w:rsidP="0004734D">
            <w:pPr>
              <w:jc w:val="center"/>
              <w:rPr>
                <w:ins w:id="2125" w:author="Microsoft Office User" w:date="2023-06-07T13:11:00Z"/>
                <w:rFonts w:ascii="Arial" w:hAnsi="Arial" w:cs="Arial"/>
                <w:b/>
                <w:color w:val="000000" w:themeColor="text1"/>
                <w:szCs w:val="21"/>
              </w:rPr>
            </w:pPr>
            <w:ins w:id="2126" w:author="Microsoft Office User" w:date="2023-06-07T13:11:00Z">
              <w:r w:rsidRPr="00BB02AD">
                <w:rPr>
                  <w:rFonts w:ascii="Arial" w:hAnsi="Arial" w:cs="Arial"/>
                  <w:b/>
                  <w:color w:val="000000" w:themeColor="text1"/>
                  <w:szCs w:val="21"/>
                </w:rPr>
                <w:t>帧头</w:t>
              </w:r>
            </w:ins>
          </w:p>
        </w:tc>
        <w:tc>
          <w:tcPr>
            <w:tcW w:w="1292" w:type="dxa"/>
            <w:shd w:val="clear" w:color="auto" w:fill="D9D9D9"/>
            <w:vAlign w:val="center"/>
          </w:tcPr>
          <w:p w14:paraId="27BA1735" w14:textId="77777777" w:rsidR="00186111" w:rsidRPr="00BB02AD" w:rsidRDefault="00186111" w:rsidP="0004734D">
            <w:pPr>
              <w:jc w:val="center"/>
              <w:rPr>
                <w:ins w:id="2127" w:author="Microsoft Office User" w:date="2023-06-07T13:11:00Z"/>
                <w:rFonts w:ascii="Arial" w:hAnsi="Arial" w:cs="Arial"/>
                <w:b/>
                <w:color w:val="000000" w:themeColor="text1"/>
                <w:szCs w:val="21"/>
              </w:rPr>
            </w:pPr>
            <w:ins w:id="2128" w:author="Microsoft Office User" w:date="2023-06-07T13:11:00Z">
              <w:r w:rsidRPr="00BB02AD">
                <w:rPr>
                  <w:rFonts w:ascii="Arial" w:hAnsi="Arial" w:cs="Arial"/>
                  <w:b/>
                  <w:color w:val="000000" w:themeColor="text1"/>
                  <w:szCs w:val="21"/>
                </w:rPr>
                <w:t>长度</w:t>
              </w:r>
            </w:ins>
          </w:p>
        </w:tc>
        <w:tc>
          <w:tcPr>
            <w:tcW w:w="1292" w:type="dxa"/>
            <w:shd w:val="clear" w:color="auto" w:fill="D9D9D9"/>
            <w:vAlign w:val="center"/>
          </w:tcPr>
          <w:p w14:paraId="29190640" w14:textId="77777777" w:rsidR="00186111" w:rsidRPr="00BB02AD" w:rsidRDefault="00186111" w:rsidP="0004734D">
            <w:pPr>
              <w:jc w:val="center"/>
              <w:rPr>
                <w:ins w:id="2129" w:author="Microsoft Office User" w:date="2023-06-07T13:11:00Z"/>
                <w:rFonts w:ascii="Arial" w:hAnsi="Arial" w:cs="Arial"/>
                <w:b/>
                <w:color w:val="000000" w:themeColor="text1"/>
                <w:szCs w:val="21"/>
              </w:rPr>
            </w:pPr>
            <w:ins w:id="2130" w:author="Microsoft Office User" w:date="2023-06-07T13:11:00Z">
              <w:r w:rsidRPr="00BB02AD">
                <w:rPr>
                  <w:rFonts w:ascii="Arial" w:hAnsi="Arial" w:cs="Arial"/>
                  <w:b/>
                  <w:color w:val="000000" w:themeColor="text1"/>
                  <w:szCs w:val="21"/>
                </w:rPr>
                <w:t>保留</w:t>
              </w:r>
            </w:ins>
          </w:p>
        </w:tc>
        <w:tc>
          <w:tcPr>
            <w:tcW w:w="1293" w:type="dxa"/>
            <w:shd w:val="clear" w:color="auto" w:fill="D9D9D9"/>
            <w:vAlign w:val="center"/>
          </w:tcPr>
          <w:p w14:paraId="40118F5B" w14:textId="77777777" w:rsidR="00186111" w:rsidRPr="00BB02AD" w:rsidRDefault="00186111" w:rsidP="0004734D">
            <w:pPr>
              <w:jc w:val="center"/>
              <w:rPr>
                <w:ins w:id="2131" w:author="Microsoft Office User" w:date="2023-06-07T13:11:00Z"/>
                <w:rFonts w:ascii="Arial" w:hAnsi="Arial" w:cs="Arial"/>
                <w:b/>
                <w:color w:val="000000" w:themeColor="text1"/>
                <w:szCs w:val="21"/>
              </w:rPr>
            </w:pPr>
            <w:ins w:id="2132" w:author="Microsoft Office User" w:date="2023-06-07T13:11:00Z">
              <w:r w:rsidRPr="00BB02AD">
                <w:rPr>
                  <w:rFonts w:ascii="Arial" w:hAnsi="Arial" w:cs="Arial"/>
                  <w:b/>
                  <w:color w:val="000000" w:themeColor="text1"/>
                  <w:szCs w:val="21"/>
                </w:rPr>
                <w:t>类型</w:t>
              </w:r>
            </w:ins>
          </w:p>
        </w:tc>
        <w:tc>
          <w:tcPr>
            <w:tcW w:w="1292" w:type="dxa"/>
            <w:shd w:val="clear" w:color="auto" w:fill="D9D9D9"/>
            <w:vAlign w:val="center"/>
          </w:tcPr>
          <w:p w14:paraId="7CB5622F" w14:textId="77777777" w:rsidR="00186111" w:rsidRPr="00BB02AD" w:rsidRDefault="00186111" w:rsidP="0004734D">
            <w:pPr>
              <w:jc w:val="center"/>
              <w:rPr>
                <w:ins w:id="2133" w:author="Microsoft Office User" w:date="2023-06-07T13:11:00Z"/>
                <w:rFonts w:ascii="Arial" w:hAnsi="Arial" w:cs="Arial"/>
                <w:b/>
                <w:color w:val="000000" w:themeColor="text1"/>
                <w:szCs w:val="21"/>
              </w:rPr>
            </w:pPr>
            <w:ins w:id="2134" w:author="Microsoft Office User" w:date="2023-06-07T13:11:00Z">
              <w:r w:rsidRPr="00BB02AD">
                <w:rPr>
                  <w:rFonts w:ascii="Arial" w:hAnsi="Arial" w:cs="Arial"/>
                  <w:b/>
                  <w:color w:val="000000" w:themeColor="text1"/>
                  <w:szCs w:val="21"/>
                </w:rPr>
                <w:t>数据内容</w:t>
              </w:r>
            </w:ins>
          </w:p>
        </w:tc>
        <w:tc>
          <w:tcPr>
            <w:tcW w:w="1293" w:type="dxa"/>
            <w:shd w:val="clear" w:color="auto" w:fill="D9D9D9"/>
            <w:vAlign w:val="center"/>
          </w:tcPr>
          <w:p w14:paraId="558493E4" w14:textId="77777777" w:rsidR="00186111" w:rsidRPr="00BB02AD" w:rsidRDefault="00186111" w:rsidP="0004734D">
            <w:pPr>
              <w:jc w:val="center"/>
              <w:rPr>
                <w:ins w:id="2135" w:author="Microsoft Office User" w:date="2023-06-07T13:11:00Z"/>
                <w:rFonts w:ascii="Arial" w:hAnsi="Arial" w:cs="Arial"/>
                <w:b/>
                <w:color w:val="000000" w:themeColor="text1"/>
                <w:szCs w:val="21"/>
              </w:rPr>
            </w:pPr>
            <w:ins w:id="2136" w:author="Microsoft Office User" w:date="2023-06-07T13:11:00Z">
              <w:r w:rsidRPr="00BB02AD">
                <w:rPr>
                  <w:rFonts w:ascii="Arial" w:hAnsi="Arial" w:cs="Arial"/>
                  <w:b/>
                  <w:color w:val="000000" w:themeColor="text1"/>
                  <w:szCs w:val="21"/>
                </w:rPr>
                <w:t>校验和</w:t>
              </w:r>
            </w:ins>
          </w:p>
        </w:tc>
      </w:tr>
      <w:tr w:rsidR="00186111" w:rsidRPr="00BB02AD" w14:paraId="677909FA" w14:textId="77777777" w:rsidTr="0004734D">
        <w:trPr>
          <w:trHeight w:val="448"/>
          <w:jc w:val="center"/>
          <w:ins w:id="2137" w:author="Microsoft Office User" w:date="2023-06-07T13:11:00Z"/>
        </w:trPr>
        <w:tc>
          <w:tcPr>
            <w:tcW w:w="1996" w:type="dxa"/>
            <w:vAlign w:val="center"/>
          </w:tcPr>
          <w:p w14:paraId="2C2BA5DC" w14:textId="77777777" w:rsidR="00186111" w:rsidRPr="00BB02AD" w:rsidRDefault="00186111" w:rsidP="0004734D">
            <w:pPr>
              <w:jc w:val="center"/>
              <w:rPr>
                <w:ins w:id="2138" w:author="Microsoft Office User" w:date="2023-06-07T13:11:00Z"/>
                <w:rFonts w:ascii="Arial" w:hAnsi="Arial" w:cs="Arial"/>
                <w:color w:val="000000" w:themeColor="text1"/>
                <w:szCs w:val="21"/>
              </w:rPr>
            </w:pPr>
            <w:ins w:id="2139" w:author="Microsoft Office User" w:date="2023-06-07T13:11:00Z">
              <w:r w:rsidRPr="00BB02AD">
                <w:rPr>
                  <w:rFonts w:ascii="Arial" w:hAnsi="Arial" w:cs="Arial"/>
                  <w:color w:val="000000" w:themeColor="text1"/>
                  <w:szCs w:val="21"/>
                </w:rPr>
                <w:t>1byte</w:t>
              </w:r>
              <w:r w:rsidRPr="00BB02AD">
                <w:rPr>
                  <w:rFonts w:ascii="Arial" w:hAnsi="Arial" w:cs="Arial"/>
                  <w:color w:val="000000" w:themeColor="text1"/>
                  <w:szCs w:val="21"/>
                </w:rPr>
                <w:t>（</w:t>
              </w:r>
              <w:r w:rsidRPr="00BB02AD">
                <w:rPr>
                  <w:rFonts w:ascii="Arial" w:hAnsi="Arial" w:cs="Arial"/>
                  <w:color w:val="000000" w:themeColor="text1"/>
                  <w:szCs w:val="21"/>
                </w:rPr>
                <w:t>0xAA</w:t>
              </w:r>
              <w:r w:rsidRPr="00BB02AD">
                <w:rPr>
                  <w:rFonts w:ascii="Arial" w:hAnsi="Arial" w:cs="Arial"/>
                  <w:color w:val="000000" w:themeColor="text1"/>
                  <w:szCs w:val="21"/>
                </w:rPr>
                <w:t>）</w:t>
              </w:r>
            </w:ins>
          </w:p>
        </w:tc>
        <w:tc>
          <w:tcPr>
            <w:tcW w:w="1292" w:type="dxa"/>
            <w:vAlign w:val="center"/>
          </w:tcPr>
          <w:p w14:paraId="2186A8D7" w14:textId="77777777" w:rsidR="00186111" w:rsidRPr="00BB02AD" w:rsidRDefault="00186111" w:rsidP="0004734D">
            <w:pPr>
              <w:jc w:val="center"/>
              <w:rPr>
                <w:ins w:id="2140" w:author="Microsoft Office User" w:date="2023-06-07T13:11:00Z"/>
                <w:rFonts w:ascii="Arial" w:hAnsi="Arial" w:cs="Arial"/>
                <w:color w:val="000000" w:themeColor="text1"/>
                <w:szCs w:val="21"/>
              </w:rPr>
            </w:pPr>
            <w:ins w:id="2141" w:author="Microsoft Office User" w:date="2023-06-07T13:11:00Z">
              <w:r w:rsidRPr="00BB02AD">
                <w:rPr>
                  <w:rFonts w:ascii="Arial" w:hAnsi="Arial" w:cs="Arial"/>
                  <w:color w:val="000000" w:themeColor="text1"/>
                  <w:szCs w:val="21"/>
                </w:rPr>
                <w:t>2bytes</w:t>
              </w:r>
            </w:ins>
          </w:p>
        </w:tc>
        <w:tc>
          <w:tcPr>
            <w:tcW w:w="1292" w:type="dxa"/>
            <w:vAlign w:val="center"/>
          </w:tcPr>
          <w:p w14:paraId="4607F142" w14:textId="77777777" w:rsidR="00186111" w:rsidRPr="00BB02AD" w:rsidRDefault="00186111" w:rsidP="0004734D">
            <w:pPr>
              <w:jc w:val="center"/>
              <w:rPr>
                <w:ins w:id="2142" w:author="Microsoft Office User" w:date="2023-06-07T13:11:00Z"/>
                <w:rFonts w:ascii="Arial" w:hAnsi="Arial" w:cs="Arial"/>
                <w:color w:val="000000" w:themeColor="text1"/>
                <w:szCs w:val="21"/>
              </w:rPr>
            </w:pPr>
            <w:ins w:id="2143" w:author="Microsoft Office User" w:date="2023-06-07T13:11:00Z">
              <w:r w:rsidRPr="00BB02AD">
                <w:rPr>
                  <w:rFonts w:ascii="Arial" w:hAnsi="Arial" w:cs="Arial"/>
                  <w:color w:val="000000" w:themeColor="text1"/>
                  <w:szCs w:val="21"/>
                </w:rPr>
                <w:t>2bytes</w:t>
              </w:r>
            </w:ins>
          </w:p>
        </w:tc>
        <w:tc>
          <w:tcPr>
            <w:tcW w:w="1293" w:type="dxa"/>
            <w:vAlign w:val="center"/>
          </w:tcPr>
          <w:p w14:paraId="39BF50D0" w14:textId="77777777" w:rsidR="00186111" w:rsidRPr="00BB02AD" w:rsidRDefault="00186111" w:rsidP="0004734D">
            <w:pPr>
              <w:jc w:val="center"/>
              <w:rPr>
                <w:ins w:id="2144" w:author="Microsoft Office User" w:date="2023-06-07T13:11:00Z"/>
                <w:rFonts w:ascii="Arial" w:hAnsi="Arial" w:cs="Arial"/>
                <w:color w:val="000000" w:themeColor="text1"/>
                <w:szCs w:val="21"/>
              </w:rPr>
            </w:pPr>
            <w:ins w:id="2145" w:author="Microsoft Office User" w:date="2023-06-07T13:11:00Z">
              <w:r w:rsidRPr="00BB02AD">
                <w:rPr>
                  <w:rFonts w:ascii="Arial" w:hAnsi="Arial" w:cs="Arial"/>
                  <w:color w:val="000000" w:themeColor="text1"/>
                  <w:szCs w:val="21"/>
                </w:rPr>
                <w:t>1byte</w:t>
              </w:r>
            </w:ins>
          </w:p>
        </w:tc>
        <w:tc>
          <w:tcPr>
            <w:tcW w:w="1292" w:type="dxa"/>
            <w:vAlign w:val="center"/>
          </w:tcPr>
          <w:p w14:paraId="7B8BFB40" w14:textId="77777777" w:rsidR="00186111" w:rsidRPr="00BB02AD" w:rsidRDefault="00186111" w:rsidP="0004734D">
            <w:pPr>
              <w:jc w:val="center"/>
              <w:rPr>
                <w:ins w:id="2146" w:author="Microsoft Office User" w:date="2023-06-07T13:11:00Z"/>
                <w:rFonts w:ascii="Arial" w:hAnsi="Arial" w:cs="Arial"/>
                <w:color w:val="000000" w:themeColor="text1"/>
                <w:szCs w:val="21"/>
              </w:rPr>
            </w:pPr>
            <w:ins w:id="2147" w:author="Microsoft Office User" w:date="2023-06-07T13:11:00Z">
              <w:r w:rsidRPr="00BB02AD">
                <w:rPr>
                  <w:rFonts w:ascii="Arial" w:hAnsi="Arial" w:cs="Arial"/>
                  <w:color w:val="000000" w:themeColor="text1"/>
                  <w:szCs w:val="21"/>
                </w:rPr>
                <w:t>Nbytes</w:t>
              </w:r>
            </w:ins>
          </w:p>
        </w:tc>
        <w:tc>
          <w:tcPr>
            <w:tcW w:w="1293" w:type="dxa"/>
            <w:vAlign w:val="center"/>
          </w:tcPr>
          <w:p w14:paraId="4432AF3A" w14:textId="77777777" w:rsidR="00186111" w:rsidRPr="00BB02AD" w:rsidRDefault="00186111" w:rsidP="0004734D">
            <w:pPr>
              <w:jc w:val="center"/>
              <w:rPr>
                <w:ins w:id="2148" w:author="Microsoft Office User" w:date="2023-06-07T13:11:00Z"/>
                <w:rFonts w:ascii="Arial" w:hAnsi="Arial" w:cs="Arial"/>
                <w:color w:val="000000" w:themeColor="text1"/>
                <w:szCs w:val="21"/>
              </w:rPr>
            </w:pPr>
            <w:ins w:id="2149" w:author="Microsoft Office User" w:date="2023-06-07T13:11:00Z">
              <w:r w:rsidRPr="00BB02AD">
                <w:rPr>
                  <w:rFonts w:ascii="Arial" w:hAnsi="Arial" w:cs="Arial"/>
                  <w:color w:val="000000" w:themeColor="text1"/>
                  <w:szCs w:val="21"/>
                </w:rPr>
                <w:t>2bytes</w:t>
              </w:r>
            </w:ins>
          </w:p>
        </w:tc>
      </w:tr>
    </w:tbl>
    <w:p w14:paraId="2980A7B8" w14:textId="77777777" w:rsidR="00186111" w:rsidRPr="00A52A69" w:rsidRDefault="00186111" w:rsidP="00186111">
      <w:pPr>
        <w:spacing w:line="360" w:lineRule="auto"/>
        <w:ind w:firstLineChars="100" w:firstLine="240"/>
        <w:rPr>
          <w:ins w:id="2150" w:author="Microsoft Office User" w:date="2023-06-07T13:11:00Z"/>
          <w:rFonts w:ascii="Arial" w:hAnsi="Arial" w:cs="Arial"/>
          <w:color w:val="000000" w:themeColor="text1"/>
          <w:szCs w:val="21"/>
        </w:rPr>
      </w:pPr>
      <w:ins w:id="2151" w:author="Microsoft Office User" w:date="2023-06-07T13:11:00Z">
        <w:r w:rsidRPr="00A52A69">
          <w:rPr>
            <w:rFonts w:ascii="Arial" w:hAnsi="Arial" w:cs="Arial"/>
            <w:color w:val="000000" w:themeColor="text1"/>
            <w:szCs w:val="21"/>
          </w:rPr>
          <w:t>其中：</w:t>
        </w:r>
      </w:ins>
    </w:p>
    <w:p w14:paraId="47AF06E6" w14:textId="77777777" w:rsidR="00186111" w:rsidRPr="00343443" w:rsidRDefault="00186111" w:rsidP="00186111">
      <w:pPr>
        <w:numPr>
          <w:ilvl w:val="0"/>
          <w:numId w:val="20"/>
        </w:numPr>
        <w:spacing w:line="360" w:lineRule="auto"/>
        <w:rPr>
          <w:ins w:id="2152" w:author="Microsoft Office User" w:date="2023-06-07T13:11:00Z"/>
          <w:rFonts w:ascii="Arial" w:hAnsi="Arial" w:cs="Arial"/>
          <w:color w:val="000000" w:themeColor="text1"/>
          <w:szCs w:val="21"/>
        </w:rPr>
      </w:pPr>
      <w:ins w:id="2153" w:author="Microsoft Office User" w:date="2023-06-07T13:11:00Z">
        <w:r w:rsidRPr="00343443">
          <w:rPr>
            <w:rFonts w:ascii="Arial" w:hAnsi="Arial" w:cs="Arial"/>
            <w:color w:val="000000" w:themeColor="text1"/>
            <w:szCs w:val="21"/>
          </w:rPr>
          <w:t>保留的</w:t>
        </w:r>
        <w:r>
          <w:rPr>
            <w:rFonts w:ascii="Arial" w:hAnsi="Arial" w:cs="Arial"/>
            <w:color w:val="000000" w:themeColor="text1"/>
            <w:szCs w:val="21"/>
          </w:rPr>
          <w:t>2</w:t>
        </w:r>
        <w:r w:rsidRPr="00343443">
          <w:rPr>
            <w:rFonts w:ascii="Arial" w:hAnsi="Arial" w:cs="Arial"/>
            <w:color w:val="000000" w:themeColor="text1"/>
            <w:szCs w:val="21"/>
          </w:rPr>
          <w:t>个字节为扩展用，默认值为</w:t>
        </w:r>
        <w:r w:rsidRPr="00343443">
          <w:rPr>
            <w:rFonts w:ascii="Arial" w:hAnsi="Arial" w:cs="Arial"/>
            <w:color w:val="000000" w:themeColor="text1"/>
            <w:szCs w:val="21"/>
          </w:rPr>
          <w:t>0</w:t>
        </w:r>
        <w:r w:rsidRPr="00343443">
          <w:rPr>
            <w:rFonts w:ascii="Arial" w:hAnsi="Arial" w:cs="Arial"/>
            <w:color w:val="000000" w:themeColor="text1"/>
            <w:szCs w:val="21"/>
          </w:rPr>
          <w:t>；</w:t>
        </w:r>
      </w:ins>
    </w:p>
    <w:p w14:paraId="20A88338" w14:textId="77777777" w:rsidR="00186111" w:rsidRPr="00343443" w:rsidRDefault="00186111" w:rsidP="00186111">
      <w:pPr>
        <w:numPr>
          <w:ilvl w:val="0"/>
          <w:numId w:val="20"/>
        </w:numPr>
        <w:spacing w:line="360" w:lineRule="auto"/>
        <w:rPr>
          <w:ins w:id="2154" w:author="Microsoft Office User" w:date="2023-06-07T13:11:00Z"/>
          <w:rFonts w:ascii="Arial" w:hAnsi="Arial" w:cs="Arial"/>
          <w:color w:val="000000" w:themeColor="text1"/>
          <w:szCs w:val="21"/>
        </w:rPr>
      </w:pPr>
      <w:ins w:id="2155" w:author="Microsoft Office User" w:date="2023-06-07T13:11:00Z">
        <w:r w:rsidRPr="00343443">
          <w:rPr>
            <w:rFonts w:ascii="Arial" w:hAnsi="Arial" w:cs="Arial"/>
            <w:color w:val="000000" w:themeColor="text1"/>
            <w:szCs w:val="21"/>
          </w:rPr>
          <w:t>数据长度为保留</w:t>
        </w:r>
        <w:r w:rsidRPr="00343443">
          <w:rPr>
            <w:rFonts w:ascii="Arial" w:hAnsi="Arial" w:cs="Arial" w:hint="eastAsia"/>
            <w:color w:val="000000" w:themeColor="text1"/>
            <w:szCs w:val="21"/>
          </w:rPr>
          <w:t>、</w:t>
        </w:r>
        <w:r w:rsidRPr="00343443">
          <w:rPr>
            <w:rFonts w:ascii="Arial" w:hAnsi="Arial" w:cs="Arial"/>
            <w:color w:val="000000" w:themeColor="text1"/>
            <w:szCs w:val="21"/>
          </w:rPr>
          <w:t>类型、数据内容和校验和的总字节数；</w:t>
        </w:r>
      </w:ins>
    </w:p>
    <w:p w14:paraId="7BBEB0C4" w14:textId="77777777" w:rsidR="00186111" w:rsidRPr="00343443" w:rsidRDefault="00186111" w:rsidP="00186111">
      <w:pPr>
        <w:numPr>
          <w:ilvl w:val="0"/>
          <w:numId w:val="20"/>
        </w:numPr>
        <w:spacing w:line="360" w:lineRule="auto"/>
        <w:rPr>
          <w:ins w:id="2156" w:author="Microsoft Office User" w:date="2023-06-07T13:11:00Z"/>
          <w:rFonts w:ascii="Arial" w:hAnsi="Arial" w:cs="Arial"/>
          <w:color w:val="000000" w:themeColor="text1"/>
          <w:szCs w:val="21"/>
        </w:rPr>
      </w:pPr>
      <w:ins w:id="2157" w:author="Microsoft Office User" w:date="2023-06-07T13:11:00Z">
        <w:r w:rsidRPr="00343443">
          <w:rPr>
            <w:rFonts w:ascii="Arial" w:hAnsi="Arial" w:cs="Arial"/>
            <w:color w:val="000000" w:themeColor="text1"/>
            <w:szCs w:val="21"/>
          </w:rPr>
          <w:t>CRC</w:t>
        </w:r>
        <w:r w:rsidRPr="00343443">
          <w:rPr>
            <w:rFonts w:ascii="Arial" w:hAnsi="Arial" w:cs="Arial"/>
            <w:color w:val="000000" w:themeColor="text1"/>
            <w:szCs w:val="21"/>
          </w:rPr>
          <w:t>校验和由保留、类型和数据内容共同参与计算；</w:t>
        </w:r>
      </w:ins>
    </w:p>
    <w:p w14:paraId="5D903C99" w14:textId="77777777" w:rsidR="00186111" w:rsidRPr="00343443" w:rsidRDefault="00186111" w:rsidP="00186111">
      <w:pPr>
        <w:numPr>
          <w:ilvl w:val="0"/>
          <w:numId w:val="20"/>
        </w:numPr>
        <w:spacing w:line="360" w:lineRule="auto"/>
        <w:rPr>
          <w:ins w:id="2158" w:author="Microsoft Office User" w:date="2023-06-07T13:11:00Z"/>
          <w:rFonts w:ascii="Arial" w:hAnsi="Arial" w:cs="Arial"/>
          <w:color w:val="000000" w:themeColor="text1"/>
          <w:szCs w:val="21"/>
        </w:rPr>
      </w:pPr>
      <w:ins w:id="2159" w:author="Microsoft Office User" w:date="2023-06-07T13:11:00Z">
        <w:r w:rsidRPr="00343443">
          <w:rPr>
            <w:rFonts w:ascii="Arial" w:hAnsi="Arial" w:cs="Arial"/>
            <w:color w:val="000000" w:themeColor="text1"/>
            <w:szCs w:val="21"/>
          </w:rPr>
          <w:t>数据内容占用</w:t>
        </w:r>
        <w:r w:rsidRPr="00343443">
          <w:rPr>
            <w:rFonts w:ascii="Arial" w:hAnsi="Arial" w:cs="Arial"/>
            <w:color w:val="000000" w:themeColor="text1"/>
            <w:szCs w:val="21"/>
          </w:rPr>
          <w:t>2</w:t>
        </w:r>
        <w:r w:rsidRPr="00343443">
          <w:rPr>
            <w:rFonts w:ascii="Arial" w:hAnsi="Arial" w:cs="Arial"/>
            <w:color w:val="000000" w:themeColor="text1"/>
            <w:szCs w:val="21"/>
          </w:rPr>
          <w:t>个字节时，先发低位，再发高位；</w:t>
        </w:r>
      </w:ins>
    </w:p>
    <w:p w14:paraId="01719AEB" w14:textId="77777777" w:rsidR="00186111" w:rsidRPr="00F164FF" w:rsidRDefault="00186111" w:rsidP="00186111">
      <w:pPr>
        <w:pStyle w:val="30"/>
        <w:numPr>
          <w:ilvl w:val="2"/>
          <w:numId w:val="3"/>
        </w:numPr>
        <w:spacing w:beforeLines="50" w:before="156" w:after="0" w:line="360" w:lineRule="auto"/>
        <w:rPr>
          <w:ins w:id="2160" w:author="Microsoft Office User" w:date="2023-06-07T13:11:00Z"/>
          <w:rFonts w:ascii="Arial" w:eastAsia="黑体" w:hAnsi="Arial" w:cs="Arial"/>
          <w:color w:val="000000" w:themeColor="text1"/>
          <w:sz w:val="24"/>
          <w:szCs w:val="24"/>
        </w:rPr>
      </w:pPr>
      <w:bookmarkStart w:id="2161" w:name="_Toc137217316"/>
      <w:ins w:id="2162" w:author="Microsoft Office User" w:date="2023-06-07T13:11:00Z">
        <w:r>
          <w:rPr>
            <w:rFonts w:ascii="Arial" w:eastAsia="黑体" w:hAnsi="Arial" w:cs="Arial" w:hint="eastAsia"/>
            <w:color w:val="000000" w:themeColor="text1"/>
            <w:sz w:val="24"/>
            <w:szCs w:val="24"/>
          </w:rPr>
          <w:lastRenderedPageBreak/>
          <w:t>通信</w:t>
        </w:r>
        <w:r w:rsidRPr="00F164FF">
          <w:rPr>
            <w:rFonts w:ascii="Arial" w:eastAsia="黑体" w:hAnsi="Arial" w:cs="Arial" w:hint="eastAsia"/>
            <w:color w:val="000000" w:themeColor="text1"/>
            <w:sz w:val="24"/>
            <w:szCs w:val="24"/>
          </w:rPr>
          <w:t>协议内容</w:t>
        </w:r>
        <w:bookmarkEnd w:id="2161"/>
      </w:ins>
    </w:p>
    <w:p w14:paraId="7E50DAF8" w14:textId="5A9E6D33" w:rsidR="00186111" w:rsidRPr="009B4126" w:rsidRDefault="00186111" w:rsidP="00186111">
      <w:pPr>
        <w:pStyle w:val="ae"/>
        <w:keepNext/>
        <w:spacing w:beforeLines="100" w:before="312"/>
        <w:jc w:val="center"/>
        <w:rPr>
          <w:ins w:id="2163" w:author="Microsoft Office User" w:date="2023-06-07T13:11:00Z"/>
          <w:rFonts w:ascii="Arial" w:hAnsi="Arial" w:cs="Arial"/>
          <w:sz w:val="24"/>
        </w:rPr>
      </w:pPr>
      <w:ins w:id="2164" w:author="Microsoft Office User" w:date="2023-06-07T13:11:00Z">
        <w:r w:rsidRPr="00F91D60">
          <w:rPr>
            <w:rFonts w:ascii="Arial" w:hAnsi="Arial" w:cs="Arial"/>
            <w:sz w:val="24"/>
          </w:rPr>
          <w:t>表</w:t>
        </w:r>
        <w:r w:rsidRPr="00F91D60">
          <w:rPr>
            <w:rFonts w:ascii="Arial" w:hAnsi="Arial" w:cs="Arial"/>
            <w:sz w:val="24"/>
          </w:rPr>
          <w:fldChar w:fldCharType="begin"/>
        </w:r>
        <w:r w:rsidRPr="00F91D60">
          <w:rPr>
            <w:rFonts w:ascii="Arial" w:hAnsi="Arial" w:cs="Arial"/>
            <w:sz w:val="24"/>
          </w:rPr>
          <w:instrText xml:space="preserve"> STYLEREF 1 \s </w:instrText>
        </w:r>
        <w:r w:rsidRPr="00F91D60">
          <w:rPr>
            <w:rFonts w:ascii="Arial" w:hAnsi="Arial" w:cs="Arial"/>
            <w:sz w:val="24"/>
          </w:rPr>
          <w:fldChar w:fldCharType="separate"/>
        </w:r>
      </w:ins>
      <w:r w:rsidR="00C2385F">
        <w:rPr>
          <w:rFonts w:ascii="Arial" w:hAnsi="Arial" w:cs="Arial"/>
          <w:noProof/>
          <w:sz w:val="24"/>
        </w:rPr>
        <w:t>2</w:t>
      </w:r>
      <w:ins w:id="2165" w:author="Microsoft Office User" w:date="2023-06-07T13:11:00Z">
        <w:r w:rsidRPr="00F91D60">
          <w:rPr>
            <w:rFonts w:ascii="Arial" w:hAnsi="Arial" w:cs="Arial"/>
            <w:sz w:val="24"/>
          </w:rPr>
          <w:fldChar w:fldCharType="end"/>
        </w:r>
        <w:r w:rsidRPr="00F91D60">
          <w:rPr>
            <w:rFonts w:ascii="Arial" w:hAnsi="Arial" w:cs="Arial"/>
            <w:sz w:val="24"/>
          </w:rPr>
          <w:t>.</w:t>
        </w:r>
        <w:r w:rsidRPr="00F91D60">
          <w:rPr>
            <w:rFonts w:ascii="Arial" w:hAnsi="Arial" w:cs="Arial"/>
            <w:sz w:val="24"/>
          </w:rPr>
          <w:fldChar w:fldCharType="begin"/>
        </w:r>
        <w:r w:rsidRPr="00F91D60">
          <w:rPr>
            <w:rFonts w:ascii="Arial" w:hAnsi="Arial" w:cs="Arial"/>
            <w:sz w:val="24"/>
          </w:rPr>
          <w:instrText xml:space="preserve"> SEQ </w:instrText>
        </w:r>
        <w:r w:rsidRPr="00F91D60">
          <w:rPr>
            <w:rFonts w:ascii="Arial" w:hAnsi="Arial" w:cs="Arial"/>
            <w:sz w:val="24"/>
          </w:rPr>
          <w:instrText>表</w:instrText>
        </w:r>
        <w:r w:rsidRPr="00F91D60">
          <w:rPr>
            <w:rFonts w:ascii="Arial" w:hAnsi="Arial" w:cs="Arial"/>
            <w:sz w:val="24"/>
          </w:rPr>
          <w:instrText xml:space="preserve"> \* ARABIC \s 1 </w:instrText>
        </w:r>
        <w:r w:rsidRPr="00F91D60">
          <w:rPr>
            <w:rFonts w:ascii="Arial" w:hAnsi="Arial" w:cs="Arial"/>
            <w:sz w:val="24"/>
          </w:rPr>
          <w:fldChar w:fldCharType="separate"/>
        </w:r>
      </w:ins>
      <w:ins w:id="2166" w:author="Microsoft Office User" w:date="2023-06-09T15:26:00Z">
        <w:r w:rsidR="00C2385F">
          <w:rPr>
            <w:rFonts w:ascii="Arial" w:hAnsi="Arial" w:cs="Arial"/>
            <w:noProof/>
            <w:sz w:val="24"/>
          </w:rPr>
          <w:t>8</w:t>
        </w:r>
      </w:ins>
      <w:ins w:id="2167" w:author="Microsoft Office User" w:date="2023-06-07T13:11:00Z">
        <w:r w:rsidRPr="00F91D60">
          <w:rPr>
            <w:rFonts w:ascii="Arial" w:hAnsi="Arial" w:cs="Arial"/>
            <w:sz w:val="24"/>
          </w:rPr>
          <w:fldChar w:fldCharType="end"/>
        </w:r>
        <w:r w:rsidRPr="00F91D60">
          <w:rPr>
            <w:rFonts w:ascii="Arial" w:hAnsi="Arial" w:cs="Arial" w:hint="eastAsia"/>
            <w:sz w:val="24"/>
          </w:rPr>
          <w:t xml:space="preserve">　</w:t>
        </w:r>
        <w:r>
          <w:rPr>
            <w:rFonts w:ascii="Arial" w:hAnsi="Arial" w:cs="Arial" w:hint="eastAsia"/>
            <w:sz w:val="24"/>
          </w:rPr>
          <w:t>潜标</w:t>
        </w:r>
      </w:ins>
      <w:ins w:id="2168" w:author="Microsoft Office User" w:date="2023-06-09T14:24:00Z">
        <w:r w:rsidR="0086316A">
          <w:rPr>
            <w:rFonts w:ascii="Arial" w:hAnsi="Arial" w:cs="Arial" w:hint="eastAsia"/>
            <w:sz w:val="24"/>
          </w:rPr>
          <w:t>主控</w:t>
        </w:r>
      </w:ins>
      <w:ins w:id="2169" w:author="Microsoft Office User" w:date="2023-06-07T13:11:00Z">
        <w:r>
          <w:rPr>
            <w:rFonts w:ascii="Arial" w:hAnsi="Arial" w:cs="Arial" w:hint="eastAsia"/>
            <w:sz w:val="24"/>
          </w:rPr>
          <w:t>板</w:t>
        </w:r>
        <w:r>
          <w:rPr>
            <w:rFonts w:ascii="黑体" w:hAnsi="黑体" w:cs="Arial" w:hint="eastAsia"/>
            <w:color w:val="000000" w:themeColor="text1"/>
            <w:sz w:val="24"/>
          </w:rPr>
          <w:t>与潜标</w:t>
        </w:r>
      </w:ins>
      <w:ins w:id="2170" w:author="Microsoft Office User" w:date="2023-06-09T14:24:00Z">
        <w:r w:rsidR="0086316A">
          <w:rPr>
            <w:rFonts w:ascii="黑体" w:hAnsi="黑体" w:cs="Arial" w:hint="eastAsia"/>
            <w:color w:val="000000" w:themeColor="text1"/>
            <w:sz w:val="24"/>
          </w:rPr>
          <w:t>数据采集存储</w:t>
        </w:r>
      </w:ins>
      <w:ins w:id="2171" w:author="Microsoft Office User" w:date="2023-06-07T13:11:00Z">
        <w:r>
          <w:rPr>
            <w:rFonts w:ascii="黑体" w:hAnsi="黑体" w:cs="Arial" w:hint="eastAsia"/>
            <w:color w:val="000000" w:themeColor="text1"/>
            <w:sz w:val="24"/>
          </w:rPr>
          <w:t>板通信协议内容</w:t>
        </w:r>
      </w:ins>
    </w:p>
    <w:tbl>
      <w:tblPr>
        <w:tblStyle w:val="a4"/>
        <w:tblW w:w="0" w:type="auto"/>
        <w:jc w:val="center"/>
        <w:tblLook w:val="04A0" w:firstRow="1" w:lastRow="0" w:firstColumn="1" w:lastColumn="0" w:noHBand="0" w:noVBand="1"/>
      </w:tblPr>
      <w:tblGrid>
        <w:gridCol w:w="758"/>
        <w:gridCol w:w="2551"/>
        <w:gridCol w:w="4947"/>
      </w:tblGrid>
      <w:tr w:rsidR="00186111" w:rsidRPr="001002DB" w14:paraId="47C3DFA2" w14:textId="77777777" w:rsidTr="0004734D">
        <w:trPr>
          <w:tblHeader/>
          <w:jc w:val="center"/>
          <w:ins w:id="2172" w:author="Microsoft Office User" w:date="2023-06-07T13:11:00Z"/>
        </w:trPr>
        <w:tc>
          <w:tcPr>
            <w:tcW w:w="758" w:type="dxa"/>
            <w:shd w:val="clear" w:color="auto" w:fill="D0CECE" w:themeFill="background2" w:themeFillShade="E6"/>
            <w:vAlign w:val="center"/>
          </w:tcPr>
          <w:p w14:paraId="7EED65BC" w14:textId="77777777" w:rsidR="00186111" w:rsidRPr="001002DB" w:rsidRDefault="00186111" w:rsidP="0004734D">
            <w:pPr>
              <w:jc w:val="center"/>
              <w:rPr>
                <w:ins w:id="2173" w:author="Microsoft Office User" w:date="2023-06-07T13:11:00Z"/>
                <w:rFonts w:ascii="Arial" w:hAnsi="Arial" w:cs="Arial"/>
                <w:b/>
                <w:szCs w:val="21"/>
              </w:rPr>
            </w:pPr>
            <w:ins w:id="2174" w:author="Microsoft Office User" w:date="2023-06-07T13:11:00Z">
              <w:r w:rsidRPr="001002DB">
                <w:rPr>
                  <w:rFonts w:ascii="Arial" w:hAnsi="Arial" w:cs="Arial"/>
                  <w:b/>
                  <w:szCs w:val="21"/>
                </w:rPr>
                <w:t>类型</w:t>
              </w:r>
            </w:ins>
          </w:p>
        </w:tc>
        <w:tc>
          <w:tcPr>
            <w:tcW w:w="2551" w:type="dxa"/>
            <w:shd w:val="clear" w:color="auto" w:fill="D0CECE" w:themeFill="background2" w:themeFillShade="E6"/>
            <w:vAlign w:val="center"/>
          </w:tcPr>
          <w:p w14:paraId="7464DC99" w14:textId="77777777" w:rsidR="00186111" w:rsidRPr="001002DB" w:rsidRDefault="00186111" w:rsidP="0004734D">
            <w:pPr>
              <w:jc w:val="center"/>
              <w:rPr>
                <w:ins w:id="2175" w:author="Microsoft Office User" w:date="2023-06-07T13:11:00Z"/>
                <w:rFonts w:ascii="Arial" w:hAnsi="Arial" w:cs="Arial"/>
                <w:b/>
                <w:szCs w:val="21"/>
              </w:rPr>
            </w:pPr>
            <w:ins w:id="2176" w:author="Microsoft Office User" w:date="2023-06-07T13:11:00Z">
              <w:r>
                <w:rPr>
                  <w:rFonts w:ascii="Arial" w:hAnsi="Arial" w:cs="Arial"/>
                  <w:b/>
                  <w:szCs w:val="21"/>
                </w:rPr>
                <w:t>类型</w:t>
              </w:r>
            </w:ins>
          </w:p>
        </w:tc>
        <w:tc>
          <w:tcPr>
            <w:tcW w:w="4947" w:type="dxa"/>
            <w:shd w:val="clear" w:color="auto" w:fill="D0CECE" w:themeFill="background2" w:themeFillShade="E6"/>
            <w:vAlign w:val="center"/>
          </w:tcPr>
          <w:p w14:paraId="5C6FCACC" w14:textId="77777777" w:rsidR="00186111" w:rsidRPr="001002DB" w:rsidRDefault="00186111" w:rsidP="0004734D">
            <w:pPr>
              <w:jc w:val="center"/>
              <w:rPr>
                <w:ins w:id="2177" w:author="Microsoft Office User" w:date="2023-06-07T13:11:00Z"/>
                <w:rFonts w:ascii="Arial" w:hAnsi="Arial" w:cs="Arial"/>
                <w:b/>
                <w:szCs w:val="21"/>
              </w:rPr>
            </w:pPr>
            <w:ins w:id="2178" w:author="Microsoft Office User" w:date="2023-06-07T13:11:00Z">
              <w:r w:rsidRPr="001002DB">
                <w:rPr>
                  <w:rFonts w:ascii="Arial" w:hAnsi="Arial" w:cs="Arial"/>
                  <w:b/>
                  <w:szCs w:val="21"/>
                </w:rPr>
                <w:t>数据</w:t>
              </w:r>
              <w:r>
                <w:rPr>
                  <w:rFonts w:ascii="Arial" w:hAnsi="Arial" w:cs="Arial"/>
                  <w:b/>
                  <w:szCs w:val="21"/>
                </w:rPr>
                <w:t>内容</w:t>
              </w:r>
            </w:ins>
          </w:p>
        </w:tc>
      </w:tr>
      <w:tr w:rsidR="00186111" w:rsidRPr="001002DB" w14:paraId="076A662E" w14:textId="77777777" w:rsidTr="0004734D">
        <w:trPr>
          <w:trHeight w:val="210"/>
          <w:jc w:val="center"/>
          <w:ins w:id="2179" w:author="Microsoft Office User" w:date="2023-06-07T13:11:00Z"/>
        </w:trPr>
        <w:tc>
          <w:tcPr>
            <w:tcW w:w="758" w:type="dxa"/>
            <w:vMerge w:val="restart"/>
            <w:vAlign w:val="center"/>
          </w:tcPr>
          <w:p w14:paraId="0D4AC4D9" w14:textId="77777777" w:rsidR="00186111" w:rsidRPr="001002DB" w:rsidRDefault="00186111">
            <w:pPr>
              <w:pStyle w:val="ac"/>
              <w:numPr>
                <w:ilvl w:val="0"/>
                <w:numId w:val="33"/>
              </w:numPr>
              <w:ind w:firstLineChars="0"/>
              <w:jc w:val="center"/>
              <w:rPr>
                <w:ins w:id="2180" w:author="Microsoft Office User" w:date="2023-06-07T13:11:00Z"/>
                <w:rFonts w:ascii="Arial" w:hAnsi="Arial" w:cs="Arial"/>
                <w:szCs w:val="21"/>
              </w:rPr>
              <w:pPrChange w:id="2181" w:author="Microsoft Office User" w:date="2023-06-09T10:58:00Z">
                <w:pPr>
                  <w:pStyle w:val="ac"/>
                  <w:numPr>
                    <w:numId w:val="32"/>
                  </w:numPr>
                  <w:ind w:left="420" w:firstLineChars="0" w:hanging="420"/>
                  <w:jc w:val="center"/>
                </w:pPr>
              </w:pPrChange>
            </w:pPr>
          </w:p>
        </w:tc>
        <w:tc>
          <w:tcPr>
            <w:tcW w:w="2551" w:type="dxa"/>
            <w:vMerge w:val="restart"/>
            <w:vAlign w:val="center"/>
          </w:tcPr>
          <w:p w14:paraId="086E6259" w14:textId="77777777" w:rsidR="00186111" w:rsidRPr="001002DB" w:rsidRDefault="00186111" w:rsidP="0004734D">
            <w:pPr>
              <w:jc w:val="center"/>
              <w:rPr>
                <w:ins w:id="2182" w:author="Microsoft Office User" w:date="2023-06-07T13:11:00Z"/>
                <w:rFonts w:ascii="Arial" w:hAnsi="Arial" w:cs="Arial"/>
                <w:szCs w:val="21"/>
              </w:rPr>
            </w:pPr>
            <w:ins w:id="2183" w:author="Microsoft Office User" w:date="2023-06-07T13:11:00Z">
              <w:r w:rsidRPr="001002DB">
                <w:rPr>
                  <w:rFonts w:ascii="Arial" w:hAnsi="Arial" w:cs="Arial"/>
                  <w:szCs w:val="21"/>
                </w:rPr>
                <w:t>设置工作模式为</w:t>
              </w:r>
            </w:ins>
          </w:p>
          <w:p w14:paraId="0DBF9593" w14:textId="77777777" w:rsidR="00186111" w:rsidRPr="001002DB" w:rsidRDefault="00186111" w:rsidP="0004734D">
            <w:pPr>
              <w:jc w:val="center"/>
              <w:rPr>
                <w:ins w:id="2184" w:author="Microsoft Office User" w:date="2023-06-07T13:11:00Z"/>
                <w:rFonts w:ascii="Arial" w:hAnsi="Arial" w:cs="Arial"/>
                <w:szCs w:val="21"/>
              </w:rPr>
            </w:pPr>
            <w:ins w:id="2185" w:author="Microsoft Office User" w:date="2023-06-07T13:11:00Z">
              <w:r w:rsidRPr="001002DB">
                <w:rPr>
                  <w:rFonts w:ascii="Arial" w:hAnsi="Arial" w:cs="Arial"/>
                  <w:szCs w:val="21"/>
                </w:rPr>
                <w:t>连续数据采集分析存储</w:t>
              </w:r>
            </w:ins>
          </w:p>
        </w:tc>
        <w:tc>
          <w:tcPr>
            <w:tcW w:w="4947" w:type="dxa"/>
          </w:tcPr>
          <w:p w14:paraId="09D9E672" w14:textId="77777777" w:rsidR="00186111" w:rsidRPr="001002DB" w:rsidRDefault="00186111" w:rsidP="0004734D">
            <w:pPr>
              <w:rPr>
                <w:ins w:id="2186" w:author="Microsoft Office User" w:date="2023-06-07T13:11:00Z"/>
                <w:rFonts w:ascii="Arial" w:hAnsi="Arial" w:cs="Arial"/>
                <w:szCs w:val="21"/>
              </w:rPr>
            </w:pPr>
            <w:ins w:id="2187" w:author="Microsoft Office User" w:date="2023-06-07T13:11:00Z">
              <w:r w:rsidRPr="001002DB">
                <w:rPr>
                  <w:rFonts w:ascii="Arial" w:hAnsi="Arial" w:cs="Arial"/>
                  <w:szCs w:val="21"/>
                </w:rPr>
                <w:t>下行：无</w:t>
              </w:r>
            </w:ins>
          </w:p>
        </w:tc>
      </w:tr>
      <w:tr w:rsidR="00186111" w:rsidRPr="001002DB" w14:paraId="7B40C041" w14:textId="77777777" w:rsidTr="0004734D">
        <w:trPr>
          <w:trHeight w:val="100"/>
          <w:jc w:val="center"/>
          <w:ins w:id="2188" w:author="Microsoft Office User" w:date="2023-06-07T13:11:00Z"/>
        </w:trPr>
        <w:tc>
          <w:tcPr>
            <w:tcW w:w="758" w:type="dxa"/>
            <w:vMerge/>
            <w:vAlign w:val="center"/>
          </w:tcPr>
          <w:p w14:paraId="17DEA01F" w14:textId="77777777" w:rsidR="00186111" w:rsidRPr="001002DB" w:rsidRDefault="00186111">
            <w:pPr>
              <w:pStyle w:val="ac"/>
              <w:numPr>
                <w:ilvl w:val="0"/>
                <w:numId w:val="33"/>
              </w:numPr>
              <w:ind w:firstLineChars="0"/>
              <w:jc w:val="center"/>
              <w:rPr>
                <w:ins w:id="2189" w:author="Microsoft Office User" w:date="2023-06-07T13:11:00Z"/>
                <w:rFonts w:ascii="Arial" w:hAnsi="Arial" w:cs="Arial"/>
                <w:szCs w:val="21"/>
              </w:rPr>
              <w:pPrChange w:id="2190" w:author="Microsoft Office User" w:date="2023-06-09T10:58:00Z">
                <w:pPr>
                  <w:pStyle w:val="ac"/>
                  <w:numPr>
                    <w:numId w:val="32"/>
                  </w:numPr>
                  <w:ind w:left="420" w:firstLineChars="0" w:hanging="420"/>
                  <w:jc w:val="center"/>
                </w:pPr>
              </w:pPrChange>
            </w:pPr>
          </w:p>
        </w:tc>
        <w:tc>
          <w:tcPr>
            <w:tcW w:w="2551" w:type="dxa"/>
            <w:vMerge/>
            <w:vAlign w:val="center"/>
          </w:tcPr>
          <w:p w14:paraId="52B17B95" w14:textId="77777777" w:rsidR="00186111" w:rsidRPr="001002DB" w:rsidRDefault="00186111" w:rsidP="0004734D">
            <w:pPr>
              <w:jc w:val="center"/>
              <w:rPr>
                <w:ins w:id="2191" w:author="Microsoft Office User" w:date="2023-06-07T13:11:00Z"/>
                <w:rFonts w:ascii="Arial" w:hAnsi="Arial" w:cs="Arial"/>
                <w:szCs w:val="21"/>
              </w:rPr>
            </w:pPr>
          </w:p>
        </w:tc>
        <w:tc>
          <w:tcPr>
            <w:tcW w:w="4947" w:type="dxa"/>
          </w:tcPr>
          <w:p w14:paraId="7DDEF76A" w14:textId="77777777" w:rsidR="00186111" w:rsidRPr="001002DB" w:rsidRDefault="00186111" w:rsidP="0004734D">
            <w:pPr>
              <w:rPr>
                <w:ins w:id="2192" w:author="Microsoft Office User" w:date="2023-06-07T13:11:00Z"/>
                <w:rFonts w:ascii="Arial" w:hAnsi="Arial" w:cs="Arial"/>
                <w:szCs w:val="21"/>
              </w:rPr>
            </w:pPr>
            <w:ins w:id="2193" w:author="Microsoft Office User" w:date="2023-06-07T13:11:00Z">
              <w:r w:rsidRPr="001002DB">
                <w:rPr>
                  <w:rFonts w:ascii="Arial" w:hAnsi="Arial" w:cs="Arial"/>
                  <w:szCs w:val="21"/>
                </w:rPr>
                <w:t>上行：</w:t>
              </w:r>
            </w:ins>
          </w:p>
          <w:p w14:paraId="6DC69A1C" w14:textId="77777777" w:rsidR="00186111" w:rsidRPr="001002DB" w:rsidRDefault="00186111" w:rsidP="0004734D">
            <w:pPr>
              <w:rPr>
                <w:ins w:id="2194" w:author="Microsoft Office User" w:date="2023-06-07T13:11:00Z"/>
                <w:rFonts w:ascii="Arial" w:hAnsi="Arial" w:cs="Arial"/>
                <w:color w:val="000000" w:themeColor="text1"/>
                <w:szCs w:val="21"/>
              </w:rPr>
            </w:pPr>
            <w:ins w:id="2195" w:author="Microsoft Office User" w:date="2023-06-07T13:11:00Z">
              <w:r w:rsidRPr="001002DB">
                <w:rPr>
                  <w:rFonts w:ascii="Arial" w:hAnsi="Arial" w:cs="Arial"/>
                  <w:color w:val="000000" w:themeColor="text1"/>
                  <w:szCs w:val="21"/>
                </w:rPr>
                <w:t>回复内容</w:t>
              </w:r>
              <w:r>
                <w:rPr>
                  <w:rFonts w:ascii="Arial" w:hAnsi="Arial" w:cs="Arial"/>
                  <w:color w:val="000000" w:themeColor="text1"/>
                  <w:szCs w:val="21"/>
                </w:rPr>
                <w:t>(</w:t>
              </w:r>
              <w:r w:rsidRPr="001002DB">
                <w:rPr>
                  <w:rFonts w:ascii="Arial" w:hAnsi="Arial" w:cs="Arial"/>
                  <w:color w:val="000000" w:themeColor="text1"/>
                  <w:szCs w:val="21"/>
                </w:rPr>
                <w:t>1byte</w:t>
              </w:r>
              <w:r w:rsidRPr="001002DB">
                <w:rPr>
                  <w:rFonts w:ascii="Arial" w:hAnsi="Arial" w:cs="Arial"/>
                  <w:color w:val="000000" w:themeColor="text1"/>
                  <w:szCs w:val="21"/>
                </w:rPr>
                <w:t>，</w:t>
              </w:r>
              <w:r w:rsidRPr="001002DB">
                <w:rPr>
                  <w:rFonts w:ascii="Arial" w:hAnsi="Arial" w:cs="Arial"/>
                  <w:color w:val="000000" w:themeColor="text1"/>
                  <w:szCs w:val="21"/>
                </w:rPr>
                <w:t>char</w:t>
              </w:r>
              <w:r>
                <w:rPr>
                  <w:rFonts w:ascii="Arial" w:hAnsi="Arial" w:cs="Arial"/>
                  <w:color w:val="000000" w:themeColor="text1"/>
                  <w:szCs w:val="21"/>
                </w:rPr>
                <w:t>)</w:t>
              </w:r>
              <w:r w:rsidRPr="001002DB">
                <w:rPr>
                  <w:rFonts w:ascii="Arial" w:hAnsi="Arial" w:cs="Arial"/>
                  <w:color w:val="000000" w:themeColor="text1"/>
                  <w:szCs w:val="21"/>
                </w:rPr>
                <w:t>；</w:t>
              </w:r>
            </w:ins>
          </w:p>
          <w:p w14:paraId="77132712" w14:textId="77777777" w:rsidR="00186111" w:rsidRPr="001002DB" w:rsidRDefault="00186111" w:rsidP="0004734D">
            <w:pPr>
              <w:ind w:firstLineChars="200" w:firstLine="480"/>
              <w:rPr>
                <w:ins w:id="2196" w:author="Microsoft Office User" w:date="2023-06-07T13:11:00Z"/>
                <w:rFonts w:ascii="Arial" w:hAnsi="Arial" w:cs="Arial"/>
                <w:color w:val="000000" w:themeColor="text1"/>
                <w:szCs w:val="21"/>
              </w:rPr>
            </w:pPr>
            <w:ins w:id="2197" w:author="Microsoft Office User" w:date="2023-06-07T13:11:00Z">
              <w:r w:rsidRPr="001002DB">
                <w:rPr>
                  <w:rFonts w:ascii="Arial" w:hAnsi="Arial" w:cs="Arial"/>
                  <w:color w:val="000000" w:themeColor="text1"/>
                  <w:szCs w:val="21"/>
                </w:rPr>
                <w:t>0</w:t>
              </w:r>
              <w:r w:rsidRPr="001002DB">
                <w:rPr>
                  <w:rFonts w:ascii="Arial" w:hAnsi="Arial" w:cs="Arial"/>
                  <w:color w:val="000000" w:themeColor="text1"/>
                  <w:szCs w:val="21"/>
                </w:rPr>
                <w:t>：设置</w:t>
              </w:r>
              <w:r w:rsidRPr="001002DB">
                <w:rPr>
                  <w:rFonts w:ascii="Arial" w:hAnsi="Arial" w:cs="Arial"/>
                  <w:szCs w:val="21"/>
                </w:rPr>
                <w:t>成功</w:t>
              </w:r>
            </w:ins>
          </w:p>
          <w:p w14:paraId="34CEC3F8" w14:textId="77777777" w:rsidR="00186111" w:rsidRPr="001002DB" w:rsidRDefault="00186111" w:rsidP="0004734D">
            <w:pPr>
              <w:ind w:firstLineChars="200" w:firstLine="480"/>
              <w:rPr>
                <w:ins w:id="2198" w:author="Microsoft Office User" w:date="2023-06-07T13:11:00Z"/>
                <w:rFonts w:ascii="Arial" w:hAnsi="Arial" w:cs="Arial"/>
                <w:szCs w:val="21"/>
              </w:rPr>
            </w:pPr>
            <w:ins w:id="2199" w:author="Microsoft Office User" w:date="2023-06-07T13:11:00Z">
              <w:r w:rsidRPr="001002DB">
                <w:rPr>
                  <w:rFonts w:ascii="Arial" w:hAnsi="Arial" w:cs="Arial"/>
                  <w:color w:val="000000" w:themeColor="text1"/>
                  <w:szCs w:val="21"/>
                </w:rPr>
                <w:t>1</w:t>
              </w:r>
              <w:r w:rsidRPr="001002DB">
                <w:rPr>
                  <w:rFonts w:ascii="Arial" w:hAnsi="Arial" w:cs="Arial"/>
                  <w:color w:val="000000" w:themeColor="text1"/>
                  <w:szCs w:val="21"/>
                </w:rPr>
                <w:t>：设置</w:t>
              </w:r>
              <w:r w:rsidRPr="001002DB">
                <w:rPr>
                  <w:rFonts w:ascii="Arial" w:hAnsi="Arial" w:cs="Arial"/>
                  <w:szCs w:val="21"/>
                </w:rPr>
                <w:t>错误</w:t>
              </w:r>
            </w:ins>
          </w:p>
        </w:tc>
      </w:tr>
      <w:tr w:rsidR="00186111" w:rsidRPr="001002DB" w14:paraId="5D4A2805" w14:textId="77777777" w:rsidTr="0004734D">
        <w:trPr>
          <w:trHeight w:val="160"/>
          <w:jc w:val="center"/>
          <w:ins w:id="2200" w:author="Microsoft Office User" w:date="2023-06-07T13:11:00Z"/>
        </w:trPr>
        <w:tc>
          <w:tcPr>
            <w:tcW w:w="758" w:type="dxa"/>
            <w:vMerge w:val="restart"/>
            <w:vAlign w:val="center"/>
          </w:tcPr>
          <w:p w14:paraId="7E1C8288" w14:textId="77777777" w:rsidR="00186111" w:rsidRPr="001002DB" w:rsidRDefault="00186111">
            <w:pPr>
              <w:pStyle w:val="ac"/>
              <w:numPr>
                <w:ilvl w:val="0"/>
                <w:numId w:val="33"/>
              </w:numPr>
              <w:ind w:firstLineChars="0"/>
              <w:jc w:val="center"/>
              <w:rPr>
                <w:ins w:id="2201" w:author="Microsoft Office User" w:date="2023-06-07T13:11:00Z"/>
                <w:rFonts w:ascii="Arial" w:hAnsi="Arial" w:cs="Arial"/>
                <w:szCs w:val="21"/>
              </w:rPr>
              <w:pPrChange w:id="2202" w:author="Microsoft Office User" w:date="2023-06-09T10:58:00Z">
                <w:pPr>
                  <w:pStyle w:val="ac"/>
                  <w:numPr>
                    <w:numId w:val="32"/>
                  </w:numPr>
                  <w:ind w:left="420" w:firstLineChars="0" w:hanging="420"/>
                  <w:jc w:val="center"/>
                </w:pPr>
              </w:pPrChange>
            </w:pPr>
          </w:p>
        </w:tc>
        <w:tc>
          <w:tcPr>
            <w:tcW w:w="2551" w:type="dxa"/>
            <w:vMerge w:val="restart"/>
            <w:vAlign w:val="center"/>
          </w:tcPr>
          <w:p w14:paraId="26C8A49A" w14:textId="77777777" w:rsidR="00186111" w:rsidRPr="001002DB" w:rsidRDefault="00186111" w:rsidP="0004734D">
            <w:pPr>
              <w:jc w:val="center"/>
              <w:rPr>
                <w:ins w:id="2203" w:author="Microsoft Office User" w:date="2023-06-07T13:11:00Z"/>
                <w:rFonts w:ascii="Arial" w:hAnsi="Arial" w:cs="Arial"/>
                <w:szCs w:val="21"/>
              </w:rPr>
            </w:pPr>
            <w:ins w:id="2204" w:author="Microsoft Office User" w:date="2023-06-07T13:11:00Z">
              <w:r w:rsidRPr="001002DB">
                <w:rPr>
                  <w:rFonts w:ascii="Arial" w:hAnsi="Arial" w:cs="Arial"/>
                  <w:szCs w:val="21"/>
                </w:rPr>
                <w:t>设置工作模式为</w:t>
              </w:r>
            </w:ins>
          </w:p>
          <w:p w14:paraId="7A5F71E5" w14:textId="77777777" w:rsidR="00186111" w:rsidRPr="001002DB" w:rsidRDefault="00186111" w:rsidP="0004734D">
            <w:pPr>
              <w:jc w:val="center"/>
              <w:rPr>
                <w:ins w:id="2205" w:author="Microsoft Office User" w:date="2023-06-07T13:11:00Z"/>
                <w:rFonts w:ascii="Arial" w:hAnsi="Arial" w:cs="Arial"/>
                <w:szCs w:val="21"/>
              </w:rPr>
            </w:pPr>
            <w:ins w:id="2206" w:author="Microsoft Office User" w:date="2023-06-07T13:11:00Z">
              <w:r w:rsidRPr="001002DB">
                <w:rPr>
                  <w:rFonts w:ascii="Arial" w:hAnsi="Arial" w:cs="Arial"/>
                  <w:szCs w:val="21"/>
                </w:rPr>
                <w:t>触发采集</w:t>
              </w:r>
            </w:ins>
          </w:p>
        </w:tc>
        <w:tc>
          <w:tcPr>
            <w:tcW w:w="4947" w:type="dxa"/>
          </w:tcPr>
          <w:p w14:paraId="3AA1691C" w14:textId="77777777" w:rsidR="00186111" w:rsidRPr="001002DB" w:rsidRDefault="00186111" w:rsidP="0004734D">
            <w:pPr>
              <w:rPr>
                <w:ins w:id="2207" w:author="Microsoft Office User" w:date="2023-06-07T13:11:00Z"/>
                <w:rFonts w:ascii="Arial" w:hAnsi="Arial" w:cs="Arial"/>
                <w:szCs w:val="21"/>
              </w:rPr>
            </w:pPr>
            <w:ins w:id="2208" w:author="Microsoft Office User" w:date="2023-06-07T13:11:00Z">
              <w:r w:rsidRPr="001002DB">
                <w:rPr>
                  <w:rFonts w:ascii="Arial" w:hAnsi="Arial" w:cs="Arial"/>
                  <w:szCs w:val="21"/>
                </w:rPr>
                <w:t>下行：无</w:t>
              </w:r>
            </w:ins>
          </w:p>
        </w:tc>
      </w:tr>
      <w:tr w:rsidR="00186111" w:rsidRPr="001002DB" w14:paraId="2BEBDFC6" w14:textId="77777777" w:rsidTr="0004734D">
        <w:trPr>
          <w:trHeight w:val="150"/>
          <w:jc w:val="center"/>
          <w:ins w:id="2209" w:author="Microsoft Office User" w:date="2023-06-07T13:11:00Z"/>
        </w:trPr>
        <w:tc>
          <w:tcPr>
            <w:tcW w:w="758" w:type="dxa"/>
            <w:vMerge/>
            <w:vAlign w:val="center"/>
          </w:tcPr>
          <w:p w14:paraId="00EE2149" w14:textId="77777777" w:rsidR="00186111" w:rsidRPr="001002DB" w:rsidRDefault="00186111">
            <w:pPr>
              <w:pStyle w:val="ac"/>
              <w:numPr>
                <w:ilvl w:val="0"/>
                <w:numId w:val="33"/>
              </w:numPr>
              <w:ind w:firstLineChars="0"/>
              <w:jc w:val="center"/>
              <w:rPr>
                <w:ins w:id="2210" w:author="Microsoft Office User" w:date="2023-06-07T13:11:00Z"/>
                <w:rFonts w:ascii="Arial" w:hAnsi="Arial" w:cs="Arial"/>
                <w:szCs w:val="21"/>
              </w:rPr>
              <w:pPrChange w:id="2211" w:author="Microsoft Office User" w:date="2023-06-09T10:58:00Z">
                <w:pPr>
                  <w:pStyle w:val="ac"/>
                  <w:numPr>
                    <w:numId w:val="32"/>
                  </w:numPr>
                  <w:ind w:left="420" w:firstLineChars="0" w:hanging="420"/>
                  <w:jc w:val="center"/>
                </w:pPr>
              </w:pPrChange>
            </w:pPr>
          </w:p>
        </w:tc>
        <w:tc>
          <w:tcPr>
            <w:tcW w:w="2551" w:type="dxa"/>
            <w:vMerge/>
            <w:vAlign w:val="center"/>
          </w:tcPr>
          <w:p w14:paraId="4A7F9C59" w14:textId="77777777" w:rsidR="00186111" w:rsidRPr="001002DB" w:rsidRDefault="00186111" w:rsidP="0004734D">
            <w:pPr>
              <w:jc w:val="center"/>
              <w:rPr>
                <w:ins w:id="2212" w:author="Microsoft Office User" w:date="2023-06-07T13:11:00Z"/>
                <w:rFonts w:ascii="Arial" w:hAnsi="Arial" w:cs="Arial"/>
                <w:szCs w:val="21"/>
              </w:rPr>
            </w:pPr>
          </w:p>
        </w:tc>
        <w:tc>
          <w:tcPr>
            <w:tcW w:w="4947" w:type="dxa"/>
          </w:tcPr>
          <w:p w14:paraId="1C9DF055" w14:textId="5F3BE72A" w:rsidR="00186111" w:rsidRPr="001002DB" w:rsidRDefault="00186111" w:rsidP="0004734D">
            <w:pPr>
              <w:rPr>
                <w:ins w:id="2213" w:author="Microsoft Office User" w:date="2023-06-07T13:11:00Z"/>
                <w:rFonts w:ascii="Arial" w:hAnsi="Arial" w:cs="Arial"/>
                <w:szCs w:val="21"/>
              </w:rPr>
            </w:pPr>
            <w:ins w:id="2214" w:author="Microsoft Office User" w:date="2023-06-07T13:11:00Z">
              <w:r w:rsidRPr="001002DB">
                <w:rPr>
                  <w:rFonts w:ascii="Arial" w:hAnsi="Arial" w:cs="Arial"/>
                  <w:szCs w:val="21"/>
                </w:rPr>
                <w:t>上行：</w:t>
              </w:r>
            </w:ins>
          </w:p>
          <w:p w14:paraId="72199E54" w14:textId="77777777" w:rsidR="00186111" w:rsidRPr="001002DB" w:rsidRDefault="00186111" w:rsidP="0004734D">
            <w:pPr>
              <w:rPr>
                <w:ins w:id="2215" w:author="Microsoft Office User" w:date="2023-06-07T13:11:00Z"/>
                <w:rFonts w:ascii="Arial" w:hAnsi="Arial" w:cs="Arial"/>
                <w:color w:val="000000" w:themeColor="text1"/>
                <w:szCs w:val="21"/>
              </w:rPr>
            </w:pPr>
            <w:ins w:id="2216" w:author="Microsoft Office User" w:date="2023-06-07T13:11:00Z">
              <w:r w:rsidRPr="001002DB">
                <w:rPr>
                  <w:rFonts w:ascii="Arial" w:hAnsi="Arial" w:cs="Arial"/>
                  <w:color w:val="000000" w:themeColor="text1"/>
                  <w:szCs w:val="21"/>
                </w:rPr>
                <w:t>回复内容</w:t>
              </w:r>
              <w:r>
                <w:rPr>
                  <w:rFonts w:ascii="Arial" w:hAnsi="Arial" w:cs="Arial"/>
                  <w:color w:val="000000" w:themeColor="text1"/>
                  <w:szCs w:val="21"/>
                </w:rPr>
                <w:t>(</w:t>
              </w:r>
              <w:r w:rsidRPr="001002DB">
                <w:rPr>
                  <w:rFonts w:ascii="Arial" w:hAnsi="Arial" w:cs="Arial"/>
                  <w:color w:val="000000" w:themeColor="text1"/>
                  <w:szCs w:val="21"/>
                </w:rPr>
                <w:t>1byte</w:t>
              </w:r>
              <w:r w:rsidRPr="001002DB">
                <w:rPr>
                  <w:rFonts w:ascii="Arial" w:hAnsi="Arial" w:cs="Arial"/>
                  <w:color w:val="000000" w:themeColor="text1"/>
                  <w:szCs w:val="21"/>
                </w:rPr>
                <w:t>，</w:t>
              </w:r>
              <w:r w:rsidRPr="001002DB">
                <w:rPr>
                  <w:rFonts w:ascii="Arial" w:hAnsi="Arial" w:cs="Arial"/>
                  <w:color w:val="000000" w:themeColor="text1"/>
                  <w:szCs w:val="21"/>
                </w:rPr>
                <w:t>char</w:t>
              </w:r>
              <w:r>
                <w:rPr>
                  <w:rFonts w:ascii="Arial" w:hAnsi="Arial" w:cs="Arial"/>
                  <w:color w:val="000000" w:themeColor="text1"/>
                  <w:szCs w:val="21"/>
                </w:rPr>
                <w:t>)</w:t>
              </w:r>
              <w:r w:rsidRPr="001002DB">
                <w:rPr>
                  <w:rFonts w:ascii="Arial" w:hAnsi="Arial" w:cs="Arial"/>
                  <w:color w:val="000000" w:themeColor="text1"/>
                  <w:szCs w:val="21"/>
                </w:rPr>
                <w:t>；</w:t>
              </w:r>
            </w:ins>
          </w:p>
          <w:p w14:paraId="5BDBF839" w14:textId="77777777" w:rsidR="00186111" w:rsidRPr="001002DB" w:rsidRDefault="00186111" w:rsidP="0004734D">
            <w:pPr>
              <w:ind w:firstLineChars="200" w:firstLine="480"/>
              <w:rPr>
                <w:ins w:id="2217" w:author="Microsoft Office User" w:date="2023-06-07T13:11:00Z"/>
                <w:rFonts w:ascii="Arial" w:hAnsi="Arial" w:cs="Arial"/>
                <w:color w:val="000000" w:themeColor="text1"/>
                <w:szCs w:val="21"/>
              </w:rPr>
            </w:pPr>
            <w:ins w:id="2218" w:author="Microsoft Office User" w:date="2023-06-07T13:11:00Z">
              <w:r w:rsidRPr="001002DB">
                <w:rPr>
                  <w:rFonts w:ascii="Arial" w:hAnsi="Arial" w:cs="Arial"/>
                  <w:color w:val="000000" w:themeColor="text1"/>
                  <w:szCs w:val="21"/>
                </w:rPr>
                <w:t>0</w:t>
              </w:r>
              <w:r w:rsidRPr="001002DB">
                <w:rPr>
                  <w:rFonts w:ascii="Arial" w:hAnsi="Arial" w:cs="Arial"/>
                  <w:color w:val="000000" w:themeColor="text1"/>
                  <w:szCs w:val="21"/>
                </w:rPr>
                <w:t>：设置</w:t>
              </w:r>
              <w:r w:rsidRPr="001002DB">
                <w:rPr>
                  <w:rFonts w:ascii="Arial" w:hAnsi="Arial" w:cs="Arial"/>
                  <w:szCs w:val="21"/>
                </w:rPr>
                <w:t>成功</w:t>
              </w:r>
            </w:ins>
          </w:p>
          <w:p w14:paraId="20CE785A" w14:textId="77777777" w:rsidR="00186111" w:rsidRPr="001002DB" w:rsidRDefault="00186111" w:rsidP="0004734D">
            <w:pPr>
              <w:ind w:firstLineChars="200" w:firstLine="480"/>
              <w:rPr>
                <w:ins w:id="2219" w:author="Microsoft Office User" w:date="2023-06-07T13:11:00Z"/>
                <w:rFonts w:ascii="Arial" w:hAnsi="Arial" w:cs="Arial"/>
                <w:szCs w:val="21"/>
              </w:rPr>
            </w:pPr>
            <w:ins w:id="2220" w:author="Microsoft Office User" w:date="2023-06-07T13:11:00Z">
              <w:r w:rsidRPr="001002DB">
                <w:rPr>
                  <w:rFonts w:ascii="Arial" w:hAnsi="Arial" w:cs="Arial"/>
                  <w:color w:val="000000" w:themeColor="text1"/>
                  <w:szCs w:val="21"/>
                </w:rPr>
                <w:t>1</w:t>
              </w:r>
              <w:r w:rsidRPr="001002DB">
                <w:rPr>
                  <w:rFonts w:ascii="Arial" w:hAnsi="Arial" w:cs="Arial"/>
                  <w:color w:val="000000" w:themeColor="text1"/>
                  <w:szCs w:val="21"/>
                </w:rPr>
                <w:t>：设置</w:t>
              </w:r>
              <w:r w:rsidRPr="001002DB">
                <w:rPr>
                  <w:rFonts w:ascii="Arial" w:hAnsi="Arial" w:cs="Arial"/>
                  <w:szCs w:val="21"/>
                </w:rPr>
                <w:t>错误</w:t>
              </w:r>
            </w:ins>
          </w:p>
        </w:tc>
      </w:tr>
      <w:tr w:rsidR="00186111" w:rsidRPr="0004734D" w14:paraId="3CC56FDB" w14:textId="77777777" w:rsidTr="0004734D">
        <w:trPr>
          <w:trHeight w:val="150"/>
          <w:jc w:val="center"/>
          <w:ins w:id="2221" w:author="Microsoft Office User" w:date="2023-06-07T13:11:00Z"/>
        </w:trPr>
        <w:tc>
          <w:tcPr>
            <w:tcW w:w="758" w:type="dxa"/>
            <w:vMerge w:val="restart"/>
            <w:vAlign w:val="center"/>
          </w:tcPr>
          <w:p w14:paraId="12F488EC" w14:textId="77777777" w:rsidR="00186111" w:rsidRPr="0004734D" w:rsidRDefault="00186111">
            <w:pPr>
              <w:pStyle w:val="ac"/>
              <w:numPr>
                <w:ilvl w:val="0"/>
                <w:numId w:val="33"/>
              </w:numPr>
              <w:ind w:firstLineChars="0"/>
              <w:jc w:val="center"/>
              <w:rPr>
                <w:ins w:id="2222" w:author="Microsoft Office User" w:date="2023-06-07T13:11:00Z"/>
                <w:rFonts w:ascii="Arial" w:hAnsi="Arial" w:cs="Arial"/>
                <w:strike/>
                <w:szCs w:val="21"/>
              </w:rPr>
              <w:pPrChange w:id="2223" w:author="Microsoft Office User" w:date="2023-06-09T10:58:00Z">
                <w:pPr>
                  <w:pStyle w:val="ac"/>
                  <w:numPr>
                    <w:numId w:val="32"/>
                  </w:numPr>
                  <w:ind w:left="420" w:firstLineChars="0" w:hanging="420"/>
                  <w:jc w:val="center"/>
                </w:pPr>
              </w:pPrChange>
            </w:pPr>
          </w:p>
        </w:tc>
        <w:tc>
          <w:tcPr>
            <w:tcW w:w="2551" w:type="dxa"/>
            <w:vMerge w:val="restart"/>
            <w:vAlign w:val="center"/>
          </w:tcPr>
          <w:p w14:paraId="4A357EFB" w14:textId="77777777" w:rsidR="00186111" w:rsidRPr="00186111" w:rsidRDefault="00186111" w:rsidP="0004734D">
            <w:pPr>
              <w:jc w:val="center"/>
              <w:rPr>
                <w:ins w:id="2224" w:author="Microsoft Office User" w:date="2023-06-07T13:11:00Z"/>
                <w:rFonts w:ascii="Arial" w:hAnsi="Arial" w:cs="Arial"/>
                <w:szCs w:val="21"/>
                <w:rPrChange w:id="2225" w:author="Microsoft Office User" w:date="2023-06-07T13:12:00Z">
                  <w:rPr>
                    <w:ins w:id="2226" w:author="Microsoft Office User" w:date="2023-06-07T13:11:00Z"/>
                    <w:rFonts w:ascii="Arial" w:hAnsi="Arial" w:cs="Arial"/>
                    <w:strike/>
                    <w:szCs w:val="21"/>
                  </w:rPr>
                </w:rPrChange>
              </w:rPr>
            </w:pPr>
            <w:ins w:id="2227" w:author="Microsoft Office User" w:date="2023-06-07T13:11:00Z">
              <w:r w:rsidRPr="00186111">
                <w:rPr>
                  <w:rFonts w:ascii="Arial" w:hAnsi="Arial" w:cs="Arial" w:hint="eastAsia"/>
                  <w:szCs w:val="21"/>
                  <w:rPrChange w:id="2228" w:author="Microsoft Office User" w:date="2023-06-07T13:12:00Z">
                    <w:rPr>
                      <w:rFonts w:ascii="Arial" w:hAnsi="Arial" w:cs="Arial" w:hint="eastAsia"/>
                      <w:strike/>
                      <w:szCs w:val="21"/>
                    </w:rPr>
                  </w:rPrChange>
                </w:rPr>
                <w:t>设置工作模式为数据导出</w:t>
              </w:r>
            </w:ins>
          </w:p>
        </w:tc>
        <w:tc>
          <w:tcPr>
            <w:tcW w:w="4947" w:type="dxa"/>
          </w:tcPr>
          <w:p w14:paraId="01553456" w14:textId="77777777" w:rsidR="00186111" w:rsidRPr="00186111" w:rsidRDefault="00186111" w:rsidP="0004734D">
            <w:pPr>
              <w:rPr>
                <w:ins w:id="2229" w:author="Microsoft Office User" w:date="2023-06-07T13:11:00Z"/>
                <w:rFonts w:ascii="Arial" w:hAnsi="Arial" w:cs="Arial"/>
                <w:szCs w:val="21"/>
                <w:rPrChange w:id="2230" w:author="Microsoft Office User" w:date="2023-06-07T13:12:00Z">
                  <w:rPr>
                    <w:ins w:id="2231" w:author="Microsoft Office User" w:date="2023-06-07T13:11:00Z"/>
                    <w:rFonts w:ascii="Arial" w:hAnsi="Arial" w:cs="Arial"/>
                    <w:strike/>
                    <w:szCs w:val="21"/>
                  </w:rPr>
                </w:rPrChange>
              </w:rPr>
            </w:pPr>
            <w:ins w:id="2232" w:author="Microsoft Office User" w:date="2023-06-07T13:11:00Z">
              <w:r w:rsidRPr="00186111">
                <w:rPr>
                  <w:rFonts w:ascii="Arial" w:hAnsi="Arial" w:cs="Arial" w:hint="eastAsia"/>
                  <w:szCs w:val="21"/>
                  <w:rPrChange w:id="2233" w:author="Microsoft Office User" w:date="2023-06-07T13:12:00Z">
                    <w:rPr>
                      <w:rFonts w:ascii="Arial" w:hAnsi="Arial" w:cs="Arial" w:hint="eastAsia"/>
                      <w:strike/>
                      <w:szCs w:val="21"/>
                    </w:rPr>
                  </w:rPrChange>
                </w:rPr>
                <w:t>下行：无</w:t>
              </w:r>
            </w:ins>
          </w:p>
        </w:tc>
      </w:tr>
      <w:tr w:rsidR="00186111" w:rsidRPr="0004734D" w14:paraId="62DFE8B4" w14:textId="77777777" w:rsidTr="0004734D">
        <w:trPr>
          <w:trHeight w:val="150"/>
          <w:jc w:val="center"/>
          <w:ins w:id="2234" w:author="Microsoft Office User" w:date="2023-06-07T13:11:00Z"/>
        </w:trPr>
        <w:tc>
          <w:tcPr>
            <w:tcW w:w="758" w:type="dxa"/>
            <w:vMerge/>
            <w:vAlign w:val="center"/>
          </w:tcPr>
          <w:p w14:paraId="7D60E944" w14:textId="77777777" w:rsidR="00186111" w:rsidRPr="0004734D" w:rsidRDefault="00186111">
            <w:pPr>
              <w:pStyle w:val="ac"/>
              <w:numPr>
                <w:ilvl w:val="0"/>
                <w:numId w:val="33"/>
              </w:numPr>
              <w:ind w:firstLineChars="0"/>
              <w:jc w:val="center"/>
              <w:rPr>
                <w:ins w:id="2235" w:author="Microsoft Office User" w:date="2023-06-07T13:11:00Z"/>
                <w:rFonts w:ascii="Arial" w:hAnsi="Arial" w:cs="Arial"/>
                <w:strike/>
                <w:szCs w:val="21"/>
              </w:rPr>
              <w:pPrChange w:id="2236" w:author="Microsoft Office User" w:date="2023-06-09T10:58:00Z">
                <w:pPr>
                  <w:pStyle w:val="ac"/>
                  <w:numPr>
                    <w:numId w:val="32"/>
                  </w:numPr>
                  <w:ind w:left="420" w:firstLineChars="0" w:hanging="420"/>
                  <w:jc w:val="center"/>
                </w:pPr>
              </w:pPrChange>
            </w:pPr>
          </w:p>
        </w:tc>
        <w:tc>
          <w:tcPr>
            <w:tcW w:w="2551" w:type="dxa"/>
            <w:vMerge/>
            <w:vAlign w:val="center"/>
          </w:tcPr>
          <w:p w14:paraId="09E1D0AA" w14:textId="77777777" w:rsidR="00186111" w:rsidRPr="00186111" w:rsidRDefault="00186111" w:rsidP="0004734D">
            <w:pPr>
              <w:jc w:val="center"/>
              <w:rPr>
                <w:ins w:id="2237" w:author="Microsoft Office User" w:date="2023-06-07T13:11:00Z"/>
                <w:rFonts w:ascii="Arial" w:hAnsi="Arial" w:cs="Arial"/>
                <w:szCs w:val="21"/>
                <w:rPrChange w:id="2238" w:author="Microsoft Office User" w:date="2023-06-07T13:12:00Z">
                  <w:rPr>
                    <w:ins w:id="2239" w:author="Microsoft Office User" w:date="2023-06-07T13:11:00Z"/>
                    <w:rFonts w:ascii="Arial" w:hAnsi="Arial" w:cs="Arial"/>
                    <w:strike/>
                    <w:szCs w:val="21"/>
                  </w:rPr>
                </w:rPrChange>
              </w:rPr>
            </w:pPr>
          </w:p>
        </w:tc>
        <w:tc>
          <w:tcPr>
            <w:tcW w:w="4947" w:type="dxa"/>
          </w:tcPr>
          <w:p w14:paraId="370EC015" w14:textId="77777777" w:rsidR="00186111" w:rsidRPr="00186111" w:rsidRDefault="00186111" w:rsidP="0004734D">
            <w:pPr>
              <w:rPr>
                <w:ins w:id="2240" w:author="Microsoft Office User" w:date="2023-06-07T13:11:00Z"/>
                <w:rFonts w:ascii="Arial" w:hAnsi="Arial" w:cs="Arial"/>
                <w:szCs w:val="21"/>
                <w:rPrChange w:id="2241" w:author="Microsoft Office User" w:date="2023-06-07T13:12:00Z">
                  <w:rPr>
                    <w:ins w:id="2242" w:author="Microsoft Office User" w:date="2023-06-07T13:11:00Z"/>
                    <w:rFonts w:ascii="Arial" w:hAnsi="Arial" w:cs="Arial"/>
                    <w:strike/>
                    <w:szCs w:val="21"/>
                  </w:rPr>
                </w:rPrChange>
              </w:rPr>
            </w:pPr>
            <w:ins w:id="2243" w:author="Microsoft Office User" w:date="2023-06-07T13:11:00Z">
              <w:r w:rsidRPr="00186111">
                <w:rPr>
                  <w:rFonts w:ascii="Arial" w:hAnsi="Arial" w:cs="Arial" w:hint="eastAsia"/>
                  <w:szCs w:val="21"/>
                  <w:rPrChange w:id="2244" w:author="Microsoft Office User" w:date="2023-06-07T13:12:00Z">
                    <w:rPr>
                      <w:rFonts w:ascii="Arial" w:hAnsi="Arial" w:cs="Arial" w:hint="eastAsia"/>
                      <w:strike/>
                      <w:szCs w:val="21"/>
                    </w:rPr>
                  </w:rPrChange>
                </w:rPr>
                <w:t>上行：</w:t>
              </w:r>
            </w:ins>
          </w:p>
          <w:p w14:paraId="4BEBB38E" w14:textId="77777777" w:rsidR="00186111" w:rsidRPr="00186111" w:rsidRDefault="00186111" w:rsidP="0004734D">
            <w:pPr>
              <w:rPr>
                <w:ins w:id="2245" w:author="Microsoft Office User" w:date="2023-06-07T13:11:00Z"/>
                <w:rFonts w:ascii="Arial" w:hAnsi="Arial" w:cs="Arial"/>
                <w:color w:val="000000" w:themeColor="text1"/>
                <w:szCs w:val="21"/>
                <w:rPrChange w:id="2246" w:author="Microsoft Office User" w:date="2023-06-07T13:12:00Z">
                  <w:rPr>
                    <w:ins w:id="2247" w:author="Microsoft Office User" w:date="2023-06-07T13:11:00Z"/>
                    <w:rFonts w:ascii="Arial" w:hAnsi="Arial" w:cs="Arial"/>
                    <w:strike/>
                    <w:color w:val="000000" w:themeColor="text1"/>
                    <w:szCs w:val="21"/>
                  </w:rPr>
                </w:rPrChange>
              </w:rPr>
            </w:pPr>
            <w:ins w:id="2248" w:author="Microsoft Office User" w:date="2023-06-07T13:11:00Z">
              <w:r w:rsidRPr="00186111">
                <w:rPr>
                  <w:rFonts w:ascii="Arial" w:hAnsi="Arial" w:cs="Arial" w:hint="eastAsia"/>
                  <w:color w:val="000000" w:themeColor="text1"/>
                  <w:szCs w:val="21"/>
                  <w:rPrChange w:id="2249" w:author="Microsoft Office User" w:date="2023-06-07T13:12:00Z">
                    <w:rPr>
                      <w:rFonts w:ascii="Arial" w:hAnsi="Arial" w:cs="Arial" w:hint="eastAsia"/>
                      <w:strike/>
                      <w:color w:val="000000" w:themeColor="text1"/>
                      <w:szCs w:val="21"/>
                    </w:rPr>
                  </w:rPrChange>
                </w:rPr>
                <w:t>回复内容</w:t>
              </w:r>
              <w:r w:rsidRPr="00186111">
                <w:rPr>
                  <w:rFonts w:ascii="Arial" w:hAnsi="Arial" w:cs="Arial"/>
                  <w:color w:val="000000" w:themeColor="text1"/>
                  <w:szCs w:val="21"/>
                  <w:rPrChange w:id="2250" w:author="Microsoft Office User" w:date="2023-06-07T13:12:00Z">
                    <w:rPr>
                      <w:rFonts w:ascii="Arial" w:hAnsi="Arial" w:cs="Arial"/>
                      <w:strike/>
                      <w:color w:val="000000" w:themeColor="text1"/>
                      <w:szCs w:val="21"/>
                    </w:rPr>
                  </w:rPrChange>
                </w:rPr>
                <w:t>(1byte</w:t>
              </w:r>
              <w:r w:rsidRPr="00186111">
                <w:rPr>
                  <w:rFonts w:ascii="Arial" w:hAnsi="Arial" w:cs="Arial" w:hint="eastAsia"/>
                  <w:color w:val="000000" w:themeColor="text1"/>
                  <w:szCs w:val="21"/>
                  <w:rPrChange w:id="2251" w:author="Microsoft Office User" w:date="2023-06-07T13:12:00Z">
                    <w:rPr>
                      <w:rFonts w:ascii="Arial" w:hAnsi="Arial" w:cs="Arial" w:hint="eastAsia"/>
                      <w:strike/>
                      <w:color w:val="000000" w:themeColor="text1"/>
                      <w:szCs w:val="21"/>
                    </w:rPr>
                  </w:rPrChange>
                </w:rPr>
                <w:t>，</w:t>
              </w:r>
              <w:r w:rsidRPr="00186111">
                <w:rPr>
                  <w:rFonts w:ascii="Arial" w:hAnsi="Arial" w:cs="Arial"/>
                  <w:color w:val="000000" w:themeColor="text1"/>
                  <w:szCs w:val="21"/>
                  <w:rPrChange w:id="2252" w:author="Microsoft Office User" w:date="2023-06-07T13:12:00Z">
                    <w:rPr>
                      <w:rFonts w:ascii="Arial" w:hAnsi="Arial" w:cs="Arial"/>
                      <w:strike/>
                      <w:color w:val="000000" w:themeColor="text1"/>
                      <w:szCs w:val="21"/>
                    </w:rPr>
                  </w:rPrChange>
                </w:rPr>
                <w:t>char)</w:t>
              </w:r>
              <w:r w:rsidRPr="00186111">
                <w:rPr>
                  <w:rFonts w:ascii="Arial" w:hAnsi="Arial" w:cs="Arial" w:hint="eastAsia"/>
                  <w:color w:val="000000" w:themeColor="text1"/>
                  <w:szCs w:val="21"/>
                  <w:rPrChange w:id="2253" w:author="Microsoft Office User" w:date="2023-06-07T13:12:00Z">
                    <w:rPr>
                      <w:rFonts w:ascii="Arial" w:hAnsi="Arial" w:cs="Arial" w:hint="eastAsia"/>
                      <w:strike/>
                      <w:color w:val="000000" w:themeColor="text1"/>
                      <w:szCs w:val="21"/>
                    </w:rPr>
                  </w:rPrChange>
                </w:rPr>
                <w:t>；</w:t>
              </w:r>
            </w:ins>
          </w:p>
          <w:p w14:paraId="2C5424D4" w14:textId="77777777" w:rsidR="00186111" w:rsidRPr="00186111" w:rsidRDefault="00186111" w:rsidP="0004734D">
            <w:pPr>
              <w:ind w:firstLineChars="200" w:firstLine="480"/>
              <w:rPr>
                <w:ins w:id="2254" w:author="Microsoft Office User" w:date="2023-06-07T13:11:00Z"/>
                <w:rFonts w:ascii="Arial" w:hAnsi="Arial" w:cs="Arial"/>
                <w:color w:val="000000" w:themeColor="text1"/>
                <w:szCs w:val="21"/>
                <w:rPrChange w:id="2255" w:author="Microsoft Office User" w:date="2023-06-07T13:12:00Z">
                  <w:rPr>
                    <w:ins w:id="2256" w:author="Microsoft Office User" w:date="2023-06-07T13:11:00Z"/>
                    <w:rFonts w:ascii="Arial" w:hAnsi="Arial" w:cs="Arial"/>
                    <w:strike/>
                    <w:color w:val="000000" w:themeColor="text1"/>
                    <w:szCs w:val="21"/>
                  </w:rPr>
                </w:rPrChange>
              </w:rPr>
            </w:pPr>
            <w:ins w:id="2257" w:author="Microsoft Office User" w:date="2023-06-07T13:11:00Z">
              <w:r w:rsidRPr="00186111">
                <w:rPr>
                  <w:rFonts w:ascii="Arial" w:hAnsi="Arial" w:cs="Arial"/>
                  <w:color w:val="000000" w:themeColor="text1"/>
                  <w:szCs w:val="21"/>
                  <w:rPrChange w:id="2258" w:author="Microsoft Office User" w:date="2023-06-07T13:12:00Z">
                    <w:rPr>
                      <w:rFonts w:ascii="Arial" w:hAnsi="Arial" w:cs="Arial"/>
                      <w:strike/>
                      <w:color w:val="000000" w:themeColor="text1"/>
                      <w:szCs w:val="21"/>
                    </w:rPr>
                  </w:rPrChange>
                </w:rPr>
                <w:t>0</w:t>
              </w:r>
              <w:r w:rsidRPr="00186111">
                <w:rPr>
                  <w:rFonts w:ascii="Arial" w:hAnsi="Arial" w:cs="Arial" w:hint="eastAsia"/>
                  <w:color w:val="000000" w:themeColor="text1"/>
                  <w:szCs w:val="21"/>
                  <w:rPrChange w:id="2259" w:author="Microsoft Office User" w:date="2023-06-07T13:12:00Z">
                    <w:rPr>
                      <w:rFonts w:ascii="Arial" w:hAnsi="Arial" w:cs="Arial" w:hint="eastAsia"/>
                      <w:strike/>
                      <w:color w:val="000000" w:themeColor="text1"/>
                      <w:szCs w:val="21"/>
                    </w:rPr>
                  </w:rPrChange>
                </w:rPr>
                <w:t>：设置</w:t>
              </w:r>
              <w:r w:rsidRPr="00186111">
                <w:rPr>
                  <w:rFonts w:ascii="Arial" w:hAnsi="Arial" w:cs="Arial" w:hint="eastAsia"/>
                  <w:szCs w:val="21"/>
                  <w:rPrChange w:id="2260" w:author="Microsoft Office User" w:date="2023-06-07T13:12:00Z">
                    <w:rPr>
                      <w:rFonts w:ascii="Arial" w:hAnsi="Arial" w:cs="Arial" w:hint="eastAsia"/>
                      <w:strike/>
                      <w:szCs w:val="21"/>
                    </w:rPr>
                  </w:rPrChange>
                </w:rPr>
                <w:t>成功</w:t>
              </w:r>
            </w:ins>
          </w:p>
          <w:p w14:paraId="3315B57A" w14:textId="77777777" w:rsidR="00186111" w:rsidRPr="00186111" w:rsidRDefault="00186111" w:rsidP="0004734D">
            <w:pPr>
              <w:ind w:firstLineChars="200" w:firstLine="480"/>
              <w:rPr>
                <w:ins w:id="2261" w:author="Microsoft Office User" w:date="2023-06-07T13:11:00Z"/>
                <w:rFonts w:ascii="Arial" w:hAnsi="Arial" w:cs="Arial"/>
                <w:szCs w:val="21"/>
                <w:rPrChange w:id="2262" w:author="Microsoft Office User" w:date="2023-06-07T13:12:00Z">
                  <w:rPr>
                    <w:ins w:id="2263" w:author="Microsoft Office User" w:date="2023-06-07T13:11:00Z"/>
                    <w:rFonts w:ascii="Arial" w:hAnsi="Arial" w:cs="Arial"/>
                    <w:strike/>
                    <w:szCs w:val="21"/>
                  </w:rPr>
                </w:rPrChange>
              </w:rPr>
            </w:pPr>
            <w:ins w:id="2264" w:author="Microsoft Office User" w:date="2023-06-07T13:11:00Z">
              <w:r w:rsidRPr="00186111">
                <w:rPr>
                  <w:rFonts w:ascii="Arial" w:hAnsi="Arial" w:cs="Arial"/>
                  <w:color w:val="000000" w:themeColor="text1"/>
                  <w:szCs w:val="21"/>
                  <w:rPrChange w:id="2265" w:author="Microsoft Office User" w:date="2023-06-07T13:12:00Z">
                    <w:rPr>
                      <w:rFonts w:ascii="Arial" w:hAnsi="Arial" w:cs="Arial"/>
                      <w:strike/>
                      <w:color w:val="000000" w:themeColor="text1"/>
                      <w:szCs w:val="21"/>
                    </w:rPr>
                  </w:rPrChange>
                </w:rPr>
                <w:t>1</w:t>
              </w:r>
              <w:r w:rsidRPr="00186111">
                <w:rPr>
                  <w:rFonts w:ascii="Arial" w:hAnsi="Arial" w:cs="Arial" w:hint="eastAsia"/>
                  <w:color w:val="000000" w:themeColor="text1"/>
                  <w:szCs w:val="21"/>
                  <w:rPrChange w:id="2266" w:author="Microsoft Office User" w:date="2023-06-07T13:12:00Z">
                    <w:rPr>
                      <w:rFonts w:ascii="Arial" w:hAnsi="Arial" w:cs="Arial" w:hint="eastAsia"/>
                      <w:strike/>
                      <w:color w:val="000000" w:themeColor="text1"/>
                      <w:szCs w:val="21"/>
                    </w:rPr>
                  </w:rPrChange>
                </w:rPr>
                <w:t>：设置</w:t>
              </w:r>
              <w:r w:rsidRPr="00186111">
                <w:rPr>
                  <w:rFonts w:ascii="Arial" w:hAnsi="Arial" w:cs="Arial" w:hint="eastAsia"/>
                  <w:szCs w:val="21"/>
                  <w:rPrChange w:id="2267" w:author="Microsoft Office User" w:date="2023-06-07T13:12:00Z">
                    <w:rPr>
                      <w:rFonts w:ascii="Arial" w:hAnsi="Arial" w:cs="Arial" w:hint="eastAsia"/>
                      <w:strike/>
                      <w:szCs w:val="21"/>
                    </w:rPr>
                  </w:rPrChange>
                </w:rPr>
                <w:t>错误</w:t>
              </w:r>
            </w:ins>
          </w:p>
        </w:tc>
      </w:tr>
      <w:tr w:rsidR="0005320F" w:rsidRPr="0004734D" w14:paraId="6B62CA62" w14:textId="77777777" w:rsidTr="0005320F">
        <w:trPr>
          <w:trHeight w:val="114"/>
          <w:jc w:val="center"/>
          <w:ins w:id="2268" w:author="Microsoft Office User" w:date="2023-06-08T14:53:00Z"/>
        </w:trPr>
        <w:tc>
          <w:tcPr>
            <w:tcW w:w="758" w:type="dxa"/>
            <w:vMerge w:val="restart"/>
            <w:vAlign w:val="center"/>
          </w:tcPr>
          <w:p w14:paraId="2B431365" w14:textId="77777777" w:rsidR="0005320F" w:rsidRPr="0004734D" w:rsidRDefault="0005320F">
            <w:pPr>
              <w:pStyle w:val="ac"/>
              <w:numPr>
                <w:ilvl w:val="0"/>
                <w:numId w:val="33"/>
              </w:numPr>
              <w:ind w:firstLineChars="0"/>
              <w:jc w:val="center"/>
              <w:rPr>
                <w:ins w:id="2269" w:author="Microsoft Office User" w:date="2023-06-08T14:53:00Z"/>
                <w:rFonts w:ascii="Arial" w:hAnsi="Arial" w:cs="Arial"/>
                <w:strike/>
                <w:szCs w:val="21"/>
              </w:rPr>
              <w:pPrChange w:id="2270" w:author="Microsoft Office User" w:date="2023-06-09T10:58:00Z">
                <w:pPr>
                  <w:pStyle w:val="ac"/>
                  <w:numPr>
                    <w:numId w:val="32"/>
                  </w:numPr>
                  <w:ind w:left="420" w:firstLineChars="0" w:hanging="420"/>
                  <w:jc w:val="center"/>
                </w:pPr>
              </w:pPrChange>
            </w:pPr>
          </w:p>
        </w:tc>
        <w:tc>
          <w:tcPr>
            <w:tcW w:w="2551" w:type="dxa"/>
            <w:vMerge w:val="restart"/>
            <w:vAlign w:val="center"/>
          </w:tcPr>
          <w:p w14:paraId="474BDCDD" w14:textId="28C9A940" w:rsidR="0005320F" w:rsidRPr="00186111" w:rsidRDefault="0005320F" w:rsidP="0005320F">
            <w:pPr>
              <w:jc w:val="center"/>
              <w:rPr>
                <w:ins w:id="2271" w:author="Microsoft Office User" w:date="2023-06-08T14:53:00Z"/>
                <w:rFonts w:ascii="Arial" w:hAnsi="Arial" w:cs="Arial"/>
                <w:szCs w:val="21"/>
              </w:rPr>
            </w:pPr>
            <w:ins w:id="2272" w:author="Microsoft Office User" w:date="2023-06-08T14:54:00Z">
              <w:r>
                <w:rPr>
                  <w:rFonts w:ascii="Arial" w:hAnsi="Arial" w:cs="Arial"/>
                  <w:szCs w:val="21"/>
                </w:rPr>
                <w:t>ARM</w:t>
              </w:r>
              <w:r>
                <w:rPr>
                  <w:rFonts w:ascii="Arial" w:hAnsi="Arial" w:cs="Arial" w:hint="eastAsia"/>
                  <w:szCs w:val="21"/>
                </w:rPr>
                <w:t>上电成功</w:t>
              </w:r>
            </w:ins>
          </w:p>
        </w:tc>
        <w:tc>
          <w:tcPr>
            <w:tcW w:w="4947" w:type="dxa"/>
          </w:tcPr>
          <w:p w14:paraId="4464D597" w14:textId="1E45937D" w:rsidR="0005320F" w:rsidRPr="00186111" w:rsidRDefault="0005320F" w:rsidP="0005320F">
            <w:pPr>
              <w:rPr>
                <w:ins w:id="2273" w:author="Microsoft Office User" w:date="2023-06-08T14:53:00Z"/>
                <w:rFonts w:ascii="Arial" w:hAnsi="Arial" w:cs="Arial"/>
                <w:szCs w:val="21"/>
              </w:rPr>
            </w:pPr>
            <w:ins w:id="2274" w:author="Microsoft Office User" w:date="2023-06-09T10:55:00Z">
              <w:r w:rsidRPr="0004734D">
                <w:rPr>
                  <w:rFonts w:ascii="Arial" w:hAnsi="Arial" w:cs="Arial" w:hint="eastAsia"/>
                  <w:szCs w:val="21"/>
                </w:rPr>
                <w:t>下行：无</w:t>
              </w:r>
            </w:ins>
          </w:p>
        </w:tc>
      </w:tr>
      <w:tr w:rsidR="0005320F" w:rsidRPr="0004734D" w14:paraId="0F06C07E" w14:textId="77777777" w:rsidTr="0004734D">
        <w:trPr>
          <w:trHeight w:val="114"/>
          <w:jc w:val="center"/>
          <w:ins w:id="2275" w:author="Microsoft Office User" w:date="2023-06-08T14:53:00Z"/>
        </w:trPr>
        <w:tc>
          <w:tcPr>
            <w:tcW w:w="758" w:type="dxa"/>
            <w:vMerge/>
            <w:vAlign w:val="center"/>
          </w:tcPr>
          <w:p w14:paraId="38822D15" w14:textId="77777777" w:rsidR="0005320F" w:rsidRPr="0004734D" w:rsidRDefault="0005320F">
            <w:pPr>
              <w:pStyle w:val="ac"/>
              <w:numPr>
                <w:ilvl w:val="0"/>
                <w:numId w:val="33"/>
              </w:numPr>
              <w:ind w:firstLineChars="0"/>
              <w:jc w:val="center"/>
              <w:rPr>
                <w:ins w:id="2276" w:author="Microsoft Office User" w:date="2023-06-08T14:53:00Z"/>
                <w:rFonts w:ascii="Arial" w:hAnsi="Arial" w:cs="Arial"/>
                <w:strike/>
                <w:szCs w:val="21"/>
              </w:rPr>
              <w:pPrChange w:id="2277" w:author="Microsoft Office User" w:date="2023-06-09T10:58:00Z">
                <w:pPr>
                  <w:pStyle w:val="ac"/>
                  <w:numPr>
                    <w:numId w:val="32"/>
                  </w:numPr>
                  <w:ind w:left="420" w:firstLineChars="0" w:hanging="420"/>
                  <w:jc w:val="center"/>
                </w:pPr>
              </w:pPrChange>
            </w:pPr>
          </w:p>
        </w:tc>
        <w:tc>
          <w:tcPr>
            <w:tcW w:w="2551" w:type="dxa"/>
            <w:vMerge/>
            <w:vAlign w:val="center"/>
          </w:tcPr>
          <w:p w14:paraId="750854DE" w14:textId="77777777" w:rsidR="0005320F" w:rsidRDefault="0005320F" w:rsidP="0005320F">
            <w:pPr>
              <w:jc w:val="center"/>
              <w:rPr>
                <w:ins w:id="2278" w:author="Microsoft Office User" w:date="2023-06-08T14:54:00Z"/>
                <w:rFonts w:ascii="Arial" w:hAnsi="Arial" w:cs="Arial"/>
                <w:szCs w:val="21"/>
              </w:rPr>
            </w:pPr>
          </w:p>
        </w:tc>
        <w:tc>
          <w:tcPr>
            <w:tcW w:w="4947" w:type="dxa"/>
          </w:tcPr>
          <w:p w14:paraId="58D5B546" w14:textId="77777777" w:rsidR="0005320F" w:rsidRPr="0004734D" w:rsidRDefault="0005320F" w:rsidP="0005320F">
            <w:pPr>
              <w:rPr>
                <w:ins w:id="2279" w:author="Microsoft Office User" w:date="2023-06-09T10:55:00Z"/>
                <w:rFonts w:ascii="Arial" w:hAnsi="Arial" w:cs="Arial"/>
                <w:szCs w:val="21"/>
              </w:rPr>
            </w:pPr>
            <w:ins w:id="2280" w:author="Microsoft Office User" w:date="2023-06-09T10:55:00Z">
              <w:r w:rsidRPr="0004734D">
                <w:rPr>
                  <w:rFonts w:ascii="Arial" w:hAnsi="Arial" w:cs="Arial" w:hint="eastAsia"/>
                  <w:szCs w:val="21"/>
                </w:rPr>
                <w:t>上行：</w:t>
              </w:r>
            </w:ins>
          </w:p>
          <w:p w14:paraId="199822D6" w14:textId="77777777" w:rsidR="0005320F" w:rsidRPr="0004734D" w:rsidRDefault="0005320F" w:rsidP="0005320F">
            <w:pPr>
              <w:rPr>
                <w:ins w:id="2281" w:author="Microsoft Office User" w:date="2023-06-09T10:55:00Z"/>
                <w:rFonts w:ascii="Arial" w:hAnsi="Arial" w:cs="Arial"/>
                <w:color w:val="000000" w:themeColor="text1"/>
                <w:szCs w:val="21"/>
              </w:rPr>
            </w:pPr>
            <w:ins w:id="2282" w:author="Microsoft Office User" w:date="2023-06-09T10:55:00Z">
              <w:r w:rsidRPr="0004734D">
                <w:rPr>
                  <w:rFonts w:ascii="Arial" w:hAnsi="Arial" w:cs="Arial" w:hint="eastAsia"/>
                  <w:color w:val="000000" w:themeColor="text1"/>
                  <w:szCs w:val="21"/>
                </w:rPr>
                <w:t>回复内容</w:t>
              </w:r>
              <w:r w:rsidRPr="0004734D">
                <w:rPr>
                  <w:rFonts w:ascii="Arial" w:hAnsi="Arial" w:cs="Arial"/>
                  <w:color w:val="000000" w:themeColor="text1"/>
                  <w:szCs w:val="21"/>
                </w:rPr>
                <w:t>(1byte</w:t>
              </w:r>
              <w:r w:rsidRPr="0004734D">
                <w:rPr>
                  <w:rFonts w:ascii="Arial" w:hAnsi="Arial" w:cs="Arial" w:hint="eastAsia"/>
                  <w:color w:val="000000" w:themeColor="text1"/>
                  <w:szCs w:val="21"/>
                </w:rPr>
                <w:t>，</w:t>
              </w:r>
              <w:r w:rsidRPr="0004734D">
                <w:rPr>
                  <w:rFonts w:ascii="Arial" w:hAnsi="Arial" w:cs="Arial"/>
                  <w:color w:val="000000" w:themeColor="text1"/>
                  <w:szCs w:val="21"/>
                </w:rPr>
                <w:t>char)</w:t>
              </w:r>
              <w:r w:rsidRPr="0004734D">
                <w:rPr>
                  <w:rFonts w:ascii="Arial" w:hAnsi="Arial" w:cs="Arial" w:hint="eastAsia"/>
                  <w:color w:val="000000" w:themeColor="text1"/>
                  <w:szCs w:val="21"/>
                </w:rPr>
                <w:t>；</w:t>
              </w:r>
            </w:ins>
          </w:p>
          <w:p w14:paraId="7C7D2E80" w14:textId="5F68AC4B" w:rsidR="0005320F" w:rsidRPr="0004734D" w:rsidRDefault="0005320F" w:rsidP="0005320F">
            <w:pPr>
              <w:ind w:firstLineChars="200" w:firstLine="480"/>
              <w:rPr>
                <w:ins w:id="2283" w:author="Microsoft Office User" w:date="2023-06-09T10:55:00Z"/>
                <w:rFonts w:ascii="Arial" w:hAnsi="Arial" w:cs="Arial"/>
                <w:color w:val="000000" w:themeColor="text1"/>
                <w:szCs w:val="21"/>
              </w:rPr>
            </w:pPr>
            <w:ins w:id="2284" w:author="Microsoft Office User" w:date="2023-06-09T10:55:00Z">
              <w:r w:rsidRPr="0004734D">
                <w:rPr>
                  <w:rFonts w:ascii="Arial" w:hAnsi="Arial" w:cs="Arial"/>
                  <w:color w:val="000000" w:themeColor="text1"/>
                  <w:szCs w:val="21"/>
                </w:rPr>
                <w:t>0</w:t>
              </w:r>
              <w:r w:rsidRPr="0004734D">
                <w:rPr>
                  <w:rFonts w:ascii="Arial" w:hAnsi="Arial" w:cs="Arial" w:hint="eastAsia"/>
                  <w:color w:val="000000" w:themeColor="text1"/>
                  <w:szCs w:val="21"/>
                </w:rPr>
                <w:t>：</w:t>
              </w:r>
            </w:ins>
            <w:ins w:id="2285" w:author="Microsoft Office User" w:date="2023-06-09T10:56:00Z">
              <w:r>
                <w:rPr>
                  <w:rFonts w:ascii="Arial" w:hAnsi="Arial" w:cs="Arial" w:hint="eastAsia"/>
                  <w:color w:val="000000" w:themeColor="text1"/>
                  <w:szCs w:val="21"/>
                </w:rPr>
                <w:t>上电</w:t>
              </w:r>
            </w:ins>
            <w:ins w:id="2286" w:author="Microsoft Office User" w:date="2023-06-09T10:55:00Z">
              <w:r w:rsidRPr="0004734D">
                <w:rPr>
                  <w:rFonts w:ascii="Arial" w:hAnsi="Arial" w:cs="Arial" w:hint="eastAsia"/>
                  <w:szCs w:val="21"/>
                </w:rPr>
                <w:t>成功</w:t>
              </w:r>
            </w:ins>
          </w:p>
          <w:p w14:paraId="5BACCB79" w14:textId="247AA80A" w:rsidR="0005320F" w:rsidRPr="00186111" w:rsidRDefault="0005320F">
            <w:pPr>
              <w:ind w:firstLineChars="200" w:firstLine="480"/>
              <w:rPr>
                <w:ins w:id="2287" w:author="Microsoft Office User" w:date="2023-06-08T14:53:00Z"/>
                <w:rFonts w:ascii="Arial" w:hAnsi="Arial" w:cs="Arial"/>
                <w:szCs w:val="21"/>
              </w:rPr>
              <w:pPrChange w:id="2288" w:author="Microsoft Office User" w:date="2023-06-09T10:56:00Z">
                <w:pPr/>
              </w:pPrChange>
            </w:pPr>
            <w:ins w:id="2289" w:author="Microsoft Office User" w:date="2023-06-09T10:55:00Z">
              <w:r w:rsidRPr="0004734D">
                <w:rPr>
                  <w:rFonts w:ascii="Arial" w:hAnsi="Arial" w:cs="Arial"/>
                  <w:color w:val="000000" w:themeColor="text1"/>
                  <w:szCs w:val="21"/>
                </w:rPr>
                <w:t>1</w:t>
              </w:r>
              <w:r w:rsidRPr="0004734D">
                <w:rPr>
                  <w:rFonts w:ascii="Arial" w:hAnsi="Arial" w:cs="Arial" w:hint="eastAsia"/>
                  <w:color w:val="000000" w:themeColor="text1"/>
                  <w:szCs w:val="21"/>
                </w:rPr>
                <w:t>：</w:t>
              </w:r>
            </w:ins>
            <w:ins w:id="2290" w:author="Microsoft Office User" w:date="2023-06-09T10:56:00Z">
              <w:r>
                <w:rPr>
                  <w:rFonts w:ascii="Arial" w:hAnsi="Arial" w:cs="Arial" w:hint="eastAsia"/>
                  <w:color w:val="000000" w:themeColor="text1"/>
                  <w:szCs w:val="21"/>
                </w:rPr>
                <w:t>上电</w:t>
              </w:r>
            </w:ins>
            <w:ins w:id="2291" w:author="Microsoft Office User" w:date="2023-06-09T10:55:00Z">
              <w:r w:rsidRPr="0004734D">
                <w:rPr>
                  <w:rFonts w:ascii="Arial" w:hAnsi="Arial" w:cs="Arial" w:hint="eastAsia"/>
                  <w:szCs w:val="21"/>
                </w:rPr>
                <w:t>错误</w:t>
              </w:r>
            </w:ins>
          </w:p>
        </w:tc>
      </w:tr>
      <w:tr w:rsidR="0005320F" w:rsidRPr="0004734D" w14:paraId="04D8D412" w14:textId="77777777" w:rsidTr="0005320F">
        <w:trPr>
          <w:trHeight w:val="114"/>
          <w:jc w:val="center"/>
          <w:ins w:id="2292" w:author="Microsoft Office User" w:date="2023-06-08T14:54:00Z"/>
        </w:trPr>
        <w:tc>
          <w:tcPr>
            <w:tcW w:w="758" w:type="dxa"/>
            <w:vMerge w:val="restart"/>
            <w:vAlign w:val="center"/>
          </w:tcPr>
          <w:p w14:paraId="4CC1AA44" w14:textId="77777777" w:rsidR="0005320F" w:rsidRPr="0004734D" w:rsidRDefault="0005320F">
            <w:pPr>
              <w:pStyle w:val="ac"/>
              <w:numPr>
                <w:ilvl w:val="0"/>
                <w:numId w:val="33"/>
              </w:numPr>
              <w:ind w:firstLineChars="0"/>
              <w:jc w:val="center"/>
              <w:rPr>
                <w:ins w:id="2293" w:author="Microsoft Office User" w:date="2023-06-08T14:54:00Z"/>
                <w:rFonts w:ascii="Arial" w:hAnsi="Arial" w:cs="Arial"/>
                <w:strike/>
                <w:szCs w:val="21"/>
              </w:rPr>
              <w:pPrChange w:id="2294" w:author="Microsoft Office User" w:date="2023-06-09T10:58:00Z">
                <w:pPr>
                  <w:pStyle w:val="ac"/>
                  <w:numPr>
                    <w:numId w:val="32"/>
                  </w:numPr>
                  <w:ind w:left="420" w:firstLineChars="0" w:hanging="420"/>
                  <w:jc w:val="center"/>
                </w:pPr>
              </w:pPrChange>
            </w:pPr>
          </w:p>
        </w:tc>
        <w:tc>
          <w:tcPr>
            <w:tcW w:w="2551" w:type="dxa"/>
            <w:vMerge w:val="restart"/>
            <w:vAlign w:val="center"/>
          </w:tcPr>
          <w:p w14:paraId="0414F108" w14:textId="77777777" w:rsidR="0005320F" w:rsidRDefault="0005320F" w:rsidP="0005320F">
            <w:pPr>
              <w:jc w:val="center"/>
              <w:rPr>
                <w:ins w:id="2295" w:author="Microsoft Office User" w:date="2023-06-09T11:02:00Z"/>
                <w:rFonts w:ascii="Arial" w:hAnsi="Arial" w:cs="Arial"/>
                <w:szCs w:val="21"/>
              </w:rPr>
            </w:pPr>
            <w:ins w:id="2296" w:author="Microsoft Office User" w:date="2023-06-09T10:56:00Z">
              <w:r>
                <w:rPr>
                  <w:rFonts w:ascii="Arial" w:hAnsi="Arial" w:cs="Arial" w:hint="eastAsia"/>
                  <w:szCs w:val="21"/>
                </w:rPr>
                <w:t>主控板</w:t>
              </w:r>
            </w:ins>
            <w:ins w:id="2297" w:author="Microsoft Office User" w:date="2023-06-08T14:54:00Z">
              <w:r>
                <w:rPr>
                  <w:rFonts w:ascii="Arial" w:hAnsi="Arial" w:cs="Arial" w:hint="eastAsia"/>
                  <w:szCs w:val="21"/>
                </w:rPr>
                <w:t>发送时间戳</w:t>
              </w:r>
            </w:ins>
          </w:p>
          <w:p w14:paraId="3CADE1BF" w14:textId="6D9B90F5" w:rsidR="0005320F" w:rsidRDefault="0005320F" w:rsidP="0005320F">
            <w:pPr>
              <w:jc w:val="center"/>
              <w:rPr>
                <w:ins w:id="2298" w:author="Microsoft Office User" w:date="2023-06-08T14:54:00Z"/>
                <w:rFonts w:ascii="Arial" w:hAnsi="Arial" w:cs="Arial"/>
                <w:szCs w:val="21"/>
              </w:rPr>
            </w:pPr>
            <w:ins w:id="2299" w:author="Microsoft Office User" w:date="2023-06-09T11:02:00Z">
              <w:r>
                <w:rPr>
                  <w:rFonts w:ascii="Arial" w:hAnsi="Arial" w:cs="Arial" w:hint="eastAsia"/>
                  <w:szCs w:val="21"/>
                </w:rPr>
                <w:t>（对准</w:t>
              </w:r>
              <w:r>
                <w:rPr>
                  <w:rFonts w:ascii="Arial" w:hAnsi="Arial" w:cs="Arial" w:hint="eastAsia"/>
                  <w:szCs w:val="21"/>
                </w:rPr>
                <w:t>1pps</w:t>
              </w:r>
              <w:r>
                <w:rPr>
                  <w:rFonts w:ascii="Arial" w:hAnsi="Arial" w:cs="Arial" w:hint="eastAsia"/>
                  <w:szCs w:val="21"/>
                </w:rPr>
                <w:t>）</w:t>
              </w:r>
            </w:ins>
          </w:p>
        </w:tc>
        <w:tc>
          <w:tcPr>
            <w:tcW w:w="4947" w:type="dxa"/>
          </w:tcPr>
          <w:p w14:paraId="7B2D3D83" w14:textId="77777777" w:rsidR="0005320F" w:rsidRDefault="0005320F" w:rsidP="0005320F">
            <w:pPr>
              <w:rPr>
                <w:ins w:id="2300" w:author="Microsoft Office User" w:date="2023-06-09T10:57:00Z"/>
                <w:rFonts w:ascii="Arial" w:hAnsi="Arial" w:cs="Arial"/>
                <w:szCs w:val="21"/>
              </w:rPr>
            </w:pPr>
            <w:ins w:id="2301" w:author="Microsoft Office User" w:date="2023-06-09T10:56:00Z">
              <w:r w:rsidRPr="0004734D">
                <w:rPr>
                  <w:rFonts w:ascii="Arial" w:hAnsi="Arial" w:cs="Arial" w:hint="eastAsia"/>
                  <w:szCs w:val="21"/>
                </w:rPr>
                <w:t>下行：</w:t>
              </w:r>
            </w:ins>
          </w:p>
          <w:p w14:paraId="75BA3D91" w14:textId="4EB11987" w:rsidR="0005320F" w:rsidRPr="00186111" w:rsidRDefault="0005320F" w:rsidP="0005320F">
            <w:pPr>
              <w:rPr>
                <w:ins w:id="2302" w:author="Microsoft Office User" w:date="2023-06-08T14:54:00Z"/>
                <w:rFonts w:ascii="Arial" w:hAnsi="Arial" w:cs="Arial"/>
                <w:szCs w:val="21"/>
              </w:rPr>
            </w:pPr>
          </w:p>
        </w:tc>
      </w:tr>
      <w:tr w:rsidR="0005320F" w:rsidRPr="0004734D" w14:paraId="55580BEE" w14:textId="77777777" w:rsidTr="0004734D">
        <w:trPr>
          <w:trHeight w:val="114"/>
          <w:jc w:val="center"/>
          <w:ins w:id="2303" w:author="Microsoft Office User" w:date="2023-06-08T14:54:00Z"/>
        </w:trPr>
        <w:tc>
          <w:tcPr>
            <w:tcW w:w="758" w:type="dxa"/>
            <w:vMerge/>
            <w:vAlign w:val="center"/>
          </w:tcPr>
          <w:p w14:paraId="68AF86B6" w14:textId="77777777" w:rsidR="0005320F" w:rsidRPr="0004734D" w:rsidRDefault="0005320F">
            <w:pPr>
              <w:pStyle w:val="ac"/>
              <w:numPr>
                <w:ilvl w:val="0"/>
                <w:numId w:val="33"/>
              </w:numPr>
              <w:ind w:firstLineChars="0"/>
              <w:jc w:val="center"/>
              <w:rPr>
                <w:ins w:id="2304" w:author="Microsoft Office User" w:date="2023-06-08T14:54:00Z"/>
                <w:rFonts w:ascii="Arial" w:hAnsi="Arial" w:cs="Arial"/>
                <w:strike/>
                <w:szCs w:val="21"/>
              </w:rPr>
              <w:pPrChange w:id="2305" w:author="Microsoft Office User" w:date="2023-06-09T10:58:00Z">
                <w:pPr>
                  <w:pStyle w:val="ac"/>
                  <w:numPr>
                    <w:numId w:val="32"/>
                  </w:numPr>
                  <w:ind w:left="420" w:firstLineChars="0" w:hanging="420"/>
                  <w:jc w:val="center"/>
                </w:pPr>
              </w:pPrChange>
            </w:pPr>
          </w:p>
        </w:tc>
        <w:tc>
          <w:tcPr>
            <w:tcW w:w="2551" w:type="dxa"/>
            <w:vMerge/>
            <w:vAlign w:val="center"/>
          </w:tcPr>
          <w:p w14:paraId="30CFD873" w14:textId="77777777" w:rsidR="0005320F" w:rsidRDefault="0005320F" w:rsidP="0005320F">
            <w:pPr>
              <w:jc w:val="center"/>
              <w:rPr>
                <w:ins w:id="2306" w:author="Microsoft Office User" w:date="2023-06-08T14:54:00Z"/>
                <w:rFonts w:ascii="Arial" w:hAnsi="Arial" w:cs="Arial"/>
                <w:szCs w:val="21"/>
              </w:rPr>
            </w:pPr>
          </w:p>
        </w:tc>
        <w:tc>
          <w:tcPr>
            <w:tcW w:w="4947" w:type="dxa"/>
          </w:tcPr>
          <w:p w14:paraId="36EBE045" w14:textId="77777777" w:rsidR="0005320F" w:rsidRPr="0004734D" w:rsidRDefault="0005320F" w:rsidP="0005320F">
            <w:pPr>
              <w:rPr>
                <w:ins w:id="2307" w:author="Microsoft Office User" w:date="2023-06-09T10:56:00Z"/>
                <w:rFonts w:ascii="Arial" w:hAnsi="Arial" w:cs="Arial"/>
                <w:szCs w:val="21"/>
              </w:rPr>
            </w:pPr>
            <w:ins w:id="2308" w:author="Microsoft Office User" w:date="2023-06-09T10:56:00Z">
              <w:r w:rsidRPr="0004734D">
                <w:rPr>
                  <w:rFonts w:ascii="Arial" w:hAnsi="Arial" w:cs="Arial" w:hint="eastAsia"/>
                  <w:szCs w:val="21"/>
                </w:rPr>
                <w:t>上行：</w:t>
              </w:r>
            </w:ins>
          </w:p>
          <w:p w14:paraId="30AF6F92" w14:textId="4607DC87" w:rsidR="0005320F" w:rsidRPr="00186111" w:rsidRDefault="0005320F">
            <w:pPr>
              <w:rPr>
                <w:ins w:id="2309" w:author="Microsoft Office User" w:date="2023-06-08T14:54:00Z"/>
                <w:rFonts w:ascii="Arial" w:hAnsi="Arial" w:cs="Arial"/>
                <w:szCs w:val="21"/>
              </w:rPr>
            </w:pPr>
          </w:p>
        </w:tc>
      </w:tr>
      <w:tr w:rsidR="0005320F" w:rsidRPr="0004734D" w14:paraId="443A5723" w14:textId="77777777" w:rsidTr="0005320F">
        <w:trPr>
          <w:trHeight w:val="114"/>
          <w:jc w:val="center"/>
          <w:ins w:id="2310" w:author="Microsoft Office User" w:date="2023-06-09T10:58:00Z"/>
        </w:trPr>
        <w:tc>
          <w:tcPr>
            <w:tcW w:w="758" w:type="dxa"/>
            <w:vMerge w:val="restart"/>
            <w:vAlign w:val="center"/>
          </w:tcPr>
          <w:p w14:paraId="1D16F6E2" w14:textId="77777777" w:rsidR="0005320F" w:rsidRPr="0004734D" w:rsidRDefault="0005320F" w:rsidP="0005320F">
            <w:pPr>
              <w:pStyle w:val="ac"/>
              <w:numPr>
                <w:ilvl w:val="0"/>
                <w:numId w:val="33"/>
              </w:numPr>
              <w:ind w:firstLineChars="0"/>
              <w:jc w:val="center"/>
              <w:rPr>
                <w:ins w:id="2311" w:author="Microsoft Office User" w:date="2023-06-09T10:58:00Z"/>
                <w:rFonts w:ascii="Arial" w:hAnsi="Arial" w:cs="Arial"/>
                <w:strike/>
                <w:szCs w:val="21"/>
              </w:rPr>
            </w:pPr>
          </w:p>
        </w:tc>
        <w:tc>
          <w:tcPr>
            <w:tcW w:w="2551" w:type="dxa"/>
            <w:vMerge w:val="restart"/>
            <w:vAlign w:val="center"/>
          </w:tcPr>
          <w:p w14:paraId="1509ED7B" w14:textId="1555B3FA" w:rsidR="0005320F" w:rsidRDefault="0005320F" w:rsidP="0005320F">
            <w:pPr>
              <w:jc w:val="center"/>
              <w:rPr>
                <w:ins w:id="2312" w:author="Microsoft Office User" w:date="2023-06-09T10:58:00Z"/>
                <w:rFonts w:ascii="Arial" w:hAnsi="Arial" w:cs="Arial"/>
                <w:szCs w:val="21"/>
              </w:rPr>
            </w:pPr>
            <w:ins w:id="2313" w:author="Microsoft Office User" w:date="2023-06-09T10:58:00Z">
              <w:r>
                <w:rPr>
                  <w:rFonts w:ascii="Arial" w:hAnsi="Arial" w:cs="Arial" w:hint="eastAsia"/>
                  <w:szCs w:val="21"/>
                </w:rPr>
                <w:t>主控板发送</w:t>
              </w:r>
            </w:ins>
            <w:ins w:id="2314" w:author="Microsoft Office User" w:date="2023-06-09T10:59:00Z">
              <w:r>
                <w:rPr>
                  <w:rFonts w:ascii="Arial" w:hAnsi="Arial" w:cs="Arial" w:hint="eastAsia"/>
                  <w:szCs w:val="21"/>
                </w:rPr>
                <w:t>断电</w:t>
              </w:r>
            </w:ins>
            <w:ins w:id="2315" w:author="Microsoft Office User" w:date="2023-06-09T11:00:00Z">
              <w:r>
                <w:rPr>
                  <w:rFonts w:ascii="Arial" w:hAnsi="Arial" w:cs="Arial" w:hint="eastAsia"/>
                  <w:szCs w:val="21"/>
                </w:rPr>
                <w:t>指令</w:t>
              </w:r>
            </w:ins>
          </w:p>
        </w:tc>
        <w:tc>
          <w:tcPr>
            <w:tcW w:w="4947" w:type="dxa"/>
          </w:tcPr>
          <w:p w14:paraId="6FAC9A55" w14:textId="77777777" w:rsidR="0005320F" w:rsidRDefault="0005320F" w:rsidP="0005320F">
            <w:pPr>
              <w:rPr>
                <w:ins w:id="2316" w:author="Microsoft Office User" w:date="2023-06-09T11:00:00Z"/>
                <w:rFonts w:ascii="Arial" w:hAnsi="Arial" w:cs="Arial"/>
                <w:szCs w:val="21"/>
              </w:rPr>
            </w:pPr>
            <w:ins w:id="2317" w:author="Microsoft Office User" w:date="2023-06-09T11:00:00Z">
              <w:r w:rsidRPr="0004734D">
                <w:rPr>
                  <w:rFonts w:ascii="Arial" w:hAnsi="Arial" w:cs="Arial" w:hint="eastAsia"/>
                  <w:szCs w:val="21"/>
                </w:rPr>
                <w:t>下行：</w:t>
              </w:r>
            </w:ins>
          </w:p>
          <w:p w14:paraId="38E8560F" w14:textId="77777777" w:rsidR="0005320F" w:rsidRPr="0004734D" w:rsidRDefault="0005320F" w:rsidP="0005320F">
            <w:pPr>
              <w:rPr>
                <w:ins w:id="2318" w:author="Microsoft Office User" w:date="2023-06-09T10:58:00Z"/>
                <w:rFonts w:ascii="Arial" w:hAnsi="Arial" w:cs="Arial"/>
                <w:szCs w:val="21"/>
              </w:rPr>
            </w:pPr>
          </w:p>
        </w:tc>
      </w:tr>
      <w:tr w:rsidR="0005320F" w:rsidRPr="0004734D" w14:paraId="376B4F59" w14:textId="77777777" w:rsidTr="0004734D">
        <w:trPr>
          <w:trHeight w:val="114"/>
          <w:jc w:val="center"/>
          <w:ins w:id="2319" w:author="Microsoft Office User" w:date="2023-06-09T10:58:00Z"/>
        </w:trPr>
        <w:tc>
          <w:tcPr>
            <w:tcW w:w="758" w:type="dxa"/>
            <w:vMerge/>
            <w:vAlign w:val="center"/>
          </w:tcPr>
          <w:p w14:paraId="1EF7C87C" w14:textId="77777777" w:rsidR="0005320F" w:rsidRPr="0004734D" w:rsidRDefault="0005320F" w:rsidP="0005320F">
            <w:pPr>
              <w:pStyle w:val="ac"/>
              <w:numPr>
                <w:ilvl w:val="0"/>
                <w:numId w:val="33"/>
              </w:numPr>
              <w:ind w:firstLineChars="0"/>
              <w:jc w:val="center"/>
              <w:rPr>
                <w:ins w:id="2320" w:author="Microsoft Office User" w:date="2023-06-09T10:58:00Z"/>
                <w:rFonts w:ascii="Arial" w:hAnsi="Arial" w:cs="Arial"/>
                <w:strike/>
                <w:szCs w:val="21"/>
              </w:rPr>
            </w:pPr>
          </w:p>
        </w:tc>
        <w:tc>
          <w:tcPr>
            <w:tcW w:w="2551" w:type="dxa"/>
            <w:vMerge/>
            <w:vAlign w:val="center"/>
          </w:tcPr>
          <w:p w14:paraId="22D309B3" w14:textId="77777777" w:rsidR="0005320F" w:rsidRDefault="0005320F" w:rsidP="0005320F">
            <w:pPr>
              <w:jc w:val="center"/>
              <w:rPr>
                <w:ins w:id="2321" w:author="Microsoft Office User" w:date="2023-06-09T10:58:00Z"/>
                <w:rFonts w:ascii="Arial" w:hAnsi="Arial" w:cs="Arial"/>
                <w:szCs w:val="21"/>
              </w:rPr>
            </w:pPr>
          </w:p>
        </w:tc>
        <w:tc>
          <w:tcPr>
            <w:tcW w:w="4947" w:type="dxa"/>
          </w:tcPr>
          <w:p w14:paraId="7B90D9E3" w14:textId="77777777" w:rsidR="0005320F" w:rsidRPr="0004734D" w:rsidRDefault="0005320F" w:rsidP="0005320F">
            <w:pPr>
              <w:rPr>
                <w:ins w:id="2322" w:author="Microsoft Office User" w:date="2023-06-09T11:00:00Z"/>
                <w:rFonts w:ascii="Arial" w:hAnsi="Arial" w:cs="Arial"/>
                <w:szCs w:val="21"/>
              </w:rPr>
            </w:pPr>
            <w:ins w:id="2323" w:author="Microsoft Office User" w:date="2023-06-09T11:00:00Z">
              <w:r w:rsidRPr="0004734D">
                <w:rPr>
                  <w:rFonts w:ascii="Arial" w:hAnsi="Arial" w:cs="Arial" w:hint="eastAsia"/>
                  <w:szCs w:val="21"/>
                </w:rPr>
                <w:t>上行：</w:t>
              </w:r>
            </w:ins>
          </w:p>
          <w:p w14:paraId="1527EAE7" w14:textId="77777777" w:rsidR="0005320F" w:rsidRPr="0004734D" w:rsidRDefault="0005320F" w:rsidP="0005320F">
            <w:pPr>
              <w:rPr>
                <w:ins w:id="2324" w:author="Microsoft Office User" w:date="2023-06-09T10:58:00Z"/>
                <w:rFonts w:ascii="Arial" w:hAnsi="Arial" w:cs="Arial"/>
                <w:szCs w:val="21"/>
              </w:rPr>
            </w:pPr>
          </w:p>
        </w:tc>
      </w:tr>
      <w:tr w:rsidR="0005320F" w:rsidRPr="0004734D" w14:paraId="2E9A8AD3" w14:textId="77777777" w:rsidTr="0005320F">
        <w:trPr>
          <w:trHeight w:val="114"/>
          <w:jc w:val="center"/>
          <w:ins w:id="2325" w:author="Microsoft Office User" w:date="2023-06-08T14:53:00Z"/>
        </w:trPr>
        <w:tc>
          <w:tcPr>
            <w:tcW w:w="758" w:type="dxa"/>
            <w:vMerge w:val="restart"/>
            <w:vAlign w:val="center"/>
          </w:tcPr>
          <w:p w14:paraId="37D7EAA1" w14:textId="77777777" w:rsidR="0005320F" w:rsidRPr="0004734D" w:rsidRDefault="0005320F">
            <w:pPr>
              <w:pStyle w:val="ac"/>
              <w:numPr>
                <w:ilvl w:val="0"/>
                <w:numId w:val="33"/>
              </w:numPr>
              <w:ind w:firstLineChars="0"/>
              <w:jc w:val="center"/>
              <w:rPr>
                <w:ins w:id="2326" w:author="Microsoft Office User" w:date="2023-06-08T14:53:00Z"/>
                <w:rFonts w:ascii="Arial" w:hAnsi="Arial" w:cs="Arial"/>
                <w:strike/>
                <w:szCs w:val="21"/>
              </w:rPr>
              <w:pPrChange w:id="2327" w:author="Microsoft Office User" w:date="2023-06-09T10:58:00Z">
                <w:pPr>
                  <w:pStyle w:val="ac"/>
                  <w:numPr>
                    <w:numId w:val="32"/>
                  </w:numPr>
                  <w:ind w:left="420" w:firstLineChars="0" w:hanging="420"/>
                  <w:jc w:val="center"/>
                </w:pPr>
              </w:pPrChange>
            </w:pPr>
          </w:p>
        </w:tc>
        <w:tc>
          <w:tcPr>
            <w:tcW w:w="2551" w:type="dxa"/>
            <w:vMerge w:val="restart"/>
            <w:vAlign w:val="center"/>
          </w:tcPr>
          <w:p w14:paraId="7150FDC0" w14:textId="3227A912" w:rsidR="0005320F" w:rsidRDefault="0005320F" w:rsidP="0005320F">
            <w:pPr>
              <w:jc w:val="center"/>
              <w:rPr>
                <w:ins w:id="2328" w:author="Microsoft Office User" w:date="2023-06-08T14:53:00Z"/>
                <w:rFonts w:ascii="Arial" w:hAnsi="Arial" w:cs="Arial"/>
                <w:szCs w:val="21"/>
              </w:rPr>
            </w:pPr>
            <w:ins w:id="2329" w:author="Microsoft Office User" w:date="2023-06-08T14:54:00Z">
              <w:r>
                <w:rPr>
                  <w:rFonts w:ascii="Arial" w:hAnsi="Arial" w:cs="Arial"/>
                  <w:szCs w:val="21"/>
                </w:rPr>
                <w:t>ARM</w:t>
              </w:r>
              <w:r>
                <w:rPr>
                  <w:rFonts w:ascii="Arial" w:hAnsi="Arial" w:cs="Arial" w:hint="eastAsia"/>
                  <w:szCs w:val="21"/>
                </w:rPr>
                <w:t>发送关机信息</w:t>
              </w:r>
            </w:ins>
          </w:p>
        </w:tc>
        <w:tc>
          <w:tcPr>
            <w:tcW w:w="4947" w:type="dxa"/>
          </w:tcPr>
          <w:p w14:paraId="19BD256F" w14:textId="77777777" w:rsidR="0005320F" w:rsidRDefault="0005320F" w:rsidP="0005320F">
            <w:pPr>
              <w:rPr>
                <w:ins w:id="2330" w:author="Microsoft Office User" w:date="2023-06-09T10:57:00Z"/>
                <w:rFonts w:ascii="Arial" w:hAnsi="Arial" w:cs="Arial"/>
                <w:szCs w:val="21"/>
              </w:rPr>
            </w:pPr>
            <w:ins w:id="2331" w:author="Microsoft Office User" w:date="2023-06-09T10:57:00Z">
              <w:r w:rsidRPr="0004734D">
                <w:rPr>
                  <w:rFonts w:ascii="Arial" w:hAnsi="Arial" w:cs="Arial" w:hint="eastAsia"/>
                  <w:szCs w:val="21"/>
                </w:rPr>
                <w:t>下行：</w:t>
              </w:r>
            </w:ins>
          </w:p>
          <w:p w14:paraId="4B2391BB" w14:textId="77777777" w:rsidR="0005320F" w:rsidRPr="00186111" w:rsidRDefault="0005320F" w:rsidP="0005320F">
            <w:pPr>
              <w:rPr>
                <w:ins w:id="2332" w:author="Microsoft Office User" w:date="2023-06-08T14:53:00Z"/>
                <w:rFonts w:ascii="Arial" w:hAnsi="Arial" w:cs="Arial"/>
                <w:szCs w:val="21"/>
              </w:rPr>
            </w:pPr>
          </w:p>
        </w:tc>
      </w:tr>
      <w:tr w:rsidR="0005320F" w:rsidRPr="0004734D" w14:paraId="599C6BCC" w14:textId="77777777" w:rsidTr="0004734D">
        <w:trPr>
          <w:trHeight w:val="114"/>
          <w:jc w:val="center"/>
          <w:ins w:id="2333" w:author="Microsoft Office User" w:date="2023-06-08T14:53:00Z"/>
        </w:trPr>
        <w:tc>
          <w:tcPr>
            <w:tcW w:w="758" w:type="dxa"/>
            <w:vMerge/>
            <w:vAlign w:val="center"/>
          </w:tcPr>
          <w:p w14:paraId="01E9D8E3" w14:textId="77777777" w:rsidR="0005320F" w:rsidRPr="0004734D" w:rsidRDefault="0005320F">
            <w:pPr>
              <w:pStyle w:val="ac"/>
              <w:numPr>
                <w:ilvl w:val="0"/>
                <w:numId w:val="33"/>
              </w:numPr>
              <w:ind w:firstLineChars="0"/>
              <w:jc w:val="center"/>
              <w:rPr>
                <w:ins w:id="2334" w:author="Microsoft Office User" w:date="2023-06-08T14:53:00Z"/>
                <w:rFonts w:ascii="Arial" w:hAnsi="Arial" w:cs="Arial"/>
                <w:strike/>
                <w:szCs w:val="21"/>
              </w:rPr>
              <w:pPrChange w:id="2335" w:author="Microsoft Office User" w:date="2023-06-09T10:58:00Z">
                <w:pPr>
                  <w:pStyle w:val="ac"/>
                  <w:numPr>
                    <w:numId w:val="32"/>
                  </w:numPr>
                  <w:ind w:left="420" w:firstLineChars="0" w:hanging="420"/>
                  <w:jc w:val="center"/>
                </w:pPr>
              </w:pPrChange>
            </w:pPr>
          </w:p>
        </w:tc>
        <w:tc>
          <w:tcPr>
            <w:tcW w:w="2551" w:type="dxa"/>
            <w:vMerge/>
            <w:vAlign w:val="center"/>
          </w:tcPr>
          <w:p w14:paraId="03322CB9" w14:textId="77777777" w:rsidR="0005320F" w:rsidRDefault="0005320F" w:rsidP="0005320F">
            <w:pPr>
              <w:jc w:val="center"/>
              <w:rPr>
                <w:ins w:id="2336" w:author="Microsoft Office User" w:date="2023-06-08T14:54:00Z"/>
                <w:rFonts w:ascii="Arial" w:hAnsi="Arial" w:cs="Arial"/>
                <w:szCs w:val="21"/>
              </w:rPr>
            </w:pPr>
          </w:p>
        </w:tc>
        <w:tc>
          <w:tcPr>
            <w:tcW w:w="4947" w:type="dxa"/>
          </w:tcPr>
          <w:p w14:paraId="306DA2C9" w14:textId="77777777" w:rsidR="0005320F" w:rsidRPr="0004734D" w:rsidRDefault="0005320F" w:rsidP="0005320F">
            <w:pPr>
              <w:rPr>
                <w:ins w:id="2337" w:author="Microsoft Office User" w:date="2023-06-09T10:57:00Z"/>
                <w:rFonts w:ascii="Arial" w:hAnsi="Arial" w:cs="Arial"/>
                <w:szCs w:val="21"/>
              </w:rPr>
            </w:pPr>
            <w:ins w:id="2338" w:author="Microsoft Office User" w:date="2023-06-09T10:57:00Z">
              <w:r w:rsidRPr="0004734D">
                <w:rPr>
                  <w:rFonts w:ascii="Arial" w:hAnsi="Arial" w:cs="Arial" w:hint="eastAsia"/>
                  <w:szCs w:val="21"/>
                </w:rPr>
                <w:t>上行：</w:t>
              </w:r>
            </w:ins>
          </w:p>
          <w:p w14:paraId="36EA67C9" w14:textId="77777777" w:rsidR="0005320F" w:rsidRPr="00186111" w:rsidRDefault="0005320F" w:rsidP="0005320F">
            <w:pPr>
              <w:rPr>
                <w:ins w:id="2339" w:author="Microsoft Office User" w:date="2023-06-08T14:53:00Z"/>
                <w:rFonts w:ascii="Arial" w:hAnsi="Arial" w:cs="Arial"/>
                <w:szCs w:val="21"/>
              </w:rPr>
            </w:pPr>
          </w:p>
        </w:tc>
      </w:tr>
      <w:tr w:rsidR="0086316A" w:rsidRPr="0004734D" w14:paraId="03240F63" w14:textId="77777777" w:rsidTr="0086316A">
        <w:trPr>
          <w:trHeight w:val="238"/>
          <w:jc w:val="center"/>
          <w:ins w:id="2340" w:author="Microsoft Office User" w:date="2023-06-08T14:54:00Z"/>
        </w:trPr>
        <w:tc>
          <w:tcPr>
            <w:tcW w:w="758" w:type="dxa"/>
            <w:vMerge w:val="restart"/>
            <w:vAlign w:val="center"/>
          </w:tcPr>
          <w:p w14:paraId="4D510B87" w14:textId="77777777" w:rsidR="0086316A" w:rsidRPr="0004734D" w:rsidRDefault="0086316A" w:rsidP="0086316A">
            <w:pPr>
              <w:pStyle w:val="ac"/>
              <w:numPr>
                <w:ilvl w:val="0"/>
                <w:numId w:val="33"/>
              </w:numPr>
              <w:ind w:firstLineChars="0"/>
              <w:jc w:val="center"/>
              <w:rPr>
                <w:ins w:id="2341" w:author="Microsoft Office User" w:date="2023-06-08T14:54:00Z"/>
                <w:rFonts w:ascii="Arial" w:hAnsi="Arial" w:cs="Arial"/>
                <w:strike/>
                <w:szCs w:val="21"/>
              </w:rPr>
              <w:pPrChange w:id="2342" w:author="Microsoft Office User" w:date="2023-06-09T10:58:00Z">
                <w:pPr>
                  <w:pStyle w:val="ac"/>
                  <w:numPr>
                    <w:numId w:val="32"/>
                  </w:numPr>
                  <w:ind w:left="420" w:firstLineChars="0" w:hanging="420"/>
                  <w:jc w:val="center"/>
                </w:pPr>
              </w:pPrChange>
            </w:pPr>
          </w:p>
        </w:tc>
        <w:tc>
          <w:tcPr>
            <w:tcW w:w="2551" w:type="dxa"/>
            <w:vMerge w:val="restart"/>
            <w:vAlign w:val="center"/>
          </w:tcPr>
          <w:p w14:paraId="39341828" w14:textId="7A813D43" w:rsidR="0086316A" w:rsidRDefault="0086316A" w:rsidP="0086316A">
            <w:pPr>
              <w:jc w:val="center"/>
              <w:rPr>
                <w:ins w:id="2343" w:author="Microsoft Office User" w:date="2023-06-08T14:54:00Z"/>
                <w:rFonts w:ascii="Arial" w:hAnsi="Arial" w:cs="Arial"/>
                <w:szCs w:val="21"/>
              </w:rPr>
            </w:pPr>
            <w:ins w:id="2344" w:author="Microsoft Office User" w:date="2023-06-08T14:54:00Z">
              <w:r>
                <w:rPr>
                  <w:rFonts w:ascii="Arial" w:hAnsi="Arial" w:cs="Arial"/>
                  <w:szCs w:val="21"/>
                </w:rPr>
                <w:t>ARM</w:t>
              </w:r>
              <w:r>
                <w:rPr>
                  <w:rFonts w:ascii="Arial" w:hAnsi="Arial" w:cs="Arial" w:hint="eastAsia"/>
                  <w:szCs w:val="21"/>
                </w:rPr>
                <w:t>发送工作状态数据</w:t>
              </w:r>
            </w:ins>
          </w:p>
        </w:tc>
        <w:tc>
          <w:tcPr>
            <w:tcW w:w="4947" w:type="dxa"/>
          </w:tcPr>
          <w:p w14:paraId="047448C6" w14:textId="77777777" w:rsidR="0086316A" w:rsidRDefault="0086316A" w:rsidP="0086316A">
            <w:pPr>
              <w:rPr>
                <w:ins w:id="2345" w:author="Microsoft Office User" w:date="2023-06-09T14:11:00Z"/>
                <w:rFonts w:ascii="Arial" w:hAnsi="Arial" w:cs="Arial"/>
                <w:szCs w:val="21"/>
              </w:rPr>
            </w:pPr>
            <w:ins w:id="2346" w:author="Microsoft Office User" w:date="2023-06-09T14:11:00Z">
              <w:r w:rsidRPr="0004734D">
                <w:rPr>
                  <w:rFonts w:ascii="Arial" w:hAnsi="Arial" w:cs="Arial" w:hint="eastAsia"/>
                  <w:szCs w:val="21"/>
                </w:rPr>
                <w:t>下行：</w:t>
              </w:r>
            </w:ins>
          </w:p>
          <w:p w14:paraId="1E8F8668" w14:textId="77777777" w:rsidR="0086316A" w:rsidRPr="00186111" w:rsidRDefault="0086316A" w:rsidP="0086316A">
            <w:pPr>
              <w:rPr>
                <w:ins w:id="2347" w:author="Microsoft Office User" w:date="2023-06-08T14:54:00Z"/>
                <w:rFonts w:ascii="Arial" w:hAnsi="Arial" w:cs="Arial"/>
                <w:szCs w:val="21"/>
              </w:rPr>
            </w:pPr>
          </w:p>
        </w:tc>
      </w:tr>
      <w:tr w:rsidR="0086316A" w:rsidRPr="0004734D" w14:paraId="77345A9D" w14:textId="77777777" w:rsidTr="0004734D">
        <w:trPr>
          <w:trHeight w:val="237"/>
          <w:jc w:val="center"/>
          <w:ins w:id="2348" w:author="Microsoft Office User" w:date="2023-06-08T14:54:00Z"/>
        </w:trPr>
        <w:tc>
          <w:tcPr>
            <w:tcW w:w="758" w:type="dxa"/>
            <w:vMerge/>
            <w:vAlign w:val="center"/>
          </w:tcPr>
          <w:p w14:paraId="604A05C9" w14:textId="77777777" w:rsidR="0086316A" w:rsidRPr="0004734D" w:rsidRDefault="0086316A" w:rsidP="0086316A">
            <w:pPr>
              <w:pStyle w:val="ac"/>
              <w:numPr>
                <w:ilvl w:val="0"/>
                <w:numId w:val="33"/>
              </w:numPr>
              <w:ind w:firstLineChars="0"/>
              <w:jc w:val="center"/>
              <w:rPr>
                <w:ins w:id="2349" w:author="Microsoft Office User" w:date="2023-06-08T14:54:00Z"/>
                <w:rFonts w:ascii="Arial" w:hAnsi="Arial" w:cs="Arial"/>
                <w:strike/>
                <w:szCs w:val="21"/>
              </w:rPr>
            </w:pPr>
          </w:p>
        </w:tc>
        <w:tc>
          <w:tcPr>
            <w:tcW w:w="2551" w:type="dxa"/>
            <w:vMerge/>
            <w:vAlign w:val="center"/>
          </w:tcPr>
          <w:p w14:paraId="12CCDD0B" w14:textId="77777777" w:rsidR="0086316A" w:rsidRDefault="0086316A" w:rsidP="0086316A">
            <w:pPr>
              <w:jc w:val="center"/>
              <w:rPr>
                <w:ins w:id="2350" w:author="Microsoft Office User" w:date="2023-06-08T14:54:00Z"/>
                <w:rFonts w:ascii="Arial" w:hAnsi="Arial" w:cs="Arial"/>
                <w:szCs w:val="21"/>
              </w:rPr>
            </w:pPr>
          </w:p>
        </w:tc>
        <w:tc>
          <w:tcPr>
            <w:tcW w:w="4947" w:type="dxa"/>
          </w:tcPr>
          <w:p w14:paraId="4106C66B" w14:textId="77777777" w:rsidR="0086316A" w:rsidRPr="0004734D" w:rsidRDefault="0086316A" w:rsidP="0086316A">
            <w:pPr>
              <w:rPr>
                <w:ins w:id="2351" w:author="Microsoft Office User" w:date="2023-06-09T14:11:00Z"/>
                <w:rFonts w:ascii="Arial" w:hAnsi="Arial" w:cs="Arial"/>
                <w:szCs w:val="21"/>
              </w:rPr>
            </w:pPr>
            <w:ins w:id="2352" w:author="Microsoft Office User" w:date="2023-06-09T14:11:00Z">
              <w:r w:rsidRPr="0004734D">
                <w:rPr>
                  <w:rFonts w:ascii="Arial" w:hAnsi="Arial" w:cs="Arial" w:hint="eastAsia"/>
                  <w:szCs w:val="21"/>
                </w:rPr>
                <w:t>上行：</w:t>
              </w:r>
            </w:ins>
          </w:p>
          <w:p w14:paraId="5848AD7C" w14:textId="77777777" w:rsidR="0086316A" w:rsidRPr="00186111" w:rsidRDefault="0086316A" w:rsidP="0086316A">
            <w:pPr>
              <w:rPr>
                <w:ins w:id="2353" w:author="Microsoft Office User" w:date="2023-06-08T14:54:00Z"/>
                <w:rFonts w:ascii="Arial" w:hAnsi="Arial" w:cs="Arial"/>
                <w:szCs w:val="21"/>
              </w:rPr>
            </w:pPr>
          </w:p>
        </w:tc>
      </w:tr>
      <w:tr w:rsidR="0005320F" w:rsidRPr="0004734D" w14:paraId="004F8AC6" w14:textId="77777777" w:rsidTr="00133668">
        <w:trPr>
          <w:trHeight w:val="160"/>
          <w:jc w:val="center"/>
          <w:ins w:id="2354" w:author="Microsoft Office User" w:date="2023-06-07T13:23:00Z"/>
        </w:trPr>
        <w:tc>
          <w:tcPr>
            <w:tcW w:w="758" w:type="dxa"/>
            <w:vMerge w:val="restart"/>
            <w:vAlign w:val="center"/>
          </w:tcPr>
          <w:p w14:paraId="0765CBCE" w14:textId="77777777" w:rsidR="0005320F" w:rsidRPr="00133668" w:rsidRDefault="0005320F" w:rsidP="0005320F">
            <w:pPr>
              <w:pStyle w:val="ac"/>
              <w:ind w:left="420" w:firstLineChars="0" w:firstLine="0"/>
              <w:rPr>
                <w:ins w:id="2355" w:author="Microsoft Office User" w:date="2023-06-07T13:23:00Z"/>
                <w:rFonts w:ascii="Arial" w:hAnsi="Arial" w:cs="Arial"/>
                <w:szCs w:val="21"/>
              </w:rPr>
            </w:pPr>
          </w:p>
        </w:tc>
        <w:tc>
          <w:tcPr>
            <w:tcW w:w="2551" w:type="dxa"/>
            <w:vMerge w:val="restart"/>
            <w:vAlign w:val="center"/>
          </w:tcPr>
          <w:p w14:paraId="6748597A" w14:textId="5203835A" w:rsidR="0005320F" w:rsidRPr="00133668" w:rsidRDefault="0005320F" w:rsidP="0005320F">
            <w:pPr>
              <w:jc w:val="center"/>
              <w:rPr>
                <w:ins w:id="2356" w:author="Microsoft Office User" w:date="2023-06-07T13:23:00Z"/>
                <w:rFonts w:ascii="Arial" w:hAnsi="Arial" w:cs="Arial"/>
                <w:szCs w:val="21"/>
              </w:rPr>
            </w:pPr>
            <w:ins w:id="2357" w:author="Microsoft Office User" w:date="2023-06-08T14:53:00Z">
              <w:r>
                <w:rPr>
                  <w:rFonts w:ascii="Arial" w:hAnsi="Arial" w:cs="Arial"/>
                  <w:szCs w:val="21"/>
                </w:rPr>
                <w:t>Arm</w:t>
              </w:r>
              <w:r>
                <w:rPr>
                  <w:rFonts w:ascii="Arial" w:hAnsi="Arial" w:cs="Arial" w:hint="eastAsia"/>
                  <w:szCs w:val="21"/>
                </w:rPr>
                <w:t>发送</w:t>
              </w:r>
            </w:ins>
            <w:ins w:id="2358" w:author="Microsoft Office User" w:date="2023-06-07T13:23:00Z">
              <w:r>
                <w:rPr>
                  <w:rFonts w:ascii="Arial" w:hAnsi="Arial" w:cs="Arial" w:hint="eastAsia"/>
                  <w:szCs w:val="21"/>
                </w:rPr>
                <w:t>触发采集停止</w:t>
              </w:r>
            </w:ins>
          </w:p>
        </w:tc>
        <w:tc>
          <w:tcPr>
            <w:tcW w:w="4947" w:type="dxa"/>
          </w:tcPr>
          <w:p w14:paraId="5DE7902C" w14:textId="77777777" w:rsidR="0005320F" w:rsidRDefault="0005320F" w:rsidP="0005320F">
            <w:pPr>
              <w:rPr>
                <w:ins w:id="2359" w:author="Microsoft Office User" w:date="2023-06-07T13:23:00Z"/>
                <w:rFonts w:ascii="Arial" w:hAnsi="Arial" w:cs="Arial"/>
                <w:color w:val="FF0000"/>
                <w:szCs w:val="21"/>
              </w:rPr>
            </w:pPr>
            <w:ins w:id="2360" w:author="Microsoft Office User" w:date="2023-06-07T13:23:00Z">
              <w:r>
                <w:rPr>
                  <w:rFonts w:ascii="Arial" w:hAnsi="Arial" w:cs="Arial" w:hint="eastAsia"/>
                  <w:color w:val="FF0000"/>
                  <w:szCs w:val="21"/>
                </w:rPr>
                <w:t>下行：</w:t>
              </w:r>
            </w:ins>
          </w:p>
          <w:p w14:paraId="5D9D8DA3" w14:textId="56487668" w:rsidR="0005320F" w:rsidRPr="00133668" w:rsidRDefault="0005320F" w:rsidP="0005320F">
            <w:pPr>
              <w:rPr>
                <w:ins w:id="2361" w:author="Microsoft Office User" w:date="2023-06-07T13:23:00Z"/>
                <w:rFonts w:ascii="Arial" w:hAnsi="Arial" w:cs="Arial"/>
                <w:color w:val="FF0000"/>
                <w:szCs w:val="21"/>
              </w:rPr>
            </w:pPr>
            <w:ins w:id="2362" w:author="Microsoft Office User" w:date="2023-06-08T14:52:00Z">
              <w:r>
                <w:rPr>
                  <w:rFonts w:ascii="Arial" w:hAnsi="Arial" w:cs="Arial" w:hint="eastAsia"/>
                  <w:color w:val="FF0000"/>
                  <w:szCs w:val="21"/>
                </w:rPr>
                <w:t>无</w:t>
              </w:r>
            </w:ins>
          </w:p>
        </w:tc>
      </w:tr>
      <w:tr w:rsidR="0005320F" w:rsidRPr="0004734D" w14:paraId="42747AEA" w14:textId="77777777" w:rsidTr="0004734D">
        <w:trPr>
          <w:trHeight w:val="160"/>
          <w:jc w:val="center"/>
          <w:ins w:id="2363" w:author="Microsoft Office User" w:date="2023-06-07T13:23:00Z"/>
        </w:trPr>
        <w:tc>
          <w:tcPr>
            <w:tcW w:w="758" w:type="dxa"/>
            <w:vMerge/>
            <w:vAlign w:val="center"/>
          </w:tcPr>
          <w:p w14:paraId="601C0DAA" w14:textId="77777777" w:rsidR="0005320F" w:rsidRPr="00133668" w:rsidRDefault="0005320F" w:rsidP="0005320F">
            <w:pPr>
              <w:pStyle w:val="ac"/>
              <w:ind w:left="420" w:firstLineChars="0" w:firstLine="0"/>
              <w:rPr>
                <w:ins w:id="2364" w:author="Microsoft Office User" w:date="2023-06-07T13:23:00Z"/>
                <w:rFonts w:ascii="Arial" w:hAnsi="Arial" w:cs="Arial"/>
                <w:szCs w:val="21"/>
              </w:rPr>
            </w:pPr>
          </w:p>
        </w:tc>
        <w:tc>
          <w:tcPr>
            <w:tcW w:w="2551" w:type="dxa"/>
            <w:vMerge/>
            <w:vAlign w:val="center"/>
          </w:tcPr>
          <w:p w14:paraId="2F4516F0" w14:textId="77777777" w:rsidR="0005320F" w:rsidRPr="00133668" w:rsidRDefault="0005320F" w:rsidP="0005320F">
            <w:pPr>
              <w:jc w:val="center"/>
              <w:rPr>
                <w:ins w:id="2365" w:author="Microsoft Office User" w:date="2023-06-07T13:23:00Z"/>
                <w:rFonts w:ascii="Arial" w:hAnsi="Arial" w:cs="Arial"/>
                <w:szCs w:val="21"/>
              </w:rPr>
            </w:pPr>
          </w:p>
        </w:tc>
        <w:tc>
          <w:tcPr>
            <w:tcW w:w="4947" w:type="dxa"/>
          </w:tcPr>
          <w:p w14:paraId="19A71798" w14:textId="77777777" w:rsidR="0005320F" w:rsidRDefault="0005320F" w:rsidP="0005320F">
            <w:pPr>
              <w:rPr>
                <w:ins w:id="2366" w:author="Microsoft Office User" w:date="2023-06-07T13:23:00Z"/>
                <w:rFonts w:ascii="Arial" w:hAnsi="Arial" w:cs="Arial"/>
                <w:color w:val="FF0000"/>
                <w:szCs w:val="21"/>
              </w:rPr>
            </w:pPr>
            <w:ins w:id="2367" w:author="Microsoft Office User" w:date="2023-06-07T13:23:00Z">
              <w:r>
                <w:rPr>
                  <w:rFonts w:ascii="Arial" w:hAnsi="Arial" w:cs="Arial" w:hint="eastAsia"/>
                  <w:color w:val="FF0000"/>
                  <w:szCs w:val="21"/>
                </w:rPr>
                <w:t>上行：</w:t>
              </w:r>
            </w:ins>
          </w:p>
          <w:p w14:paraId="088DC969" w14:textId="654607FF" w:rsidR="0005320F" w:rsidRPr="00133668" w:rsidRDefault="0005320F" w:rsidP="0005320F">
            <w:pPr>
              <w:rPr>
                <w:ins w:id="2368" w:author="Microsoft Office User" w:date="2023-06-07T13:23:00Z"/>
                <w:rFonts w:ascii="Arial" w:hAnsi="Arial" w:cs="Arial"/>
                <w:color w:val="FF0000"/>
                <w:szCs w:val="21"/>
              </w:rPr>
            </w:pPr>
            <w:ins w:id="2369" w:author="Microsoft Office User" w:date="2023-06-07T13:24:00Z">
              <w:r>
                <w:rPr>
                  <w:rFonts w:ascii="Arial" w:hAnsi="Arial" w:cs="Arial" w:hint="eastAsia"/>
                  <w:color w:val="FF0000"/>
                  <w:szCs w:val="21"/>
                </w:rPr>
                <w:lastRenderedPageBreak/>
                <w:t>触发采集停止</w:t>
              </w:r>
            </w:ins>
          </w:p>
        </w:tc>
      </w:tr>
      <w:tr w:rsidR="0005320F" w:rsidRPr="001002DB" w14:paraId="45AA12A2" w14:textId="77777777" w:rsidTr="0004734D">
        <w:trPr>
          <w:trHeight w:val="58"/>
          <w:jc w:val="center"/>
          <w:ins w:id="2370" w:author="Microsoft Office User" w:date="2023-06-07T13:11:00Z"/>
        </w:trPr>
        <w:tc>
          <w:tcPr>
            <w:tcW w:w="758" w:type="dxa"/>
            <w:vMerge w:val="restart"/>
            <w:vAlign w:val="center"/>
          </w:tcPr>
          <w:p w14:paraId="37C1C5E4" w14:textId="77777777" w:rsidR="0005320F" w:rsidRPr="001002DB" w:rsidRDefault="0005320F">
            <w:pPr>
              <w:pStyle w:val="ac"/>
              <w:numPr>
                <w:ilvl w:val="0"/>
                <w:numId w:val="33"/>
              </w:numPr>
              <w:ind w:firstLineChars="0"/>
              <w:jc w:val="center"/>
              <w:rPr>
                <w:ins w:id="2371" w:author="Microsoft Office User" w:date="2023-06-07T13:11:00Z"/>
                <w:rFonts w:ascii="Arial" w:hAnsi="Arial" w:cs="Arial"/>
                <w:szCs w:val="21"/>
              </w:rPr>
              <w:pPrChange w:id="2372" w:author="Microsoft Office User" w:date="2023-06-09T10:58:00Z">
                <w:pPr>
                  <w:pStyle w:val="ac"/>
                  <w:numPr>
                    <w:numId w:val="32"/>
                  </w:numPr>
                  <w:ind w:left="420" w:firstLineChars="0" w:hanging="420"/>
                  <w:jc w:val="center"/>
                </w:pPr>
              </w:pPrChange>
            </w:pPr>
          </w:p>
        </w:tc>
        <w:tc>
          <w:tcPr>
            <w:tcW w:w="2551" w:type="dxa"/>
            <w:vMerge w:val="restart"/>
            <w:vAlign w:val="center"/>
          </w:tcPr>
          <w:p w14:paraId="1FD19346" w14:textId="301F5BBC" w:rsidR="0005320F" w:rsidRPr="00744DEF" w:rsidRDefault="0005320F" w:rsidP="0005320F">
            <w:pPr>
              <w:jc w:val="center"/>
              <w:rPr>
                <w:ins w:id="2373" w:author="Microsoft Office User" w:date="2023-06-07T13:11:00Z"/>
                <w:rFonts w:ascii="Arial" w:hAnsi="Arial" w:cs="Arial"/>
                <w:color w:val="FF0000"/>
                <w:szCs w:val="21"/>
              </w:rPr>
            </w:pPr>
            <w:ins w:id="2374" w:author="Microsoft Office User" w:date="2023-06-08T14:57:00Z">
              <w:r>
                <w:rPr>
                  <w:rFonts w:ascii="Arial" w:hAnsi="Arial" w:cs="Arial" w:hint="eastAsia"/>
                  <w:color w:val="FF0000"/>
                  <w:szCs w:val="21"/>
                </w:rPr>
                <w:t>工作模式</w:t>
              </w:r>
            </w:ins>
            <w:ins w:id="2375" w:author="Microsoft Office User" w:date="2023-06-07T13:11:00Z">
              <w:r w:rsidRPr="00744DEF">
                <w:rPr>
                  <w:rFonts w:ascii="Arial" w:hAnsi="Arial" w:cs="Arial" w:hint="eastAsia"/>
                  <w:color w:val="FF0000"/>
                  <w:szCs w:val="21"/>
                </w:rPr>
                <w:t>查询</w:t>
              </w:r>
            </w:ins>
          </w:p>
        </w:tc>
        <w:tc>
          <w:tcPr>
            <w:tcW w:w="4947" w:type="dxa"/>
          </w:tcPr>
          <w:p w14:paraId="460B96EE" w14:textId="77777777" w:rsidR="0005320F" w:rsidRPr="00C707C3" w:rsidRDefault="0005320F" w:rsidP="0005320F">
            <w:pPr>
              <w:rPr>
                <w:ins w:id="2376" w:author="Microsoft Office User" w:date="2023-06-07T13:11:00Z"/>
                <w:rFonts w:ascii="Arial" w:hAnsi="Arial" w:cs="Arial"/>
                <w:color w:val="FF0000"/>
                <w:szCs w:val="21"/>
              </w:rPr>
            </w:pPr>
            <w:ins w:id="2377" w:author="Microsoft Office User" w:date="2023-06-07T13:11:00Z">
              <w:r w:rsidRPr="00A7146A">
                <w:rPr>
                  <w:rFonts w:ascii="Arial" w:hAnsi="Arial" w:cs="Arial"/>
                  <w:color w:val="FF0000"/>
                  <w:szCs w:val="21"/>
                </w:rPr>
                <w:t>下行：无</w:t>
              </w:r>
            </w:ins>
          </w:p>
        </w:tc>
      </w:tr>
      <w:tr w:rsidR="0005320F" w:rsidRPr="001002DB" w14:paraId="3CB31142" w14:textId="77777777" w:rsidTr="0004734D">
        <w:trPr>
          <w:trHeight w:val="58"/>
          <w:jc w:val="center"/>
          <w:ins w:id="2378" w:author="Microsoft Office User" w:date="2023-06-07T13:11:00Z"/>
        </w:trPr>
        <w:tc>
          <w:tcPr>
            <w:tcW w:w="758" w:type="dxa"/>
            <w:vMerge/>
            <w:vAlign w:val="center"/>
          </w:tcPr>
          <w:p w14:paraId="2899B974" w14:textId="77777777" w:rsidR="0005320F" w:rsidRPr="001002DB" w:rsidRDefault="0005320F" w:rsidP="0005320F">
            <w:pPr>
              <w:pStyle w:val="ac"/>
              <w:ind w:left="420" w:firstLineChars="0" w:firstLine="0"/>
              <w:rPr>
                <w:ins w:id="2379" w:author="Microsoft Office User" w:date="2023-06-07T13:11:00Z"/>
                <w:rFonts w:ascii="Arial" w:hAnsi="Arial" w:cs="Arial"/>
                <w:szCs w:val="21"/>
              </w:rPr>
            </w:pPr>
          </w:p>
        </w:tc>
        <w:tc>
          <w:tcPr>
            <w:tcW w:w="2551" w:type="dxa"/>
            <w:vMerge/>
            <w:vAlign w:val="center"/>
          </w:tcPr>
          <w:p w14:paraId="2C6C607F" w14:textId="77777777" w:rsidR="0005320F" w:rsidRPr="001002DB" w:rsidRDefault="0005320F" w:rsidP="0005320F">
            <w:pPr>
              <w:jc w:val="center"/>
              <w:rPr>
                <w:ins w:id="2380" w:author="Microsoft Office User" w:date="2023-06-07T13:11:00Z"/>
                <w:rFonts w:ascii="Arial" w:hAnsi="Arial" w:cs="Arial"/>
                <w:szCs w:val="21"/>
              </w:rPr>
            </w:pPr>
          </w:p>
        </w:tc>
        <w:tc>
          <w:tcPr>
            <w:tcW w:w="4947" w:type="dxa"/>
          </w:tcPr>
          <w:p w14:paraId="54BEBB4E" w14:textId="77777777" w:rsidR="0005320F" w:rsidRPr="008B051F" w:rsidRDefault="0005320F" w:rsidP="0005320F">
            <w:pPr>
              <w:rPr>
                <w:ins w:id="2381" w:author="Microsoft Office User" w:date="2023-06-07T13:11:00Z"/>
                <w:rFonts w:ascii="Arial" w:hAnsi="Arial" w:cs="Arial"/>
                <w:color w:val="FF0000"/>
                <w:szCs w:val="21"/>
              </w:rPr>
            </w:pPr>
            <w:ins w:id="2382" w:author="Microsoft Office User" w:date="2023-06-07T13:11:00Z">
              <w:r w:rsidRPr="00A7146A">
                <w:rPr>
                  <w:rFonts w:ascii="Arial" w:hAnsi="Arial" w:cs="Arial"/>
                  <w:color w:val="FF0000"/>
                  <w:szCs w:val="21"/>
                </w:rPr>
                <w:t>上行</w:t>
              </w:r>
              <w:r>
                <w:rPr>
                  <w:rFonts w:ascii="Arial" w:hAnsi="Arial" w:cs="Arial" w:hint="eastAsia"/>
                  <w:color w:val="FF0000"/>
                  <w:szCs w:val="21"/>
                </w:rPr>
                <w:t>：</w:t>
              </w:r>
            </w:ins>
          </w:p>
          <w:p w14:paraId="0ECABEBA" w14:textId="77777777" w:rsidR="0005320F" w:rsidRPr="00744DEF" w:rsidRDefault="0005320F" w:rsidP="0005320F">
            <w:pPr>
              <w:rPr>
                <w:ins w:id="2383" w:author="Microsoft Office User" w:date="2023-06-07T13:11:00Z"/>
                <w:rFonts w:ascii="Arial" w:hAnsi="Arial" w:cs="Arial"/>
                <w:color w:val="FF0000"/>
                <w:szCs w:val="21"/>
              </w:rPr>
            </w:pPr>
            <w:ins w:id="2384" w:author="Microsoft Office User" w:date="2023-06-07T13:11:00Z">
              <w:r w:rsidRPr="00744DEF">
                <w:rPr>
                  <w:rFonts w:ascii="Arial" w:hAnsi="Arial" w:cs="Arial" w:hint="eastAsia"/>
                  <w:color w:val="FF0000"/>
                  <w:szCs w:val="21"/>
                </w:rPr>
                <w:t>工作模式</w:t>
              </w:r>
              <w:r w:rsidRPr="00744DEF">
                <w:rPr>
                  <w:rFonts w:ascii="Arial" w:hAnsi="Arial" w:cs="Arial"/>
                  <w:color w:val="FF0000"/>
                  <w:szCs w:val="21"/>
                </w:rPr>
                <w:t>(1byte</w:t>
              </w:r>
              <w:r w:rsidRPr="00744DEF">
                <w:rPr>
                  <w:rFonts w:ascii="Arial" w:hAnsi="Arial" w:cs="Arial" w:hint="eastAsia"/>
                  <w:color w:val="FF0000"/>
                  <w:szCs w:val="21"/>
                </w:rPr>
                <w:t>，</w:t>
              </w:r>
              <w:r w:rsidRPr="00744DEF">
                <w:rPr>
                  <w:rFonts w:ascii="Arial" w:hAnsi="Arial" w:cs="Arial"/>
                  <w:color w:val="FF0000"/>
                  <w:szCs w:val="21"/>
                </w:rPr>
                <w:t>char)</w:t>
              </w:r>
              <w:r w:rsidRPr="00744DEF">
                <w:rPr>
                  <w:rFonts w:ascii="Arial" w:hAnsi="Arial" w:cs="Arial" w:hint="eastAsia"/>
                  <w:color w:val="FF0000"/>
                  <w:szCs w:val="21"/>
                </w:rPr>
                <w:t>；</w:t>
              </w:r>
            </w:ins>
          </w:p>
          <w:p w14:paraId="130395C1" w14:textId="77777777" w:rsidR="0005320F" w:rsidRPr="00744DEF" w:rsidRDefault="0005320F" w:rsidP="0005320F">
            <w:pPr>
              <w:ind w:firstLineChars="200" w:firstLine="480"/>
              <w:rPr>
                <w:ins w:id="2385" w:author="Microsoft Office User" w:date="2023-06-07T13:11:00Z"/>
                <w:rFonts w:ascii="Arial" w:hAnsi="Arial" w:cs="Arial"/>
                <w:color w:val="FF0000"/>
                <w:szCs w:val="21"/>
              </w:rPr>
            </w:pPr>
            <w:ins w:id="2386" w:author="Microsoft Office User" w:date="2023-06-07T13:11:00Z">
              <w:r w:rsidRPr="00744DEF">
                <w:rPr>
                  <w:rFonts w:ascii="Arial" w:hAnsi="Arial" w:cs="Arial"/>
                  <w:color w:val="FF0000"/>
                  <w:szCs w:val="21"/>
                </w:rPr>
                <w:t>0</w:t>
              </w:r>
              <w:r w:rsidRPr="00744DEF">
                <w:rPr>
                  <w:rFonts w:ascii="Arial" w:hAnsi="Arial" w:cs="Arial"/>
                  <w:color w:val="FF0000"/>
                  <w:szCs w:val="21"/>
                </w:rPr>
                <w:t>：待机状态</w:t>
              </w:r>
            </w:ins>
          </w:p>
          <w:p w14:paraId="0B94B8BA" w14:textId="77777777" w:rsidR="0005320F" w:rsidRPr="00744DEF" w:rsidRDefault="0005320F" w:rsidP="0005320F">
            <w:pPr>
              <w:ind w:firstLineChars="200" w:firstLine="480"/>
              <w:rPr>
                <w:ins w:id="2387" w:author="Microsoft Office User" w:date="2023-06-07T13:11:00Z"/>
                <w:rFonts w:ascii="Arial" w:hAnsi="Arial" w:cs="Arial"/>
                <w:color w:val="FF0000"/>
                <w:szCs w:val="21"/>
              </w:rPr>
            </w:pPr>
            <w:ins w:id="2388" w:author="Microsoft Office User" w:date="2023-06-07T13:11:00Z">
              <w:r>
                <w:rPr>
                  <w:rFonts w:ascii="Arial" w:hAnsi="Arial" w:cs="Arial"/>
                  <w:color w:val="FF0000"/>
                  <w:szCs w:val="21"/>
                </w:rPr>
                <w:t>1</w:t>
              </w:r>
              <w:r w:rsidRPr="00744DEF">
                <w:rPr>
                  <w:rFonts w:ascii="Arial" w:hAnsi="Arial" w:cs="Arial"/>
                  <w:color w:val="FF0000"/>
                  <w:szCs w:val="21"/>
                </w:rPr>
                <w:t>：连续数据采集分析存储</w:t>
              </w:r>
            </w:ins>
          </w:p>
          <w:p w14:paraId="637F601B" w14:textId="5B6ED5A3" w:rsidR="0005320F" w:rsidRDefault="0005320F" w:rsidP="0005320F">
            <w:pPr>
              <w:ind w:firstLineChars="200" w:firstLine="480"/>
              <w:rPr>
                <w:ins w:id="2389" w:author="Microsoft Office User" w:date="2023-06-08T14:57:00Z"/>
                <w:rFonts w:ascii="Arial" w:hAnsi="Arial" w:cs="Arial"/>
                <w:color w:val="FF0000"/>
                <w:szCs w:val="21"/>
              </w:rPr>
            </w:pPr>
            <w:ins w:id="2390" w:author="Microsoft Office User" w:date="2023-06-07T13:11:00Z">
              <w:r>
                <w:rPr>
                  <w:rFonts w:ascii="Arial" w:hAnsi="Arial" w:cs="Arial"/>
                  <w:color w:val="FF0000"/>
                  <w:szCs w:val="21"/>
                </w:rPr>
                <w:t>2</w:t>
              </w:r>
              <w:r w:rsidRPr="00744DEF">
                <w:rPr>
                  <w:rFonts w:ascii="Arial" w:hAnsi="Arial" w:cs="Arial"/>
                  <w:color w:val="FF0000"/>
                  <w:szCs w:val="21"/>
                </w:rPr>
                <w:t>：触发采集</w:t>
              </w:r>
            </w:ins>
          </w:p>
          <w:p w14:paraId="2896CFEA" w14:textId="3A21E60A" w:rsidR="0005320F" w:rsidRPr="00C707C3" w:rsidRDefault="0005320F">
            <w:pPr>
              <w:ind w:firstLineChars="200" w:firstLine="480"/>
              <w:rPr>
                <w:ins w:id="2391" w:author="Microsoft Office User" w:date="2023-06-07T13:11:00Z"/>
                <w:rFonts w:ascii="Arial" w:hAnsi="Arial" w:cs="Arial"/>
                <w:color w:val="FF0000"/>
                <w:szCs w:val="21"/>
              </w:rPr>
              <w:pPrChange w:id="2392" w:author="Microsoft Office User" w:date="2023-06-08T14:57:00Z">
                <w:pPr/>
              </w:pPrChange>
            </w:pPr>
            <w:ins w:id="2393" w:author="Microsoft Office User" w:date="2023-06-08T14:57:00Z">
              <w:r>
                <w:rPr>
                  <w:rFonts w:ascii="Arial" w:hAnsi="Arial" w:cs="Arial" w:hint="eastAsia"/>
                  <w:color w:val="FF0000"/>
                  <w:szCs w:val="21"/>
                </w:rPr>
                <w:t>3</w:t>
              </w:r>
              <w:r>
                <w:rPr>
                  <w:rFonts w:ascii="Arial" w:hAnsi="Arial" w:cs="Arial"/>
                  <w:color w:val="FF0000"/>
                  <w:szCs w:val="21"/>
                </w:rPr>
                <w:t>:</w:t>
              </w:r>
              <w:r>
                <w:rPr>
                  <w:rFonts w:ascii="Arial" w:hAnsi="Arial" w:cs="Arial" w:hint="eastAsia"/>
                  <w:color w:val="FF0000"/>
                  <w:szCs w:val="21"/>
                </w:rPr>
                <w:t>数据导出</w:t>
              </w:r>
            </w:ins>
          </w:p>
        </w:tc>
      </w:tr>
    </w:tbl>
    <w:p w14:paraId="20156BB0" w14:textId="77777777" w:rsidR="00186111" w:rsidRPr="00186111" w:rsidRDefault="00186111">
      <w:pPr>
        <w:rPr>
          <w:ins w:id="2394" w:author="Microsoft Office User" w:date="2023-06-07T13:10:00Z"/>
          <w:rPrChange w:id="2395" w:author="Microsoft Office User" w:date="2023-06-07T13:10:00Z">
            <w:rPr>
              <w:ins w:id="2396" w:author="Microsoft Office User" w:date="2023-06-07T13:10:00Z"/>
              <w:rFonts w:ascii="Arial" w:eastAsia="黑体" w:hAnsi="Arial" w:cs="Arial"/>
              <w:color w:val="000000" w:themeColor="text1"/>
              <w:sz w:val="24"/>
            </w:rPr>
          </w:rPrChange>
        </w:rPr>
        <w:pPrChange w:id="2397" w:author="Microsoft Office User" w:date="2023-06-07T13:10:00Z">
          <w:pPr>
            <w:pStyle w:val="20"/>
            <w:numPr>
              <w:ilvl w:val="1"/>
              <w:numId w:val="3"/>
            </w:numPr>
            <w:spacing w:before="120" w:after="0" w:line="360" w:lineRule="auto"/>
            <w:ind w:left="567" w:hanging="567"/>
          </w:pPr>
        </w:pPrChange>
      </w:pPr>
    </w:p>
    <w:p w14:paraId="53534DEA" w14:textId="4F1D0D2F" w:rsidR="00574304" w:rsidRPr="00433952" w:rsidRDefault="00186111" w:rsidP="00433952">
      <w:pPr>
        <w:pStyle w:val="20"/>
        <w:numPr>
          <w:ilvl w:val="1"/>
          <w:numId w:val="3"/>
        </w:numPr>
        <w:spacing w:before="120" w:after="0" w:line="360" w:lineRule="auto"/>
        <w:rPr>
          <w:rFonts w:ascii="Arial" w:eastAsia="黑体" w:hAnsi="Arial" w:cs="Arial"/>
          <w:color w:val="000000" w:themeColor="text1"/>
          <w:sz w:val="24"/>
        </w:rPr>
      </w:pPr>
      <w:bookmarkStart w:id="2398" w:name="_Toc137217317"/>
      <w:r w:rsidRPr="00433952">
        <w:rPr>
          <w:rFonts w:ascii="Arial" w:eastAsia="黑体" w:hAnsi="Arial" w:cs="Arial" w:hint="eastAsia"/>
          <w:color w:val="000000" w:themeColor="text1"/>
          <w:sz w:val="24"/>
        </w:rPr>
        <w:t>潜标声学应答板与潜标主控板的串口通信</w:t>
      </w:r>
      <w:bookmarkEnd w:id="2100"/>
      <w:bookmarkEnd w:id="2398"/>
    </w:p>
    <w:p w14:paraId="3DE0F65B" w14:textId="07B0FB83" w:rsidR="00574304" w:rsidRPr="00A52A69" w:rsidRDefault="00574304" w:rsidP="00574304">
      <w:pPr>
        <w:pStyle w:val="ac"/>
        <w:spacing w:line="360" w:lineRule="auto"/>
        <w:ind w:firstLine="480"/>
        <w:rPr>
          <w:rFonts w:ascii="Arial" w:hAnsi="Arial" w:cs="Arial"/>
          <w:color w:val="000000" w:themeColor="text1"/>
          <w:szCs w:val="24"/>
        </w:rPr>
      </w:pPr>
      <w:r w:rsidRPr="00A52A69">
        <w:rPr>
          <w:rFonts w:ascii="Arial" w:hAnsi="Arial" w:cs="Arial" w:hint="eastAsia"/>
          <w:color w:val="000000" w:themeColor="text1"/>
          <w:szCs w:val="24"/>
        </w:rPr>
        <w:t>潜标</w:t>
      </w:r>
      <w:r w:rsidR="003E66EF">
        <w:rPr>
          <w:rFonts w:ascii="Arial" w:hAnsi="Arial" w:cs="Arial" w:hint="eastAsia"/>
          <w:color w:val="000000" w:themeColor="text1"/>
          <w:szCs w:val="24"/>
        </w:rPr>
        <w:t>声学应答板</w:t>
      </w:r>
      <w:r w:rsidRPr="00A52A69">
        <w:rPr>
          <w:rFonts w:ascii="Arial" w:hAnsi="Arial" w:cs="Arial" w:hint="eastAsia"/>
          <w:color w:val="000000" w:themeColor="text1"/>
          <w:szCs w:val="24"/>
        </w:rPr>
        <w:t>与潜标主控板</w:t>
      </w:r>
      <w:r w:rsidRPr="00A52A69">
        <w:rPr>
          <w:rFonts w:ascii="Arial" w:hAnsi="Arial" w:cs="Arial"/>
          <w:color w:val="000000" w:themeColor="text1"/>
          <w:szCs w:val="24"/>
        </w:rPr>
        <w:t>之间采用串口</w:t>
      </w:r>
      <w:r w:rsidR="00A435C1" w:rsidRPr="00C14764">
        <w:rPr>
          <w:rFonts w:ascii="Arial" w:hAnsi="Arial" w:cs="Arial"/>
          <w:szCs w:val="24"/>
        </w:rPr>
        <w:t>（</w:t>
      </w:r>
      <w:r w:rsidR="00A435C1" w:rsidRPr="00C14764">
        <w:rPr>
          <w:rFonts w:ascii="Arial" w:hAnsi="Arial" w:cs="Arial" w:hint="eastAsia"/>
          <w:szCs w:val="24"/>
        </w:rPr>
        <w:t>RS232</w:t>
      </w:r>
      <w:r w:rsidR="00A435C1" w:rsidRPr="00C14764">
        <w:rPr>
          <w:rFonts w:ascii="Arial" w:hAnsi="Arial" w:cs="Arial" w:hint="eastAsia"/>
          <w:szCs w:val="24"/>
        </w:rPr>
        <w:t>，</w:t>
      </w:r>
      <w:r w:rsidR="00A435C1" w:rsidRPr="00C14764">
        <w:rPr>
          <w:rFonts w:ascii="Arial" w:cs="Arial" w:hint="eastAsia"/>
          <w:szCs w:val="24"/>
        </w:rPr>
        <w:t>波特率</w:t>
      </w:r>
      <w:r w:rsidR="00A435C1">
        <w:rPr>
          <w:rFonts w:ascii="Arial" w:cs="Arial"/>
          <w:szCs w:val="24"/>
        </w:rPr>
        <w:t>1152</w:t>
      </w:r>
      <w:r w:rsidR="00A435C1" w:rsidRPr="00C14764">
        <w:rPr>
          <w:rFonts w:ascii="Arial" w:cs="Arial"/>
          <w:szCs w:val="24"/>
        </w:rPr>
        <w:t>00</w:t>
      </w:r>
      <w:r w:rsidR="00A435C1" w:rsidRPr="00C14764">
        <w:rPr>
          <w:rFonts w:ascii="Arial" w:cs="Arial" w:hint="eastAsia"/>
          <w:szCs w:val="24"/>
        </w:rPr>
        <w:t>，数据位</w:t>
      </w:r>
      <w:r w:rsidR="00A435C1" w:rsidRPr="00C14764">
        <w:rPr>
          <w:rFonts w:ascii="Arial" w:cs="Arial" w:hint="eastAsia"/>
          <w:szCs w:val="24"/>
        </w:rPr>
        <w:t>8</w:t>
      </w:r>
      <w:r w:rsidR="00A435C1" w:rsidRPr="00C14764">
        <w:rPr>
          <w:rFonts w:ascii="Arial" w:cs="Arial" w:hint="eastAsia"/>
          <w:szCs w:val="24"/>
        </w:rPr>
        <w:t>，停止位</w:t>
      </w:r>
      <w:r w:rsidR="00A435C1" w:rsidRPr="00C14764">
        <w:rPr>
          <w:rFonts w:ascii="Arial" w:cs="Arial" w:hint="eastAsia"/>
          <w:szCs w:val="24"/>
        </w:rPr>
        <w:t>1</w:t>
      </w:r>
      <w:r w:rsidR="00A435C1" w:rsidRPr="00C14764">
        <w:rPr>
          <w:rFonts w:ascii="Arial" w:cs="Arial" w:hint="eastAsia"/>
          <w:szCs w:val="24"/>
        </w:rPr>
        <w:t>，无奇偶校验）</w:t>
      </w:r>
      <w:r w:rsidRPr="00A52A69">
        <w:rPr>
          <w:rFonts w:ascii="Arial" w:hAnsi="Arial" w:cs="Arial"/>
          <w:color w:val="000000" w:themeColor="text1"/>
          <w:szCs w:val="24"/>
        </w:rPr>
        <w:t>进行命令和状态信息传送</w:t>
      </w:r>
      <w:r w:rsidRPr="00A52A69">
        <w:rPr>
          <w:rFonts w:ascii="Arial" w:hAnsi="Arial" w:cs="Arial" w:hint="eastAsia"/>
          <w:color w:val="000000" w:themeColor="text1"/>
          <w:szCs w:val="24"/>
        </w:rPr>
        <w:t>。</w:t>
      </w:r>
    </w:p>
    <w:p w14:paraId="7A57CD8F" w14:textId="77777777" w:rsidR="00574304" w:rsidRPr="00A52A69" w:rsidRDefault="00574304" w:rsidP="00AC0620">
      <w:pPr>
        <w:pStyle w:val="30"/>
        <w:numPr>
          <w:ilvl w:val="2"/>
          <w:numId w:val="3"/>
        </w:numPr>
        <w:spacing w:beforeLines="50" w:before="156" w:after="0" w:line="360" w:lineRule="auto"/>
        <w:rPr>
          <w:rFonts w:ascii="Arial" w:eastAsia="黑体" w:hAnsi="Arial" w:cs="Arial"/>
          <w:color w:val="000000" w:themeColor="text1"/>
          <w:sz w:val="24"/>
          <w:szCs w:val="24"/>
        </w:rPr>
      </w:pPr>
      <w:bookmarkStart w:id="2399" w:name="_Toc131162268"/>
      <w:bookmarkStart w:id="2400" w:name="_Toc137217318"/>
      <w:r w:rsidRPr="00A52A69">
        <w:rPr>
          <w:rFonts w:ascii="Arial" w:eastAsia="黑体" w:hAnsi="Arial" w:cs="Arial" w:hint="eastAsia"/>
          <w:color w:val="000000" w:themeColor="text1"/>
          <w:sz w:val="24"/>
          <w:szCs w:val="24"/>
        </w:rPr>
        <w:t>方向说明</w:t>
      </w:r>
      <w:bookmarkEnd w:id="2399"/>
      <w:bookmarkEnd w:id="2400"/>
    </w:p>
    <w:p w14:paraId="71ECB864" w14:textId="7456DE74" w:rsidR="00F8244E" w:rsidRPr="00BB02AD" w:rsidRDefault="00F8244E" w:rsidP="00F8244E">
      <w:pPr>
        <w:spacing w:line="360" w:lineRule="auto"/>
        <w:ind w:firstLineChars="200" w:firstLine="480"/>
        <w:rPr>
          <w:rFonts w:ascii="Arial" w:hAnsi="Arial" w:cs="Arial"/>
          <w:color w:val="000000" w:themeColor="text1"/>
          <w:szCs w:val="21"/>
        </w:rPr>
      </w:pPr>
      <w:r w:rsidRPr="00BB02AD">
        <w:rPr>
          <w:rFonts w:ascii="Arial" w:hAnsi="Arial" w:cs="Arial"/>
          <w:color w:val="000000" w:themeColor="text1"/>
          <w:szCs w:val="21"/>
        </w:rPr>
        <w:t>下行：</w:t>
      </w:r>
      <w:r w:rsidRPr="00C14764">
        <w:rPr>
          <w:rFonts w:ascii="Arial" w:hAnsi="Arial" w:cs="Arial" w:hint="eastAsia"/>
          <w:szCs w:val="24"/>
        </w:rPr>
        <w:t>潜标</w:t>
      </w:r>
      <w:r>
        <w:rPr>
          <w:rFonts w:ascii="Arial" w:hAnsi="Arial" w:cs="Arial" w:hint="eastAsia"/>
          <w:szCs w:val="24"/>
        </w:rPr>
        <w:t>声学应答板</w:t>
      </w:r>
      <w:r w:rsidRPr="00BB02AD">
        <w:rPr>
          <w:rFonts w:ascii="Arial" w:hAnsi="Arial" w:cs="Arial"/>
          <w:color w:val="000000" w:themeColor="text1"/>
          <w:szCs w:val="21"/>
        </w:rPr>
        <w:t>-&gt;</w:t>
      </w:r>
      <w:r w:rsidRPr="00C14764">
        <w:rPr>
          <w:rFonts w:ascii="Arial" w:hAnsi="Arial" w:cs="Arial" w:hint="eastAsia"/>
          <w:szCs w:val="24"/>
        </w:rPr>
        <w:t>潜标</w:t>
      </w:r>
      <w:r>
        <w:rPr>
          <w:rFonts w:ascii="Arial" w:hAnsi="Arial" w:cs="Arial" w:hint="eastAsia"/>
          <w:szCs w:val="24"/>
        </w:rPr>
        <w:t>主控板</w:t>
      </w:r>
    </w:p>
    <w:p w14:paraId="216ACB2B" w14:textId="228BA9B0" w:rsidR="00F8244E" w:rsidRPr="00937048" w:rsidRDefault="00F8244E" w:rsidP="00F8244E">
      <w:pPr>
        <w:spacing w:line="360" w:lineRule="auto"/>
        <w:ind w:firstLineChars="200" w:firstLine="480"/>
        <w:rPr>
          <w:rFonts w:ascii="Arial" w:hAnsi="Arial" w:cs="Arial"/>
          <w:color w:val="FF0000"/>
          <w:szCs w:val="21"/>
        </w:rPr>
      </w:pPr>
      <w:r w:rsidRPr="00BB02AD">
        <w:rPr>
          <w:rFonts w:ascii="Arial" w:hAnsi="Arial" w:cs="Arial"/>
          <w:color w:val="000000" w:themeColor="text1"/>
          <w:szCs w:val="21"/>
        </w:rPr>
        <w:t>上行：</w:t>
      </w:r>
      <w:r w:rsidRPr="00C14764">
        <w:rPr>
          <w:rFonts w:ascii="Arial" w:hAnsi="Arial" w:cs="Arial" w:hint="eastAsia"/>
          <w:szCs w:val="24"/>
        </w:rPr>
        <w:t>潜标</w:t>
      </w:r>
      <w:r>
        <w:rPr>
          <w:rFonts w:ascii="Arial" w:hAnsi="Arial" w:cs="Arial" w:hint="eastAsia"/>
          <w:szCs w:val="24"/>
        </w:rPr>
        <w:t>主控板</w:t>
      </w:r>
      <w:r w:rsidRPr="00BB02AD">
        <w:rPr>
          <w:rFonts w:ascii="Arial" w:hAnsi="Arial" w:cs="Arial"/>
          <w:color w:val="000000" w:themeColor="text1"/>
          <w:szCs w:val="21"/>
        </w:rPr>
        <w:t>-&gt;</w:t>
      </w:r>
      <w:r w:rsidRPr="00C14764">
        <w:rPr>
          <w:rFonts w:ascii="Arial" w:hAnsi="Arial" w:cs="Arial" w:hint="eastAsia"/>
          <w:szCs w:val="24"/>
        </w:rPr>
        <w:t>潜标</w:t>
      </w:r>
      <w:r>
        <w:rPr>
          <w:rFonts w:ascii="Arial" w:hAnsi="Arial" w:cs="Arial" w:hint="eastAsia"/>
          <w:szCs w:val="24"/>
        </w:rPr>
        <w:t>声学应答板</w:t>
      </w:r>
    </w:p>
    <w:p w14:paraId="456A6E00" w14:textId="7375EAA9" w:rsidR="00574304" w:rsidRPr="00A52A69" w:rsidRDefault="00574304" w:rsidP="00AC0620">
      <w:pPr>
        <w:pStyle w:val="30"/>
        <w:numPr>
          <w:ilvl w:val="2"/>
          <w:numId w:val="3"/>
        </w:numPr>
        <w:spacing w:beforeLines="50" w:before="156" w:after="0" w:line="360" w:lineRule="auto"/>
        <w:rPr>
          <w:rFonts w:ascii="Arial" w:eastAsia="黑体" w:hAnsi="Arial" w:cs="Arial"/>
          <w:color w:val="000000" w:themeColor="text1"/>
          <w:sz w:val="24"/>
          <w:szCs w:val="24"/>
        </w:rPr>
      </w:pPr>
      <w:bookmarkStart w:id="2401" w:name="_Toc131162269"/>
      <w:bookmarkStart w:id="2402" w:name="_Toc137217319"/>
      <w:r w:rsidRPr="00A52A69">
        <w:rPr>
          <w:rFonts w:ascii="Arial" w:eastAsia="黑体" w:hAnsi="Arial" w:cs="Arial"/>
          <w:color w:val="000000" w:themeColor="text1"/>
          <w:sz w:val="24"/>
          <w:szCs w:val="24"/>
        </w:rPr>
        <w:t>通信协议格式</w:t>
      </w:r>
      <w:bookmarkEnd w:id="2401"/>
      <w:bookmarkEnd w:id="240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96"/>
        <w:gridCol w:w="1292"/>
        <w:gridCol w:w="1292"/>
        <w:gridCol w:w="1293"/>
        <w:gridCol w:w="1292"/>
        <w:gridCol w:w="1293"/>
      </w:tblGrid>
      <w:tr w:rsidR="004B79C9" w:rsidRPr="00BB02AD" w14:paraId="0C154507" w14:textId="77777777" w:rsidTr="00534BB6">
        <w:trPr>
          <w:trHeight w:val="359"/>
          <w:jc w:val="center"/>
        </w:trPr>
        <w:tc>
          <w:tcPr>
            <w:tcW w:w="1996" w:type="dxa"/>
            <w:shd w:val="clear" w:color="auto" w:fill="D9D9D9"/>
            <w:vAlign w:val="center"/>
          </w:tcPr>
          <w:p w14:paraId="530A7AAA" w14:textId="77777777" w:rsidR="004B79C9" w:rsidRPr="00BB02AD" w:rsidRDefault="004B79C9" w:rsidP="00534BB6">
            <w:pPr>
              <w:jc w:val="center"/>
              <w:rPr>
                <w:rFonts w:ascii="Arial" w:hAnsi="Arial" w:cs="Arial"/>
                <w:b/>
                <w:color w:val="000000" w:themeColor="text1"/>
                <w:szCs w:val="21"/>
              </w:rPr>
            </w:pPr>
            <w:r w:rsidRPr="00BB02AD">
              <w:rPr>
                <w:rFonts w:ascii="Arial" w:hAnsi="Arial" w:cs="Arial"/>
                <w:b/>
                <w:color w:val="000000" w:themeColor="text1"/>
                <w:szCs w:val="21"/>
              </w:rPr>
              <w:t>帧头</w:t>
            </w:r>
          </w:p>
        </w:tc>
        <w:tc>
          <w:tcPr>
            <w:tcW w:w="1292" w:type="dxa"/>
            <w:shd w:val="clear" w:color="auto" w:fill="D9D9D9"/>
            <w:vAlign w:val="center"/>
          </w:tcPr>
          <w:p w14:paraId="5410B21C" w14:textId="77777777" w:rsidR="004B79C9" w:rsidRPr="00BB02AD" w:rsidRDefault="004B79C9" w:rsidP="00534BB6">
            <w:pPr>
              <w:jc w:val="center"/>
              <w:rPr>
                <w:rFonts w:ascii="Arial" w:hAnsi="Arial" w:cs="Arial"/>
                <w:b/>
                <w:color w:val="000000" w:themeColor="text1"/>
                <w:szCs w:val="21"/>
              </w:rPr>
            </w:pPr>
            <w:r w:rsidRPr="00BB02AD">
              <w:rPr>
                <w:rFonts w:ascii="Arial" w:hAnsi="Arial" w:cs="Arial"/>
                <w:b/>
                <w:color w:val="000000" w:themeColor="text1"/>
                <w:szCs w:val="21"/>
              </w:rPr>
              <w:t>长度</w:t>
            </w:r>
          </w:p>
        </w:tc>
        <w:tc>
          <w:tcPr>
            <w:tcW w:w="1292" w:type="dxa"/>
            <w:shd w:val="clear" w:color="auto" w:fill="D9D9D9"/>
            <w:vAlign w:val="center"/>
          </w:tcPr>
          <w:p w14:paraId="1F8DBAA9" w14:textId="77777777" w:rsidR="004B79C9" w:rsidRPr="00BB02AD" w:rsidRDefault="004B79C9" w:rsidP="00534BB6">
            <w:pPr>
              <w:jc w:val="center"/>
              <w:rPr>
                <w:rFonts w:ascii="Arial" w:hAnsi="Arial" w:cs="Arial"/>
                <w:b/>
                <w:color w:val="000000" w:themeColor="text1"/>
                <w:szCs w:val="21"/>
              </w:rPr>
            </w:pPr>
            <w:r w:rsidRPr="00BB02AD">
              <w:rPr>
                <w:rFonts w:ascii="Arial" w:hAnsi="Arial" w:cs="Arial"/>
                <w:b/>
                <w:color w:val="000000" w:themeColor="text1"/>
                <w:szCs w:val="21"/>
              </w:rPr>
              <w:t>保留</w:t>
            </w:r>
          </w:p>
        </w:tc>
        <w:tc>
          <w:tcPr>
            <w:tcW w:w="1293" w:type="dxa"/>
            <w:shd w:val="clear" w:color="auto" w:fill="D9D9D9"/>
            <w:vAlign w:val="center"/>
          </w:tcPr>
          <w:p w14:paraId="1B3E9ABF" w14:textId="77777777" w:rsidR="004B79C9" w:rsidRPr="00BB02AD" w:rsidRDefault="004B79C9" w:rsidP="00534BB6">
            <w:pPr>
              <w:jc w:val="center"/>
              <w:rPr>
                <w:rFonts w:ascii="Arial" w:hAnsi="Arial" w:cs="Arial"/>
                <w:b/>
                <w:color w:val="000000" w:themeColor="text1"/>
                <w:szCs w:val="21"/>
              </w:rPr>
            </w:pPr>
            <w:r w:rsidRPr="00BB02AD">
              <w:rPr>
                <w:rFonts w:ascii="Arial" w:hAnsi="Arial" w:cs="Arial"/>
                <w:b/>
                <w:color w:val="000000" w:themeColor="text1"/>
                <w:szCs w:val="21"/>
              </w:rPr>
              <w:t>类型</w:t>
            </w:r>
          </w:p>
        </w:tc>
        <w:tc>
          <w:tcPr>
            <w:tcW w:w="1292" w:type="dxa"/>
            <w:shd w:val="clear" w:color="auto" w:fill="D9D9D9"/>
            <w:vAlign w:val="center"/>
          </w:tcPr>
          <w:p w14:paraId="4BC35173" w14:textId="77777777" w:rsidR="004B79C9" w:rsidRPr="00BB02AD" w:rsidRDefault="004B79C9" w:rsidP="00534BB6">
            <w:pPr>
              <w:jc w:val="center"/>
              <w:rPr>
                <w:rFonts w:ascii="Arial" w:hAnsi="Arial" w:cs="Arial"/>
                <w:b/>
                <w:color w:val="000000" w:themeColor="text1"/>
                <w:szCs w:val="21"/>
              </w:rPr>
            </w:pPr>
            <w:r w:rsidRPr="00BB02AD">
              <w:rPr>
                <w:rFonts w:ascii="Arial" w:hAnsi="Arial" w:cs="Arial"/>
                <w:b/>
                <w:color w:val="000000" w:themeColor="text1"/>
                <w:szCs w:val="21"/>
              </w:rPr>
              <w:t>数据内容</w:t>
            </w:r>
          </w:p>
        </w:tc>
        <w:tc>
          <w:tcPr>
            <w:tcW w:w="1293" w:type="dxa"/>
            <w:shd w:val="clear" w:color="auto" w:fill="D9D9D9"/>
            <w:vAlign w:val="center"/>
          </w:tcPr>
          <w:p w14:paraId="1F188E3C" w14:textId="77777777" w:rsidR="004B79C9" w:rsidRPr="00BB02AD" w:rsidRDefault="004B79C9" w:rsidP="00534BB6">
            <w:pPr>
              <w:jc w:val="center"/>
              <w:rPr>
                <w:rFonts w:ascii="Arial" w:hAnsi="Arial" w:cs="Arial"/>
                <w:b/>
                <w:color w:val="000000" w:themeColor="text1"/>
                <w:szCs w:val="21"/>
              </w:rPr>
            </w:pPr>
            <w:r w:rsidRPr="00BB02AD">
              <w:rPr>
                <w:rFonts w:ascii="Arial" w:hAnsi="Arial" w:cs="Arial"/>
                <w:b/>
                <w:color w:val="000000" w:themeColor="text1"/>
                <w:szCs w:val="21"/>
              </w:rPr>
              <w:t>校验和</w:t>
            </w:r>
          </w:p>
        </w:tc>
      </w:tr>
      <w:tr w:rsidR="004B79C9" w:rsidRPr="00BB02AD" w14:paraId="75D75C74" w14:textId="77777777" w:rsidTr="00534BB6">
        <w:trPr>
          <w:trHeight w:val="448"/>
          <w:jc w:val="center"/>
        </w:trPr>
        <w:tc>
          <w:tcPr>
            <w:tcW w:w="1996" w:type="dxa"/>
            <w:vAlign w:val="center"/>
          </w:tcPr>
          <w:p w14:paraId="2705DDFC" w14:textId="77777777" w:rsidR="004B79C9" w:rsidRPr="00BB02AD" w:rsidRDefault="004B79C9" w:rsidP="00534BB6">
            <w:pPr>
              <w:jc w:val="center"/>
              <w:rPr>
                <w:rFonts w:ascii="Arial" w:hAnsi="Arial" w:cs="Arial"/>
                <w:color w:val="000000" w:themeColor="text1"/>
                <w:szCs w:val="21"/>
              </w:rPr>
            </w:pPr>
            <w:r w:rsidRPr="00BB02AD">
              <w:rPr>
                <w:rFonts w:ascii="Arial" w:hAnsi="Arial" w:cs="Arial"/>
                <w:color w:val="000000" w:themeColor="text1"/>
                <w:szCs w:val="21"/>
              </w:rPr>
              <w:t>1byte</w:t>
            </w:r>
            <w:r w:rsidRPr="00BB02AD">
              <w:rPr>
                <w:rFonts w:ascii="Arial" w:hAnsi="Arial" w:cs="Arial"/>
                <w:color w:val="000000" w:themeColor="text1"/>
                <w:szCs w:val="21"/>
              </w:rPr>
              <w:t>（</w:t>
            </w:r>
            <w:r w:rsidRPr="00BB02AD">
              <w:rPr>
                <w:rFonts w:ascii="Arial" w:hAnsi="Arial" w:cs="Arial"/>
                <w:color w:val="000000" w:themeColor="text1"/>
                <w:szCs w:val="21"/>
              </w:rPr>
              <w:t>0xAA</w:t>
            </w:r>
            <w:r w:rsidRPr="00BB02AD">
              <w:rPr>
                <w:rFonts w:ascii="Arial" w:hAnsi="Arial" w:cs="Arial"/>
                <w:color w:val="000000" w:themeColor="text1"/>
                <w:szCs w:val="21"/>
              </w:rPr>
              <w:t>）</w:t>
            </w:r>
          </w:p>
        </w:tc>
        <w:tc>
          <w:tcPr>
            <w:tcW w:w="1292" w:type="dxa"/>
            <w:vAlign w:val="center"/>
          </w:tcPr>
          <w:p w14:paraId="2721C81E" w14:textId="77777777" w:rsidR="004B79C9" w:rsidRPr="00BB02AD" w:rsidRDefault="004B79C9" w:rsidP="00534BB6">
            <w:pPr>
              <w:jc w:val="center"/>
              <w:rPr>
                <w:rFonts w:ascii="Arial" w:hAnsi="Arial" w:cs="Arial"/>
                <w:color w:val="000000" w:themeColor="text1"/>
                <w:szCs w:val="21"/>
              </w:rPr>
            </w:pPr>
            <w:r w:rsidRPr="00BB02AD">
              <w:rPr>
                <w:rFonts w:ascii="Arial" w:hAnsi="Arial" w:cs="Arial"/>
                <w:color w:val="000000" w:themeColor="text1"/>
                <w:szCs w:val="21"/>
              </w:rPr>
              <w:t>2bytes</w:t>
            </w:r>
          </w:p>
        </w:tc>
        <w:tc>
          <w:tcPr>
            <w:tcW w:w="1292" w:type="dxa"/>
            <w:vAlign w:val="center"/>
          </w:tcPr>
          <w:p w14:paraId="5606E9E2" w14:textId="77777777" w:rsidR="004B79C9" w:rsidRPr="00BB02AD" w:rsidRDefault="004B79C9" w:rsidP="00534BB6">
            <w:pPr>
              <w:jc w:val="center"/>
              <w:rPr>
                <w:rFonts w:ascii="Arial" w:hAnsi="Arial" w:cs="Arial"/>
                <w:color w:val="000000" w:themeColor="text1"/>
                <w:szCs w:val="21"/>
              </w:rPr>
            </w:pPr>
            <w:r w:rsidRPr="00BB02AD">
              <w:rPr>
                <w:rFonts w:ascii="Arial" w:hAnsi="Arial" w:cs="Arial"/>
                <w:color w:val="000000" w:themeColor="text1"/>
                <w:szCs w:val="21"/>
              </w:rPr>
              <w:t>2bytes</w:t>
            </w:r>
          </w:p>
        </w:tc>
        <w:tc>
          <w:tcPr>
            <w:tcW w:w="1293" w:type="dxa"/>
            <w:vAlign w:val="center"/>
          </w:tcPr>
          <w:p w14:paraId="62476BC6" w14:textId="77777777" w:rsidR="004B79C9" w:rsidRPr="00BB02AD" w:rsidRDefault="004B79C9" w:rsidP="00534BB6">
            <w:pPr>
              <w:jc w:val="center"/>
              <w:rPr>
                <w:rFonts w:ascii="Arial" w:hAnsi="Arial" w:cs="Arial"/>
                <w:color w:val="000000" w:themeColor="text1"/>
                <w:szCs w:val="21"/>
              </w:rPr>
            </w:pPr>
            <w:r w:rsidRPr="00BB02AD">
              <w:rPr>
                <w:rFonts w:ascii="Arial" w:hAnsi="Arial" w:cs="Arial"/>
                <w:color w:val="000000" w:themeColor="text1"/>
                <w:szCs w:val="21"/>
              </w:rPr>
              <w:t>1byte</w:t>
            </w:r>
          </w:p>
        </w:tc>
        <w:tc>
          <w:tcPr>
            <w:tcW w:w="1292" w:type="dxa"/>
            <w:vAlign w:val="center"/>
          </w:tcPr>
          <w:p w14:paraId="68FE819D" w14:textId="77777777" w:rsidR="004B79C9" w:rsidRPr="00BB02AD" w:rsidRDefault="004B79C9" w:rsidP="00534BB6">
            <w:pPr>
              <w:jc w:val="center"/>
              <w:rPr>
                <w:rFonts w:ascii="Arial" w:hAnsi="Arial" w:cs="Arial"/>
                <w:color w:val="000000" w:themeColor="text1"/>
                <w:szCs w:val="21"/>
              </w:rPr>
            </w:pPr>
            <w:r w:rsidRPr="00BB02AD">
              <w:rPr>
                <w:rFonts w:ascii="Arial" w:hAnsi="Arial" w:cs="Arial"/>
                <w:color w:val="000000" w:themeColor="text1"/>
                <w:szCs w:val="21"/>
              </w:rPr>
              <w:t>Nbytes</w:t>
            </w:r>
          </w:p>
        </w:tc>
        <w:tc>
          <w:tcPr>
            <w:tcW w:w="1293" w:type="dxa"/>
            <w:vAlign w:val="center"/>
          </w:tcPr>
          <w:p w14:paraId="06BF5974" w14:textId="77777777" w:rsidR="004B79C9" w:rsidRPr="00BB02AD" w:rsidRDefault="004B79C9" w:rsidP="00534BB6">
            <w:pPr>
              <w:jc w:val="center"/>
              <w:rPr>
                <w:rFonts w:ascii="Arial" w:hAnsi="Arial" w:cs="Arial"/>
                <w:color w:val="000000" w:themeColor="text1"/>
                <w:szCs w:val="21"/>
              </w:rPr>
            </w:pPr>
            <w:r w:rsidRPr="00BB02AD">
              <w:rPr>
                <w:rFonts w:ascii="Arial" w:hAnsi="Arial" w:cs="Arial"/>
                <w:color w:val="000000" w:themeColor="text1"/>
                <w:szCs w:val="21"/>
              </w:rPr>
              <w:t>2bytes</w:t>
            </w:r>
          </w:p>
        </w:tc>
      </w:tr>
    </w:tbl>
    <w:p w14:paraId="19144C58" w14:textId="3F6F8B32" w:rsidR="00574304" w:rsidRPr="00A52A69" w:rsidRDefault="00574304" w:rsidP="00574304">
      <w:pPr>
        <w:spacing w:line="360" w:lineRule="auto"/>
        <w:ind w:firstLineChars="100" w:firstLine="240"/>
        <w:rPr>
          <w:rFonts w:ascii="Arial" w:hAnsi="Arial" w:cs="Arial"/>
          <w:color w:val="000000" w:themeColor="text1"/>
          <w:szCs w:val="21"/>
        </w:rPr>
      </w:pPr>
      <w:r w:rsidRPr="00A52A69">
        <w:rPr>
          <w:rFonts w:ascii="Arial" w:hAnsi="Arial" w:cs="Arial"/>
          <w:color w:val="000000" w:themeColor="text1"/>
          <w:szCs w:val="21"/>
        </w:rPr>
        <w:t>其中：</w:t>
      </w:r>
    </w:p>
    <w:p w14:paraId="64E8CD93" w14:textId="77777777" w:rsidR="004B79C9" w:rsidRPr="00343443" w:rsidRDefault="004B79C9" w:rsidP="004B79C9">
      <w:pPr>
        <w:numPr>
          <w:ilvl w:val="0"/>
          <w:numId w:val="20"/>
        </w:numPr>
        <w:spacing w:line="360" w:lineRule="auto"/>
        <w:rPr>
          <w:rFonts w:ascii="Arial" w:hAnsi="Arial" w:cs="Arial"/>
          <w:color w:val="000000" w:themeColor="text1"/>
          <w:szCs w:val="21"/>
        </w:rPr>
      </w:pPr>
      <w:r w:rsidRPr="00343443">
        <w:rPr>
          <w:rFonts w:ascii="Arial" w:hAnsi="Arial" w:cs="Arial"/>
          <w:color w:val="000000" w:themeColor="text1"/>
          <w:szCs w:val="21"/>
        </w:rPr>
        <w:t>保留的</w:t>
      </w:r>
      <w:r>
        <w:rPr>
          <w:rFonts w:ascii="Arial" w:hAnsi="Arial" w:cs="Arial"/>
          <w:color w:val="000000" w:themeColor="text1"/>
          <w:szCs w:val="21"/>
        </w:rPr>
        <w:t>2</w:t>
      </w:r>
      <w:r w:rsidRPr="00343443">
        <w:rPr>
          <w:rFonts w:ascii="Arial" w:hAnsi="Arial" w:cs="Arial"/>
          <w:color w:val="000000" w:themeColor="text1"/>
          <w:szCs w:val="21"/>
        </w:rPr>
        <w:t>个字节为扩展用，默认值为</w:t>
      </w:r>
      <w:r w:rsidRPr="00343443">
        <w:rPr>
          <w:rFonts w:ascii="Arial" w:hAnsi="Arial" w:cs="Arial"/>
          <w:color w:val="000000" w:themeColor="text1"/>
          <w:szCs w:val="21"/>
        </w:rPr>
        <w:t>0</w:t>
      </w:r>
      <w:r w:rsidRPr="00343443">
        <w:rPr>
          <w:rFonts w:ascii="Arial" w:hAnsi="Arial" w:cs="Arial"/>
          <w:color w:val="000000" w:themeColor="text1"/>
          <w:szCs w:val="21"/>
        </w:rPr>
        <w:t>；</w:t>
      </w:r>
    </w:p>
    <w:p w14:paraId="52236328" w14:textId="77777777" w:rsidR="004B79C9" w:rsidRPr="00343443" w:rsidRDefault="004B79C9" w:rsidP="004B79C9">
      <w:pPr>
        <w:numPr>
          <w:ilvl w:val="0"/>
          <w:numId w:val="20"/>
        </w:numPr>
        <w:spacing w:line="360" w:lineRule="auto"/>
        <w:rPr>
          <w:rFonts w:ascii="Arial" w:hAnsi="Arial" w:cs="Arial"/>
          <w:color w:val="000000" w:themeColor="text1"/>
          <w:szCs w:val="21"/>
        </w:rPr>
      </w:pPr>
      <w:r w:rsidRPr="00343443">
        <w:rPr>
          <w:rFonts w:ascii="Arial" w:hAnsi="Arial" w:cs="Arial"/>
          <w:color w:val="000000" w:themeColor="text1"/>
          <w:szCs w:val="21"/>
        </w:rPr>
        <w:t>数据长度为保留</w:t>
      </w:r>
      <w:r w:rsidRPr="00343443">
        <w:rPr>
          <w:rFonts w:ascii="Arial" w:hAnsi="Arial" w:cs="Arial" w:hint="eastAsia"/>
          <w:color w:val="000000" w:themeColor="text1"/>
          <w:szCs w:val="21"/>
        </w:rPr>
        <w:t>、</w:t>
      </w:r>
      <w:r w:rsidRPr="00343443">
        <w:rPr>
          <w:rFonts w:ascii="Arial" w:hAnsi="Arial" w:cs="Arial"/>
          <w:color w:val="000000" w:themeColor="text1"/>
          <w:szCs w:val="21"/>
        </w:rPr>
        <w:t>类型、数据内容和校验和的总字节数；</w:t>
      </w:r>
    </w:p>
    <w:p w14:paraId="329FDECF" w14:textId="77777777" w:rsidR="004B79C9" w:rsidRPr="00343443" w:rsidRDefault="004B79C9" w:rsidP="004B79C9">
      <w:pPr>
        <w:numPr>
          <w:ilvl w:val="0"/>
          <w:numId w:val="20"/>
        </w:numPr>
        <w:spacing w:line="360" w:lineRule="auto"/>
        <w:rPr>
          <w:rFonts w:ascii="Arial" w:hAnsi="Arial" w:cs="Arial"/>
          <w:color w:val="000000" w:themeColor="text1"/>
          <w:szCs w:val="21"/>
        </w:rPr>
      </w:pPr>
      <w:r w:rsidRPr="00343443">
        <w:rPr>
          <w:rFonts w:ascii="Arial" w:hAnsi="Arial" w:cs="Arial"/>
          <w:color w:val="000000" w:themeColor="text1"/>
          <w:szCs w:val="21"/>
        </w:rPr>
        <w:t>CRC</w:t>
      </w:r>
      <w:r w:rsidRPr="00343443">
        <w:rPr>
          <w:rFonts w:ascii="Arial" w:hAnsi="Arial" w:cs="Arial"/>
          <w:color w:val="000000" w:themeColor="text1"/>
          <w:szCs w:val="21"/>
        </w:rPr>
        <w:t>校验和由保留、类型和数据内容共同参与计算；</w:t>
      </w:r>
    </w:p>
    <w:p w14:paraId="3A33668B" w14:textId="77777777" w:rsidR="004B79C9" w:rsidRPr="00343443" w:rsidRDefault="004B79C9" w:rsidP="004B79C9">
      <w:pPr>
        <w:numPr>
          <w:ilvl w:val="0"/>
          <w:numId w:val="20"/>
        </w:numPr>
        <w:spacing w:line="360" w:lineRule="auto"/>
        <w:rPr>
          <w:rFonts w:ascii="Arial" w:hAnsi="Arial" w:cs="Arial"/>
          <w:color w:val="000000" w:themeColor="text1"/>
          <w:szCs w:val="21"/>
        </w:rPr>
      </w:pPr>
      <w:r w:rsidRPr="00343443">
        <w:rPr>
          <w:rFonts w:ascii="Arial" w:hAnsi="Arial" w:cs="Arial"/>
          <w:color w:val="000000" w:themeColor="text1"/>
          <w:szCs w:val="21"/>
        </w:rPr>
        <w:t>数据内容占用</w:t>
      </w:r>
      <w:r w:rsidRPr="00343443">
        <w:rPr>
          <w:rFonts w:ascii="Arial" w:hAnsi="Arial" w:cs="Arial"/>
          <w:color w:val="000000" w:themeColor="text1"/>
          <w:szCs w:val="21"/>
        </w:rPr>
        <w:t>2</w:t>
      </w:r>
      <w:r w:rsidRPr="00343443">
        <w:rPr>
          <w:rFonts w:ascii="Arial" w:hAnsi="Arial" w:cs="Arial"/>
          <w:color w:val="000000" w:themeColor="text1"/>
          <w:szCs w:val="21"/>
        </w:rPr>
        <w:t>个字节时，先发低位，再发高位；</w:t>
      </w:r>
    </w:p>
    <w:p w14:paraId="3F55EB0D" w14:textId="61DAE39D" w:rsidR="00F164FF" w:rsidRPr="00F164FF" w:rsidRDefault="00F164FF" w:rsidP="00AC0620">
      <w:pPr>
        <w:pStyle w:val="30"/>
        <w:numPr>
          <w:ilvl w:val="2"/>
          <w:numId w:val="3"/>
        </w:numPr>
        <w:spacing w:beforeLines="50" w:before="156" w:after="0" w:line="360" w:lineRule="auto"/>
        <w:rPr>
          <w:rFonts w:ascii="Arial" w:eastAsia="黑体" w:hAnsi="Arial" w:cs="Arial"/>
          <w:color w:val="000000" w:themeColor="text1"/>
          <w:sz w:val="24"/>
          <w:szCs w:val="24"/>
        </w:rPr>
      </w:pPr>
      <w:bookmarkStart w:id="2403" w:name="_Toc40448779"/>
      <w:bookmarkStart w:id="2404" w:name="_Toc73459390"/>
      <w:bookmarkStart w:id="2405" w:name="_Toc137217320"/>
      <w:r>
        <w:rPr>
          <w:rFonts w:ascii="Arial" w:eastAsia="黑体" w:hAnsi="Arial" w:cs="Arial" w:hint="eastAsia"/>
          <w:color w:val="000000" w:themeColor="text1"/>
          <w:sz w:val="24"/>
          <w:szCs w:val="24"/>
        </w:rPr>
        <w:t>通信</w:t>
      </w:r>
      <w:r w:rsidRPr="00F164FF">
        <w:rPr>
          <w:rFonts w:ascii="Arial" w:eastAsia="黑体" w:hAnsi="Arial" w:cs="Arial" w:hint="eastAsia"/>
          <w:color w:val="000000" w:themeColor="text1"/>
          <w:sz w:val="24"/>
          <w:szCs w:val="24"/>
        </w:rPr>
        <w:t>协议</w:t>
      </w:r>
      <w:bookmarkEnd w:id="2403"/>
      <w:r w:rsidRPr="00F164FF">
        <w:rPr>
          <w:rFonts w:ascii="Arial" w:eastAsia="黑体" w:hAnsi="Arial" w:cs="Arial" w:hint="eastAsia"/>
          <w:color w:val="000000" w:themeColor="text1"/>
          <w:sz w:val="24"/>
          <w:szCs w:val="24"/>
        </w:rPr>
        <w:t>内容</w:t>
      </w:r>
      <w:bookmarkEnd w:id="2404"/>
      <w:bookmarkEnd w:id="2405"/>
    </w:p>
    <w:p w14:paraId="5E2723FE" w14:textId="3220A447" w:rsidR="00F164FF" w:rsidRPr="009B4126" w:rsidRDefault="00F164FF" w:rsidP="00F164FF">
      <w:pPr>
        <w:pStyle w:val="ae"/>
        <w:keepNext/>
        <w:spacing w:beforeLines="100" w:before="312"/>
        <w:jc w:val="center"/>
        <w:rPr>
          <w:rFonts w:ascii="Arial" w:hAnsi="Arial" w:cs="Arial"/>
          <w:sz w:val="24"/>
        </w:rPr>
      </w:pPr>
      <w:r w:rsidRPr="00F91D60">
        <w:rPr>
          <w:rFonts w:ascii="Arial" w:hAnsi="Arial" w:cs="Arial"/>
          <w:sz w:val="24"/>
        </w:rPr>
        <w:t>表</w:t>
      </w:r>
      <w:r w:rsidRPr="00F91D60">
        <w:rPr>
          <w:rFonts w:ascii="Arial" w:hAnsi="Arial" w:cs="Arial"/>
          <w:sz w:val="24"/>
        </w:rPr>
        <w:fldChar w:fldCharType="begin"/>
      </w:r>
      <w:r w:rsidRPr="00F91D60">
        <w:rPr>
          <w:rFonts w:ascii="Arial" w:hAnsi="Arial" w:cs="Arial"/>
          <w:sz w:val="24"/>
        </w:rPr>
        <w:instrText xml:space="preserve"> STYLEREF 1 \s </w:instrText>
      </w:r>
      <w:r w:rsidRPr="00F91D60">
        <w:rPr>
          <w:rFonts w:ascii="Arial" w:hAnsi="Arial" w:cs="Arial"/>
          <w:sz w:val="24"/>
        </w:rPr>
        <w:fldChar w:fldCharType="separate"/>
      </w:r>
      <w:r w:rsidR="00C2385F">
        <w:rPr>
          <w:rFonts w:ascii="Arial" w:hAnsi="Arial" w:cs="Arial"/>
          <w:noProof/>
          <w:sz w:val="24"/>
        </w:rPr>
        <w:t>2</w:t>
      </w:r>
      <w:r w:rsidRPr="00F91D60">
        <w:rPr>
          <w:rFonts w:ascii="Arial" w:hAnsi="Arial" w:cs="Arial"/>
          <w:sz w:val="24"/>
        </w:rPr>
        <w:fldChar w:fldCharType="end"/>
      </w:r>
      <w:r w:rsidRPr="00F91D60">
        <w:rPr>
          <w:rFonts w:ascii="Arial" w:hAnsi="Arial" w:cs="Arial"/>
          <w:sz w:val="24"/>
        </w:rPr>
        <w:t>.</w:t>
      </w:r>
      <w:r w:rsidRPr="00F91D60">
        <w:rPr>
          <w:rFonts w:ascii="Arial" w:hAnsi="Arial" w:cs="Arial"/>
          <w:sz w:val="24"/>
        </w:rPr>
        <w:fldChar w:fldCharType="begin"/>
      </w:r>
      <w:r w:rsidRPr="00F91D60">
        <w:rPr>
          <w:rFonts w:ascii="Arial" w:hAnsi="Arial" w:cs="Arial"/>
          <w:sz w:val="24"/>
        </w:rPr>
        <w:instrText xml:space="preserve"> SEQ </w:instrText>
      </w:r>
      <w:r w:rsidRPr="00F91D60">
        <w:rPr>
          <w:rFonts w:ascii="Arial" w:hAnsi="Arial" w:cs="Arial"/>
          <w:sz w:val="24"/>
        </w:rPr>
        <w:instrText>表</w:instrText>
      </w:r>
      <w:r w:rsidRPr="00F91D60">
        <w:rPr>
          <w:rFonts w:ascii="Arial" w:hAnsi="Arial" w:cs="Arial"/>
          <w:sz w:val="24"/>
        </w:rPr>
        <w:instrText xml:space="preserve"> \* ARABIC \s 1 </w:instrText>
      </w:r>
      <w:r w:rsidRPr="00F91D60">
        <w:rPr>
          <w:rFonts w:ascii="Arial" w:hAnsi="Arial" w:cs="Arial"/>
          <w:sz w:val="24"/>
        </w:rPr>
        <w:fldChar w:fldCharType="separate"/>
      </w:r>
      <w:ins w:id="2406" w:author="Microsoft Office User" w:date="2023-06-09T15:26:00Z">
        <w:r w:rsidR="00C2385F">
          <w:rPr>
            <w:rFonts w:ascii="Arial" w:hAnsi="Arial" w:cs="Arial"/>
            <w:noProof/>
            <w:sz w:val="24"/>
          </w:rPr>
          <w:t>9</w:t>
        </w:r>
      </w:ins>
      <w:del w:id="2407" w:author="Microsoft Office User" w:date="2023-06-09T15:24:00Z">
        <w:r w:rsidR="000B2617" w:rsidDel="00C2385F">
          <w:rPr>
            <w:rFonts w:ascii="Arial" w:hAnsi="Arial" w:cs="Arial"/>
            <w:noProof/>
            <w:sz w:val="24"/>
          </w:rPr>
          <w:delText>10</w:delText>
        </w:r>
      </w:del>
      <w:r w:rsidRPr="00F91D60">
        <w:rPr>
          <w:rFonts w:ascii="Arial" w:hAnsi="Arial" w:cs="Arial"/>
          <w:sz w:val="24"/>
        </w:rPr>
        <w:fldChar w:fldCharType="end"/>
      </w:r>
      <w:r w:rsidRPr="00F91D60">
        <w:rPr>
          <w:rFonts w:ascii="Arial" w:hAnsi="Arial" w:cs="Arial" w:hint="eastAsia"/>
          <w:sz w:val="24"/>
        </w:rPr>
        <w:t xml:space="preserve">　</w:t>
      </w:r>
      <w:r>
        <w:rPr>
          <w:rFonts w:ascii="Arial" w:hAnsi="Arial" w:cs="Arial" w:hint="eastAsia"/>
          <w:sz w:val="24"/>
        </w:rPr>
        <w:t>潜标</w:t>
      </w:r>
      <w:r w:rsidR="003E66EF">
        <w:rPr>
          <w:rFonts w:ascii="Arial" w:hAnsi="Arial" w:cs="Arial" w:hint="eastAsia"/>
          <w:sz w:val="24"/>
        </w:rPr>
        <w:t>声学应答板</w:t>
      </w:r>
      <w:r>
        <w:rPr>
          <w:rFonts w:ascii="黑体" w:hAnsi="黑体" w:cs="Arial" w:hint="eastAsia"/>
          <w:color w:val="000000" w:themeColor="text1"/>
          <w:sz w:val="24"/>
        </w:rPr>
        <w:t>与潜标主控板通信协议内容</w:t>
      </w:r>
    </w:p>
    <w:tbl>
      <w:tblPr>
        <w:tblStyle w:val="a4"/>
        <w:tblW w:w="0" w:type="auto"/>
        <w:jc w:val="center"/>
        <w:tblLook w:val="04A0" w:firstRow="1" w:lastRow="0" w:firstColumn="1" w:lastColumn="0" w:noHBand="0" w:noVBand="1"/>
      </w:tblPr>
      <w:tblGrid>
        <w:gridCol w:w="758"/>
        <w:gridCol w:w="2551"/>
        <w:gridCol w:w="4947"/>
      </w:tblGrid>
      <w:tr w:rsidR="00F164FF" w:rsidRPr="001002DB" w14:paraId="5D60D711" w14:textId="77777777" w:rsidTr="00E76095">
        <w:trPr>
          <w:tblHeader/>
          <w:jc w:val="center"/>
        </w:trPr>
        <w:tc>
          <w:tcPr>
            <w:tcW w:w="758" w:type="dxa"/>
            <w:shd w:val="clear" w:color="auto" w:fill="D0CECE" w:themeFill="background2" w:themeFillShade="E6"/>
            <w:vAlign w:val="center"/>
          </w:tcPr>
          <w:p w14:paraId="1E9CB20C" w14:textId="77777777" w:rsidR="00F164FF" w:rsidRPr="001002DB" w:rsidRDefault="00F164FF" w:rsidP="00E76095">
            <w:pPr>
              <w:jc w:val="center"/>
              <w:rPr>
                <w:rFonts w:ascii="Arial" w:hAnsi="Arial" w:cs="Arial"/>
                <w:b/>
                <w:szCs w:val="21"/>
              </w:rPr>
            </w:pPr>
            <w:r w:rsidRPr="001002DB">
              <w:rPr>
                <w:rFonts w:ascii="Arial" w:hAnsi="Arial" w:cs="Arial"/>
                <w:b/>
                <w:szCs w:val="21"/>
              </w:rPr>
              <w:t>类型</w:t>
            </w:r>
          </w:p>
        </w:tc>
        <w:tc>
          <w:tcPr>
            <w:tcW w:w="2551" w:type="dxa"/>
            <w:shd w:val="clear" w:color="auto" w:fill="D0CECE" w:themeFill="background2" w:themeFillShade="E6"/>
            <w:vAlign w:val="center"/>
          </w:tcPr>
          <w:p w14:paraId="7C6749FA" w14:textId="77777777" w:rsidR="00F164FF" w:rsidRPr="001002DB" w:rsidRDefault="00F164FF" w:rsidP="00E76095">
            <w:pPr>
              <w:jc w:val="center"/>
              <w:rPr>
                <w:rFonts w:ascii="Arial" w:hAnsi="Arial" w:cs="Arial"/>
                <w:b/>
                <w:szCs w:val="21"/>
              </w:rPr>
            </w:pPr>
            <w:r>
              <w:rPr>
                <w:rFonts w:ascii="Arial" w:hAnsi="Arial" w:cs="Arial"/>
                <w:b/>
                <w:szCs w:val="21"/>
              </w:rPr>
              <w:t>类型</w:t>
            </w:r>
          </w:p>
        </w:tc>
        <w:tc>
          <w:tcPr>
            <w:tcW w:w="4947" w:type="dxa"/>
            <w:shd w:val="clear" w:color="auto" w:fill="D0CECE" w:themeFill="background2" w:themeFillShade="E6"/>
            <w:vAlign w:val="center"/>
          </w:tcPr>
          <w:p w14:paraId="218DF0EF" w14:textId="77777777" w:rsidR="00F164FF" w:rsidRPr="001002DB" w:rsidRDefault="00F164FF" w:rsidP="00E76095">
            <w:pPr>
              <w:jc w:val="center"/>
              <w:rPr>
                <w:rFonts w:ascii="Arial" w:hAnsi="Arial" w:cs="Arial"/>
                <w:b/>
                <w:szCs w:val="21"/>
              </w:rPr>
            </w:pPr>
            <w:r w:rsidRPr="001002DB">
              <w:rPr>
                <w:rFonts w:ascii="Arial" w:hAnsi="Arial" w:cs="Arial"/>
                <w:b/>
                <w:szCs w:val="21"/>
              </w:rPr>
              <w:t>数据</w:t>
            </w:r>
            <w:r>
              <w:rPr>
                <w:rFonts w:ascii="Arial" w:hAnsi="Arial" w:cs="Arial"/>
                <w:b/>
                <w:szCs w:val="21"/>
              </w:rPr>
              <w:t>内容</w:t>
            </w:r>
          </w:p>
        </w:tc>
      </w:tr>
      <w:tr w:rsidR="00F8244E" w:rsidRPr="001002DB" w14:paraId="3078D7C7" w14:textId="77777777" w:rsidTr="00E76095">
        <w:trPr>
          <w:jc w:val="center"/>
        </w:trPr>
        <w:tc>
          <w:tcPr>
            <w:tcW w:w="758" w:type="dxa"/>
            <w:vMerge w:val="restart"/>
            <w:vAlign w:val="center"/>
          </w:tcPr>
          <w:p w14:paraId="672783A3" w14:textId="1A20AA41" w:rsidR="00F8244E" w:rsidRPr="00C2385F" w:rsidRDefault="00C2385F" w:rsidP="00C2385F">
            <w:pPr>
              <w:rPr>
                <w:rFonts w:ascii="Arial" w:hAnsi="Arial" w:cs="Arial" w:hint="eastAsia"/>
                <w:szCs w:val="21"/>
                <w:rPrChange w:id="2408" w:author="Microsoft Office User" w:date="2023-06-09T15:24:00Z">
                  <w:rPr>
                    <w:rFonts w:hint="eastAsia"/>
                  </w:rPr>
                </w:rPrChange>
              </w:rPr>
              <w:pPrChange w:id="2409" w:author="Microsoft Office User" w:date="2023-06-09T15:24:00Z">
                <w:pPr>
                  <w:pStyle w:val="ac"/>
                  <w:numPr>
                    <w:numId w:val="32"/>
                  </w:numPr>
                  <w:ind w:left="420" w:firstLineChars="0" w:hanging="420"/>
                  <w:jc w:val="center"/>
                </w:pPr>
              </w:pPrChange>
            </w:pPr>
            <w:ins w:id="2410" w:author="Microsoft Office User" w:date="2023-06-09T15:24:00Z">
              <w:r>
                <w:rPr>
                  <w:rFonts w:ascii="Arial" w:hAnsi="Arial" w:cs="Arial" w:hint="eastAsia"/>
                  <w:szCs w:val="21"/>
                </w:rPr>
                <w:t>0</w:t>
              </w:r>
            </w:ins>
          </w:p>
        </w:tc>
        <w:tc>
          <w:tcPr>
            <w:tcW w:w="2551" w:type="dxa"/>
            <w:vMerge w:val="restart"/>
            <w:vAlign w:val="center"/>
          </w:tcPr>
          <w:p w14:paraId="71F1E399" w14:textId="55E26995" w:rsidR="00F8244E" w:rsidRPr="001002DB" w:rsidRDefault="00F8244E" w:rsidP="00F8244E">
            <w:pPr>
              <w:jc w:val="center"/>
              <w:rPr>
                <w:rFonts w:ascii="Arial" w:hAnsi="Arial" w:cs="Arial"/>
                <w:szCs w:val="21"/>
              </w:rPr>
            </w:pPr>
            <w:r>
              <w:rPr>
                <w:rFonts w:ascii="Arial" w:hAnsi="Arial" w:cs="Arial" w:hint="eastAsia"/>
                <w:szCs w:val="21"/>
              </w:rPr>
              <w:t>连接测试</w:t>
            </w:r>
          </w:p>
        </w:tc>
        <w:tc>
          <w:tcPr>
            <w:tcW w:w="4947" w:type="dxa"/>
          </w:tcPr>
          <w:p w14:paraId="67B54730" w14:textId="69F94A93" w:rsidR="00F8244E" w:rsidRPr="001002DB" w:rsidRDefault="00F8244E" w:rsidP="00F8244E">
            <w:pPr>
              <w:rPr>
                <w:rFonts w:ascii="Arial" w:hAnsi="Arial" w:cs="Arial"/>
                <w:szCs w:val="21"/>
              </w:rPr>
            </w:pPr>
            <w:r w:rsidRPr="001002DB">
              <w:rPr>
                <w:rFonts w:ascii="Arial" w:hAnsi="Arial" w:cs="Arial"/>
                <w:szCs w:val="21"/>
              </w:rPr>
              <w:t>下行：无</w:t>
            </w:r>
          </w:p>
        </w:tc>
      </w:tr>
      <w:tr w:rsidR="00F8244E" w:rsidRPr="001002DB" w14:paraId="7DB32CB0" w14:textId="77777777" w:rsidTr="00E76095">
        <w:trPr>
          <w:jc w:val="center"/>
        </w:trPr>
        <w:tc>
          <w:tcPr>
            <w:tcW w:w="758" w:type="dxa"/>
            <w:vMerge/>
            <w:vAlign w:val="center"/>
          </w:tcPr>
          <w:p w14:paraId="26FAB0E1" w14:textId="77777777" w:rsidR="00F8244E" w:rsidRPr="001002DB" w:rsidRDefault="00F8244E" w:rsidP="00F8244E">
            <w:pPr>
              <w:rPr>
                <w:rFonts w:ascii="Arial" w:hAnsi="Arial" w:cs="Arial"/>
                <w:szCs w:val="21"/>
              </w:rPr>
            </w:pPr>
          </w:p>
        </w:tc>
        <w:tc>
          <w:tcPr>
            <w:tcW w:w="2551" w:type="dxa"/>
            <w:vMerge/>
            <w:vAlign w:val="center"/>
          </w:tcPr>
          <w:p w14:paraId="7A607B6E" w14:textId="77777777" w:rsidR="00F8244E" w:rsidRPr="001002DB" w:rsidRDefault="00F8244E" w:rsidP="00F8244E">
            <w:pPr>
              <w:jc w:val="center"/>
              <w:rPr>
                <w:rFonts w:ascii="Arial" w:hAnsi="Arial" w:cs="Arial"/>
                <w:szCs w:val="21"/>
              </w:rPr>
            </w:pPr>
          </w:p>
        </w:tc>
        <w:tc>
          <w:tcPr>
            <w:tcW w:w="4947" w:type="dxa"/>
          </w:tcPr>
          <w:p w14:paraId="1BAED441" w14:textId="77777777" w:rsidR="00F8244E" w:rsidRPr="001002DB" w:rsidRDefault="00F8244E" w:rsidP="00F8244E">
            <w:pPr>
              <w:rPr>
                <w:rFonts w:ascii="Arial" w:hAnsi="Arial" w:cs="Arial"/>
                <w:szCs w:val="21"/>
              </w:rPr>
            </w:pPr>
            <w:r w:rsidRPr="001002DB">
              <w:rPr>
                <w:rFonts w:ascii="Arial" w:hAnsi="Arial" w:cs="Arial"/>
                <w:szCs w:val="21"/>
              </w:rPr>
              <w:t>上行：</w:t>
            </w:r>
          </w:p>
          <w:p w14:paraId="1D1175D7" w14:textId="77777777" w:rsidR="00F8244E" w:rsidRPr="001002DB" w:rsidRDefault="00F8244E" w:rsidP="00F8244E">
            <w:pPr>
              <w:rPr>
                <w:rFonts w:ascii="Arial" w:hAnsi="Arial" w:cs="Arial"/>
                <w:color w:val="000000" w:themeColor="text1"/>
                <w:szCs w:val="21"/>
              </w:rPr>
            </w:pPr>
            <w:r w:rsidRPr="001002DB">
              <w:rPr>
                <w:rFonts w:ascii="Arial" w:hAnsi="Arial" w:cs="Arial"/>
                <w:color w:val="000000" w:themeColor="text1"/>
                <w:szCs w:val="21"/>
              </w:rPr>
              <w:t>回复内容</w:t>
            </w:r>
            <w:r>
              <w:rPr>
                <w:rFonts w:ascii="Arial" w:hAnsi="Arial" w:cs="Arial"/>
                <w:color w:val="000000" w:themeColor="text1"/>
                <w:szCs w:val="21"/>
              </w:rPr>
              <w:t>(</w:t>
            </w:r>
            <w:r w:rsidRPr="001002DB">
              <w:rPr>
                <w:rFonts w:ascii="Arial" w:hAnsi="Arial" w:cs="Arial"/>
                <w:color w:val="000000" w:themeColor="text1"/>
                <w:szCs w:val="21"/>
              </w:rPr>
              <w:t>1byte</w:t>
            </w:r>
            <w:r w:rsidRPr="001002DB">
              <w:rPr>
                <w:rFonts w:ascii="Arial" w:hAnsi="Arial" w:cs="Arial"/>
                <w:color w:val="000000" w:themeColor="text1"/>
                <w:szCs w:val="21"/>
              </w:rPr>
              <w:t>，</w:t>
            </w:r>
            <w:r w:rsidRPr="001002DB">
              <w:rPr>
                <w:rFonts w:ascii="Arial" w:hAnsi="Arial" w:cs="Arial"/>
                <w:color w:val="000000" w:themeColor="text1"/>
                <w:szCs w:val="21"/>
              </w:rPr>
              <w:t>char</w:t>
            </w:r>
            <w:r>
              <w:rPr>
                <w:rFonts w:ascii="Arial" w:hAnsi="Arial" w:cs="Arial"/>
                <w:color w:val="000000" w:themeColor="text1"/>
                <w:szCs w:val="21"/>
              </w:rPr>
              <w:t>)</w:t>
            </w:r>
            <w:r w:rsidRPr="001002DB">
              <w:rPr>
                <w:rFonts w:ascii="Arial" w:hAnsi="Arial" w:cs="Arial"/>
                <w:color w:val="000000" w:themeColor="text1"/>
                <w:szCs w:val="21"/>
              </w:rPr>
              <w:t>；</w:t>
            </w:r>
          </w:p>
          <w:p w14:paraId="41E283BC" w14:textId="77777777" w:rsidR="00F8244E" w:rsidRPr="001002DB" w:rsidRDefault="00F8244E" w:rsidP="00F8244E">
            <w:pPr>
              <w:ind w:firstLineChars="200" w:firstLine="480"/>
              <w:rPr>
                <w:rFonts w:ascii="Arial" w:hAnsi="Arial" w:cs="Arial"/>
                <w:color w:val="000000" w:themeColor="text1"/>
                <w:szCs w:val="21"/>
              </w:rPr>
            </w:pPr>
            <w:r w:rsidRPr="001002DB">
              <w:rPr>
                <w:rFonts w:ascii="Arial" w:hAnsi="Arial" w:cs="Arial"/>
                <w:color w:val="000000" w:themeColor="text1"/>
                <w:szCs w:val="21"/>
              </w:rPr>
              <w:t>0</w:t>
            </w:r>
            <w:r w:rsidRPr="001002DB">
              <w:rPr>
                <w:rFonts w:ascii="Arial" w:hAnsi="Arial" w:cs="Arial"/>
                <w:color w:val="000000" w:themeColor="text1"/>
                <w:szCs w:val="21"/>
              </w:rPr>
              <w:t>：</w:t>
            </w:r>
            <w:r w:rsidRPr="001002DB">
              <w:rPr>
                <w:rFonts w:ascii="Arial" w:hAnsi="Arial" w:cs="Arial"/>
                <w:szCs w:val="21"/>
              </w:rPr>
              <w:t>成功</w:t>
            </w:r>
          </w:p>
          <w:p w14:paraId="1A3BA845" w14:textId="29E499D7" w:rsidR="00F8244E" w:rsidRPr="001002DB" w:rsidRDefault="00F8244E" w:rsidP="00F8244E">
            <w:pPr>
              <w:ind w:firstLineChars="200" w:firstLine="480"/>
              <w:rPr>
                <w:rFonts w:ascii="Arial" w:hAnsi="Arial" w:cs="Arial"/>
                <w:szCs w:val="21"/>
              </w:rPr>
            </w:pPr>
            <w:r w:rsidRPr="001002DB">
              <w:rPr>
                <w:rFonts w:ascii="Arial" w:hAnsi="Arial" w:cs="Arial"/>
                <w:color w:val="000000" w:themeColor="text1"/>
                <w:szCs w:val="21"/>
              </w:rPr>
              <w:t>1</w:t>
            </w:r>
            <w:r w:rsidRPr="001002DB">
              <w:rPr>
                <w:rFonts w:ascii="Arial" w:hAnsi="Arial" w:cs="Arial"/>
                <w:color w:val="000000" w:themeColor="text1"/>
                <w:szCs w:val="21"/>
              </w:rPr>
              <w:t>：</w:t>
            </w:r>
            <w:r w:rsidRPr="001002DB">
              <w:rPr>
                <w:rFonts w:ascii="Arial" w:hAnsi="Arial" w:cs="Arial"/>
                <w:szCs w:val="21"/>
              </w:rPr>
              <w:t>错误</w:t>
            </w:r>
            <w:r w:rsidRPr="001002DB">
              <w:rPr>
                <w:rFonts w:ascii="Arial" w:hAnsi="Arial" w:cs="Arial"/>
                <w:szCs w:val="21"/>
              </w:rPr>
              <w:t xml:space="preserve"> </w:t>
            </w:r>
          </w:p>
        </w:tc>
      </w:tr>
      <w:tr w:rsidR="00F8244E" w:rsidRPr="001002DB" w14:paraId="024CDA5D" w14:textId="77777777" w:rsidTr="00E76095">
        <w:trPr>
          <w:jc w:val="center"/>
        </w:trPr>
        <w:tc>
          <w:tcPr>
            <w:tcW w:w="758" w:type="dxa"/>
            <w:vMerge w:val="restart"/>
            <w:vAlign w:val="center"/>
          </w:tcPr>
          <w:p w14:paraId="3B4BB699" w14:textId="13EFCBE1" w:rsidR="00F8244E" w:rsidRPr="00C2385F" w:rsidRDefault="00C2385F" w:rsidP="00C2385F">
            <w:pPr>
              <w:rPr>
                <w:rFonts w:ascii="Arial" w:hAnsi="Arial" w:cs="Arial" w:hint="eastAsia"/>
                <w:szCs w:val="21"/>
                <w:rPrChange w:id="2411" w:author="Microsoft Office User" w:date="2023-06-09T15:24:00Z">
                  <w:rPr>
                    <w:rFonts w:hint="eastAsia"/>
                  </w:rPr>
                </w:rPrChange>
              </w:rPr>
              <w:pPrChange w:id="2412" w:author="Microsoft Office User" w:date="2023-06-09T15:24:00Z">
                <w:pPr>
                  <w:pStyle w:val="ac"/>
                  <w:numPr>
                    <w:numId w:val="32"/>
                  </w:numPr>
                  <w:ind w:left="420" w:firstLineChars="0" w:hanging="420"/>
                  <w:jc w:val="center"/>
                </w:pPr>
              </w:pPrChange>
            </w:pPr>
            <w:ins w:id="2413" w:author="Microsoft Office User" w:date="2023-06-09T15:24:00Z">
              <w:r>
                <w:rPr>
                  <w:rFonts w:ascii="Arial" w:hAnsi="Arial" w:cs="Arial" w:hint="eastAsia"/>
                  <w:szCs w:val="21"/>
                </w:rPr>
                <w:t>1</w:t>
              </w:r>
            </w:ins>
          </w:p>
        </w:tc>
        <w:tc>
          <w:tcPr>
            <w:tcW w:w="2551" w:type="dxa"/>
            <w:vMerge w:val="restart"/>
            <w:vAlign w:val="center"/>
          </w:tcPr>
          <w:p w14:paraId="62A8EB1D" w14:textId="3EB878D7" w:rsidR="00F8244E" w:rsidRPr="001002DB" w:rsidRDefault="00F8244E" w:rsidP="00F8244E">
            <w:pPr>
              <w:jc w:val="center"/>
              <w:rPr>
                <w:rFonts w:ascii="Arial" w:hAnsi="Arial" w:cs="Arial"/>
                <w:szCs w:val="21"/>
              </w:rPr>
            </w:pPr>
            <w:r w:rsidRPr="001002DB">
              <w:rPr>
                <w:rFonts w:ascii="Arial" w:hAnsi="Arial" w:cs="Arial"/>
                <w:szCs w:val="21"/>
              </w:rPr>
              <w:t>开始释放</w:t>
            </w:r>
          </w:p>
        </w:tc>
        <w:tc>
          <w:tcPr>
            <w:tcW w:w="4947" w:type="dxa"/>
          </w:tcPr>
          <w:p w14:paraId="0550A815" w14:textId="460093B1" w:rsidR="00F8244E" w:rsidRPr="001002DB" w:rsidRDefault="00F8244E" w:rsidP="00F8244E">
            <w:pPr>
              <w:rPr>
                <w:rFonts w:ascii="Arial" w:hAnsi="Arial" w:cs="Arial"/>
                <w:szCs w:val="21"/>
              </w:rPr>
            </w:pPr>
            <w:r w:rsidRPr="001002DB">
              <w:rPr>
                <w:rFonts w:ascii="Arial" w:hAnsi="Arial" w:cs="Arial"/>
                <w:szCs w:val="21"/>
              </w:rPr>
              <w:t>下行：无</w:t>
            </w:r>
          </w:p>
        </w:tc>
      </w:tr>
      <w:tr w:rsidR="00F8244E" w:rsidRPr="001002DB" w14:paraId="339574D3" w14:textId="77777777" w:rsidTr="00E76095">
        <w:trPr>
          <w:jc w:val="center"/>
        </w:trPr>
        <w:tc>
          <w:tcPr>
            <w:tcW w:w="758" w:type="dxa"/>
            <w:vMerge/>
            <w:vAlign w:val="center"/>
          </w:tcPr>
          <w:p w14:paraId="5770B3D4" w14:textId="77777777" w:rsidR="00F8244E" w:rsidRPr="001002DB" w:rsidRDefault="00F8244E" w:rsidP="00F8244E">
            <w:pPr>
              <w:rPr>
                <w:rFonts w:ascii="Arial" w:hAnsi="Arial" w:cs="Arial"/>
                <w:szCs w:val="21"/>
              </w:rPr>
            </w:pPr>
          </w:p>
        </w:tc>
        <w:tc>
          <w:tcPr>
            <w:tcW w:w="2551" w:type="dxa"/>
            <w:vMerge/>
            <w:vAlign w:val="center"/>
          </w:tcPr>
          <w:p w14:paraId="19AFA5DB" w14:textId="77777777" w:rsidR="00F8244E" w:rsidRPr="001002DB" w:rsidRDefault="00F8244E" w:rsidP="00F8244E">
            <w:pPr>
              <w:jc w:val="center"/>
              <w:rPr>
                <w:rFonts w:ascii="Arial" w:hAnsi="Arial" w:cs="Arial"/>
                <w:szCs w:val="21"/>
              </w:rPr>
            </w:pPr>
          </w:p>
        </w:tc>
        <w:tc>
          <w:tcPr>
            <w:tcW w:w="4947" w:type="dxa"/>
          </w:tcPr>
          <w:p w14:paraId="1F2EC0FF" w14:textId="77777777" w:rsidR="00F8244E" w:rsidRPr="001002DB" w:rsidRDefault="00F8244E" w:rsidP="00F8244E">
            <w:pPr>
              <w:rPr>
                <w:rFonts w:ascii="Arial" w:hAnsi="Arial" w:cs="Arial"/>
                <w:szCs w:val="21"/>
              </w:rPr>
            </w:pPr>
            <w:r w:rsidRPr="001002DB">
              <w:rPr>
                <w:rFonts w:ascii="Arial" w:hAnsi="Arial" w:cs="Arial"/>
                <w:szCs w:val="21"/>
              </w:rPr>
              <w:t>上行：</w:t>
            </w:r>
          </w:p>
          <w:p w14:paraId="5FAECC5A" w14:textId="77777777" w:rsidR="00F8244E" w:rsidRPr="001002DB" w:rsidRDefault="00F8244E" w:rsidP="00F8244E">
            <w:pPr>
              <w:rPr>
                <w:rFonts w:ascii="Arial" w:hAnsi="Arial" w:cs="Arial"/>
                <w:color w:val="000000" w:themeColor="text1"/>
                <w:szCs w:val="21"/>
              </w:rPr>
            </w:pPr>
            <w:r w:rsidRPr="001002DB">
              <w:rPr>
                <w:rFonts w:ascii="Arial" w:hAnsi="Arial" w:cs="Arial"/>
                <w:color w:val="000000" w:themeColor="text1"/>
                <w:szCs w:val="21"/>
              </w:rPr>
              <w:t>回复内容</w:t>
            </w:r>
            <w:r>
              <w:rPr>
                <w:rFonts w:ascii="Arial" w:hAnsi="Arial" w:cs="Arial"/>
                <w:color w:val="000000" w:themeColor="text1"/>
                <w:szCs w:val="21"/>
              </w:rPr>
              <w:t>(</w:t>
            </w:r>
            <w:r w:rsidRPr="001002DB">
              <w:rPr>
                <w:rFonts w:ascii="Arial" w:hAnsi="Arial" w:cs="Arial"/>
                <w:color w:val="000000" w:themeColor="text1"/>
                <w:szCs w:val="21"/>
              </w:rPr>
              <w:t>1byte</w:t>
            </w:r>
            <w:r w:rsidRPr="001002DB">
              <w:rPr>
                <w:rFonts w:ascii="Arial" w:hAnsi="Arial" w:cs="Arial"/>
                <w:color w:val="000000" w:themeColor="text1"/>
                <w:szCs w:val="21"/>
              </w:rPr>
              <w:t>，</w:t>
            </w:r>
            <w:r w:rsidRPr="001002DB">
              <w:rPr>
                <w:rFonts w:ascii="Arial" w:hAnsi="Arial" w:cs="Arial"/>
                <w:color w:val="000000" w:themeColor="text1"/>
                <w:szCs w:val="21"/>
              </w:rPr>
              <w:t>char</w:t>
            </w:r>
            <w:r>
              <w:rPr>
                <w:rFonts w:ascii="Arial" w:hAnsi="Arial" w:cs="Arial"/>
                <w:color w:val="000000" w:themeColor="text1"/>
                <w:szCs w:val="21"/>
              </w:rPr>
              <w:t>)</w:t>
            </w:r>
            <w:r w:rsidRPr="001002DB">
              <w:rPr>
                <w:rFonts w:ascii="Arial" w:hAnsi="Arial" w:cs="Arial"/>
                <w:color w:val="000000" w:themeColor="text1"/>
                <w:szCs w:val="21"/>
              </w:rPr>
              <w:t>；</w:t>
            </w:r>
          </w:p>
          <w:p w14:paraId="4FE2911B" w14:textId="77777777" w:rsidR="00F8244E" w:rsidRPr="001002DB" w:rsidRDefault="00F8244E" w:rsidP="00F8244E">
            <w:pPr>
              <w:ind w:firstLineChars="200" w:firstLine="480"/>
              <w:rPr>
                <w:rFonts w:ascii="Arial" w:hAnsi="Arial" w:cs="Arial"/>
                <w:color w:val="000000" w:themeColor="text1"/>
                <w:szCs w:val="21"/>
              </w:rPr>
            </w:pPr>
            <w:r w:rsidRPr="001002DB">
              <w:rPr>
                <w:rFonts w:ascii="Arial" w:hAnsi="Arial" w:cs="Arial"/>
                <w:color w:val="000000" w:themeColor="text1"/>
                <w:szCs w:val="21"/>
              </w:rPr>
              <w:t>0</w:t>
            </w:r>
            <w:r w:rsidRPr="001002DB">
              <w:rPr>
                <w:rFonts w:ascii="Arial" w:hAnsi="Arial" w:cs="Arial"/>
                <w:color w:val="000000" w:themeColor="text1"/>
                <w:szCs w:val="21"/>
              </w:rPr>
              <w:t>：</w:t>
            </w:r>
            <w:r w:rsidRPr="00F8244E">
              <w:rPr>
                <w:rFonts w:ascii="Arial" w:hAnsi="Arial" w:cs="Arial"/>
                <w:color w:val="000000" w:themeColor="text1"/>
                <w:szCs w:val="21"/>
              </w:rPr>
              <w:t>释放成功</w:t>
            </w:r>
          </w:p>
          <w:p w14:paraId="027A943C" w14:textId="063039DB" w:rsidR="00F8244E" w:rsidRPr="001002DB" w:rsidRDefault="00F8244E" w:rsidP="00F8244E">
            <w:pPr>
              <w:ind w:firstLineChars="200" w:firstLine="480"/>
              <w:rPr>
                <w:rFonts w:ascii="Arial" w:hAnsi="Arial" w:cs="Arial"/>
                <w:szCs w:val="21"/>
              </w:rPr>
            </w:pPr>
            <w:r w:rsidRPr="001002DB">
              <w:rPr>
                <w:rFonts w:ascii="Arial" w:hAnsi="Arial" w:cs="Arial"/>
                <w:color w:val="000000" w:themeColor="text1"/>
                <w:szCs w:val="21"/>
              </w:rPr>
              <w:t>1</w:t>
            </w:r>
            <w:r w:rsidRPr="001002DB">
              <w:rPr>
                <w:rFonts w:ascii="Arial" w:hAnsi="Arial" w:cs="Arial"/>
                <w:color w:val="000000" w:themeColor="text1"/>
                <w:szCs w:val="21"/>
              </w:rPr>
              <w:t>：</w:t>
            </w:r>
            <w:r w:rsidRPr="00F8244E">
              <w:rPr>
                <w:rFonts w:ascii="Arial" w:hAnsi="Arial" w:cs="Arial"/>
                <w:color w:val="000000" w:themeColor="text1"/>
                <w:szCs w:val="21"/>
              </w:rPr>
              <w:t>释放错误</w:t>
            </w:r>
          </w:p>
        </w:tc>
      </w:tr>
      <w:tr w:rsidR="00186111" w:rsidRPr="001002DB" w14:paraId="68C46A58" w14:textId="77777777" w:rsidTr="00186111">
        <w:trPr>
          <w:trHeight w:val="160"/>
          <w:jc w:val="center"/>
          <w:ins w:id="2414" w:author="Microsoft Office User" w:date="2023-06-07T12:59:00Z"/>
        </w:trPr>
        <w:tc>
          <w:tcPr>
            <w:tcW w:w="758" w:type="dxa"/>
            <w:vMerge w:val="restart"/>
            <w:vAlign w:val="center"/>
          </w:tcPr>
          <w:p w14:paraId="43BDAB58" w14:textId="716D2AF6" w:rsidR="00186111" w:rsidRPr="001002DB" w:rsidRDefault="00C2385F" w:rsidP="00F8244E">
            <w:pPr>
              <w:rPr>
                <w:ins w:id="2415" w:author="Microsoft Office User" w:date="2023-06-07T12:59:00Z"/>
                <w:rFonts w:ascii="Arial" w:hAnsi="Arial" w:cs="Arial"/>
                <w:szCs w:val="21"/>
              </w:rPr>
            </w:pPr>
            <w:ins w:id="2416" w:author="Microsoft Office User" w:date="2023-06-09T15:24:00Z">
              <w:r>
                <w:rPr>
                  <w:rFonts w:ascii="Arial" w:hAnsi="Arial" w:cs="Arial" w:hint="eastAsia"/>
                  <w:szCs w:val="21"/>
                </w:rPr>
                <w:t>2</w:t>
              </w:r>
            </w:ins>
          </w:p>
        </w:tc>
        <w:tc>
          <w:tcPr>
            <w:tcW w:w="2551" w:type="dxa"/>
            <w:vMerge w:val="restart"/>
            <w:vAlign w:val="center"/>
          </w:tcPr>
          <w:p w14:paraId="5E63394A" w14:textId="5BE97D48" w:rsidR="00186111" w:rsidRPr="001002DB" w:rsidRDefault="00186111" w:rsidP="00F8244E">
            <w:pPr>
              <w:jc w:val="center"/>
              <w:rPr>
                <w:ins w:id="2417" w:author="Microsoft Office User" w:date="2023-06-07T12:59:00Z"/>
                <w:rFonts w:ascii="Arial" w:hAnsi="Arial" w:cs="Arial"/>
                <w:szCs w:val="21"/>
              </w:rPr>
            </w:pPr>
            <w:ins w:id="2418" w:author="Microsoft Office User" w:date="2023-06-07T13:00:00Z">
              <w:r>
                <w:rPr>
                  <w:rFonts w:ascii="Arial" w:hAnsi="Arial" w:cs="Arial" w:hint="eastAsia"/>
                  <w:szCs w:val="21"/>
                </w:rPr>
                <w:t>熔断确认</w:t>
              </w:r>
            </w:ins>
          </w:p>
        </w:tc>
        <w:tc>
          <w:tcPr>
            <w:tcW w:w="4947" w:type="dxa"/>
          </w:tcPr>
          <w:p w14:paraId="1F99C26C" w14:textId="3F73CC1C" w:rsidR="00186111" w:rsidRPr="001002DB" w:rsidRDefault="00186111" w:rsidP="00F8244E">
            <w:pPr>
              <w:rPr>
                <w:ins w:id="2419" w:author="Microsoft Office User" w:date="2023-06-07T12:59:00Z"/>
                <w:rFonts w:ascii="Arial" w:hAnsi="Arial" w:cs="Arial"/>
                <w:szCs w:val="21"/>
              </w:rPr>
            </w:pPr>
            <w:ins w:id="2420" w:author="Microsoft Office User" w:date="2023-06-07T13:00:00Z">
              <w:r>
                <w:rPr>
                  <w:rFonts w:ascii="Arial" w:hAnsi="Arial" w:cs="Arial" w:hint="eastAsia"/>
                  <w:szCs w:val="21"/>
                </w:rPr>
                <w:t>下行：无</w:t>
              </w:r>
            </w:ins>
          </w:p>
        </w:tc>
      </w:tr>
      <w:tr w:rsidR="00186111" w:rsidRPr="001002DB" w14:paraId="7A7095F3" w14:textId="77777777" w:rsidTr="00E76095">
        <w:trPr>
          <w:trHeight w:val="160"/>
          <w:jc w:val="center"/>
          <w:ins w:id="2421" w:author="Microsoft Office User" w:date="2023-06-07T12:59:00Z"/>
        </w:trPr>
        <w:tc>
          <w:tcPr>
            <w:tcW w:w="758" w:type="dxa"/>
            <w:vMerge/>
            <w:vAlign w:val="center"/>
          </w:tcPr>
          <w:p w14:paraId="119916B8" w14:textId="77777777" w:rsidR="00186111" w:rsidRPr="001002DB" w:rsidRDefault="00186111" w:rsidP="00F8244E">
            <w:pPr>
              <w:rPr>
                <w:ins w:id="2422" w:author="Microsoft Office User" w:date="2023-06-07T12:59:00Z"/>
                <w:rFonts w:ascii="Arial" w:hAnsi="Arial" w:cs="Arial"/>
                <w:szCs w:val="21"/>
              </w:rPr>
            </w:pPr>
          </w:p>
        </w:tc>
        <w:tc>
          <w:tcPr>
            <w:tcW w:w="2551" w:type="dxa"/>
            <w:vMerge/>
            <w:vAlign w:val="center"/>
          </w:tcPr>
          <w:p w14:paraId="39095867" w14:textId="77777777" w:rsidR="00186111" w:rsidRPr="001002DB" w:rsidRDefault="00186111" w:rsidP="00F8244E">
            <w:pPr>
              <w:jc w:val="center"/>
              <w:rPr>
                <w:ins w:id="2423" w:author="Microsoft Office User" w:date="2023-06-07T12:59:00Z"/>
                <w:rFonts w:ascii="Arial" w:hAnsi="Arial" w:cs="Arial"/>
                <w:szCs w:val="21"/>
              </w:rPr>
            </w:pPr>
          </w:p>
        </w:tc>
        <w:tc>
          <w:tcPr>
            <w:tcW w:w="4947" w:type="dxa"/>
          </w:tcPr>
          <w:p w14:paraId="08347371" w14:textId="77777777" w:rsidR="00186111" w:rsidRPr="001002DB" w:rsidRDefault="00186111" w:rsidP="00186111">
            <w:pPr>
              <w:rPr>
                <w:ins w:id="2424" w:author="Microsoft Office User" w:date="2023-06-07T13:00:00Z"/>
                <w:rFonts w:ascii="Arial" w:hAnsi="Arial" w:cs="Arial"/>
                <w:szCs w:val="21"/>
              </w:rPr>
            </w:pPr>
            <w:ins w:id="2425" w:author="Microsoft Office User" w:date="2023-06-07T13:00:00Z">
              <w:r w:rsidRPr="001002DB">
                <w:rPr>
                  <w:rFonts w:ascii="Arial" w:hAnsi="Arial" w:cs="Arial"/>
                  <w:szCs w:val="21"/>
                </w:rPr>
                <w:t>上行：</w:t>
              </w:r>
            </w:ins>
          </w:p>
          <w:p w14:paraId="5F3D5F1C" w14:textId="77777777" w:rsidR="00186111" w:rsidRPr="001002DB" w:rsidRDefault="00186111" w:rsidP="00186111">
            <w:pPr>
              <w:rPr>
                <w:ins w:id="2426" w:author="Microsoft Office User" w:date="2023-06-07T13:00:00Z"/>
                <w:rFonts w:ascii="Arial" w:hAnsi="Arial" w:cs="Arial"/>
                <w:color w:val="000000" w:themeColor="text1"/>
                <w:szCs w:val="21"/>
              </w:rPr>
            </w:pPr>
            <w:ins w:id="2427" w:author="Microsoft Office User" w:date="2023-06-07T13:00:00Z">
              <w:r w:rsidRPr="001002DB">
                <w:rPr>
                  <w:rFonts w:ascii="Arial" w:hAnsi="Arial" w:cs="Arial"/>
                  <w:color w:val="000000" w:themeColor="text1"/>
                  <w:szCs w:val="21"/>
                </w:rPr>
                <w:t>回复内容</w:t>
              </w:r>
              <w:r>
                <w:rPr>
                  <w:rFonts w:ascii="Arial" w:hAnsi="Arial" w:cs="Arial"/>
                  <w:color w:val="000000" w:themeColor="text1"/>
                  <w:szCs w:val="21"/>
                </w:rPr>
                <w:t>(</w:t>
              </w:r>
              <w:r w:rsidRPr="001002DB">
                <w:rPr>
                  <w:rFonts w:ascii="Arial" w:hAnsi="Arial" w:cs="Arial"/>
                  <w:color w:val="000000" w:themeColor="text1"/>
                  <w:szCs w:val="21"/>
                </w:rPr>
                <w:t>1byte</w:t>
              </w:r>
              <w:r w:rsidRPr="001002DB">
                <w:rPr>
                  <w:rFonts w:ascii="Arial" w:hAnsi="Arial" w:cs="Arial"/>
                  <w:color w:val="000000" w:themeColor="text1"/>
                  <w:szCs w:val="21"/>
                </w:rPr>
                <w:t>，</w:t>
              </w:r>
              <w:r w:rsidRPr="001002DB">
                <w:rPr>
                  <w:rFonts w:ascii="Arial" w:hAnsi="Arial" w:cs="Arial"/>
                  <w:color w:val="000000" w:themeColor="text1"/>
                  <w:szCs w:val="21"/>
                </w:rPr>
                <w:t>char</w:t>
              </w:r>
              <w:r>
                <w:rPr>
                  <w:rFonts w:ascii="Arial" w:hAnsi="Arial" w:cs="Arial"/>
                  <w:color w:val="000000" w:themeColor="text1"/>
                  <w:szCs w:val="21"/>
                </w:rPr>
                <w:t>)</w:t>
              </w:r>
              <w:r w:rsidRPr="001002DB">
                <w:rPr>
                  <w:rFonts w:ascii="Arial" w:hAnsi="Arial" w:cs="Arial"/>
                  <w:color w:val="000000" w:themeColor="text1"/>
                  <w:szCs w:val="21"/>
                </w:rPr>
                <w:t>；</w:t>
              </w:r>
            </w:ins>
          </w:p>
          <w:p w14:paraId="5076A3B1" w14:textId="5C5FE79A" w:rsidR="00186111" w:rsidRPr="001002DB" w:rsidRDefault="00186111" w:rsidP="00186111">
            <w:pPr>
              <w:ind w:firstLineChars="200" w:firstLine="480"/>
              <w:rPr>
                <w:ins w:id="2428" w:author="Microsoft Office User" w:date="2023-06-07T13:00:00Z"/>
                <w:rFonts w:ascii="Arial" w:hAnsi="Arial" w:cs="Arial"/>
                <w:color w:val="000000" w:themeColor="text1"/>
                <w:szCs w:val="21"/>
              </w:rPr>
            </w:pPr>
            <w:ins w:id="2429" w:author="Microsoft Office User" w:date="2023-06-07T13:00:00Z">
              <w:r w:rsidRPr="001002DB">
                <w:rPr>
                  <w:rFonts w:ascii="Arial" w:hAnsi="Arial" w:cs="Arial"/>
                  <w:color w:val="000000" w:themeColor="text1"/>
                  <w:szCs w:val="21"/>
                </w:rPr>
                <w:t>0</w:t>
              </w:r>
              <w:r w:rsidRPr="001002DB">
                <w:rPr>
                  <w:rFonts w:ascii="Arial" w:hAnsi="Arial" w:cs="Arial"/>
                  <w:color w:val="000000" w:themeColor="text1"/>
                  <w:szCs w:val="21"/>
                </w:rPr>
                <w:t>：</w:t>
              </w:r>
              <w:r>
                <w:rPr>
                  <w:rFonts w:ascii="Arial" w:hAnsi="Arial" w:cs="Arial" w:hint="eastAsia"/>
                  <w:color w:val="000000" w:themeColor="text1"/>
                  <w:szCs w:val="21"/>
                </w:rPr>
                <w:t>熔断</w:t>
              </w:r>
              <w:r w:rsidRPr="00F8244E">
                <w:rPr>
                  <w:rFonts w:ascii="Arial" w:hAnsi="Arial" w:cs="Arial"/>
                  <w:color w:val="000000" w:themeColor="text1"/>
                  <w:szCs w:val="21"/>
                </w:rPr>
                <w:t>成功</w:t>
              </w:r>
            </w:ins>
          </w:p>
          <w:p w14:paraId="36912CCD" w14:textId="298C92AD" w:rsidR="00186111" w:rsidRPr="001002DB" w:rsidRDefault="00186111">
            <w:pPr>
              <w:ind w:firstLineChars="200" w:firstLine="480"/>
              <w:rPr>
                <w:ins w:id="2430" w:author="Microsoft Office User" w:date="2023-06-07T12:59:00Z"/>
                <w:rFonts w:ascii="Arial" w:hAnsi="Arial" w:cs="Arial"/>
                <w:szCs w:val="21"/>
              </w:rPr>
              <w:pPrChange w:id="2431" w:author="Microsoft Office User" w:date="2023-06-07T13:00:00Z">
                <w:pPr/>
              </w:pPrChange>
            </w:pPr>
            <w:ins w:id="2432" w:author="Microsoft Office User" w:date="2023-06-07T13:00:00Z">
              <w:r w:rsidRPr="001002DB">
                <w:rPr>
                  <w:rFonts w:ascii="Arial" w:hAnsi="Arial" w:cs="Arial"/>
                  <w:color w:val="000000" w:themeColor="text1"/>
                  <w:szCs w:val="21"/>
                </w:rPr>
                <w:t>1</w:t>
              </w:r>
              <w:r w:rsidRPr="001002DB">
                <w:rPr>
                  <w:rFonts w:ascii="Arial" w:hAnsi="Arial" w:cs="Arial"/>
                  <w:color w:val="000000" w:themeColor="text1"/>
                  <w:szCs w:val="21"/>
                </w:rPr>
                <w:t>：</w:t>
              </w:r>
              <w:r>
                <w:rPr>
                  <w:rFonts w:ascii="Arial" w:hAnsi="Arial" w:cs="Arial" w:hint="eastAsia"/>
                  <w:color w:val="000000" w:themeColor="text1"/>
                  <w:szCs w:val="21"/>
                </w:rPr>
                <w:t>熔断</w:t>
              </w:r>
              <w:r w:rsidRPr="00F8244E">
                <w:rPr>
                  <w:rFonts w:ascii="Arial" w:hAnsi="Arial" w:cs="Arial"/>
                  <w:color w:val="000000" w:themeColor="text1"/>
                  <w:szCs w:val="21"/>
                </w:rPr>
                <w:t>错误</w:t>
              </w:r>
            </w:ins>
          </w:p>
        </w:tc>
      </w:tr>
      <w:tr w:rsidR="00F8244E" w:rsidRPr="001002DB" w14:paraId="6FFCB0F6" w14:textId="77777777" w:rsidTr="00E76095">
        <w:trPr>
          <w:trHeight w:val="180"/>
          <w:jc w:val="center"/>
        </w:trPr>
        <w:tc>
          <w:tcPr>
            <w:tcW w:w="758" w:type="dxa"/>
            <w:vMerge w:val="restart"/>
            <w:vAlign w:val="center"/>
          </w:tcPr>
          <w:p w14:paraId="17011671" w14:textId="2910B2FF" w:rsidR="00F8244E" w:rsidRPr="00C2385F" w:rsidRDefault="00C2385F" w:rsidP="00C2385F">
            <w:pPr>
              <w:rPr>
                <w:rFonts w:ascii="Arial" w:hAnsi="Arial" w:cs="Arial" w:hint="eastAsia"/>
                <w:szCs w:val="21"/>
                <w:rPrChange w:id="2433" w:author="Microsoft Office User" w:date="2023-06-09T15:24:00Z">
                  <w:rPr>
                    <w:rFonts w:hint="eastAsia"/>
                  </w:rPr>
                </w:rPrChange>
              </w:rPr>
              <w:pPrChange w:id="2434" w:author="Microsoft Office User" w:date="2023-06-09T15:24:00Z">
                <w:pPr>
                  <w:pStyle w:val="ac"/>
                  <w:numPr>
                    <w:numId w:val="32"/>
                  </w:numPr>
                  <w:ind w:left="420" w:firstLineChars="0" w:hanging="420"/>
                  <w:jc w:val="center"/>
                </w:pPr>
              </w:pPrChange>
            </w:pPr>
            <w:ins w:id="2435" w:author="Microsoft Office User" w:date="2023-06-09T15:24:00Z">
              <w:r>
                <w:rPr>
                  <w:rFonts w:ascii="Arial" w:hAnsi="Arial" w:cs="Arial" w:hint="eastAsia"/>
                  <w:szCs w:val="21"/>
                </w:rPr>
                <w:t>3</w:t>
              </w:r>
            </w:ins>
          </w:p>
        </w:tc>
        <w:tc>
          <w:tcPr>
            <w:tcW w:w="2551" w:type="dxa"/>
            <w:vMerge w:val="restart"/>
            <w:vAlign w:val="center"/>
          </w:tcPr>
          <w:p w14:paraId="1FC69E95" w14:textId="77777777" w:rsidR="00F8244E" w:rsidRPr="001002DB" w:rsidRDefault="00F8244E" w:rsidP="00F8244E">
            <w:pPr>
              <w:jc w:val="center"/>
              <w:rPr>
                <w:rFonts w:ascii="Arial" w:hAnsi="Arial" w:cs="Arial"/>
                <w:szCs w:val="21"/>
              </w:rPr>
            </w:pPr>
            <w:r w:rsidRPr="001002DB">
              <w:rPr>
                <w:rFonts w:ascii="Arial" w:hAnsi="Arial" w:cs="Arial"/>
                <w:szCs w:val="21"/>
              </w:rPr>
              <w:t>设置工作模式为</w:t>
            </w:r>
          </w:p>
          <w:p w14:paraId="21BE7014" w14:textId="77777777" w:rsidR="00F8244E" w:rsidRPr="001002DB" w:rsidRDefault="00F8244E" w:rsidP="00F8244E">
            <w:pPr>
              <w:jc w:val="center"/>
              <w:rPr>
                <w:rFonts w:ascii="Arial" w:hAnsi="Arial" w:cs="Arial"/>
                <w:szCs w:val="21"/>
              </w:rPr>
            </w:pPr>
            <w:r w:rsidRPr="001002DB">
              <w:rPr>
                <w:rFonts w:ascii="Arial" w:hAnsi="Arial" w:cs="Arial"/>
                <w:szCs w:val="21"/>
              </w:rPr>
              <w:t>待机状态</w:t>
            </w:r>
          </w:p>
        </w:tc>
        <w:tc>
          <w:tcPr>
            <w:tcW w:w="4947" w:type="dxa"/>
          </w:tcPr>
          <w:p w14:paraId="21DE80B7" w14:textId="77777777" w:rsidR="00F8244E" w:rsidRPr="001002DB" w:rsidRDefault="00F8244E" w:rsidP="00F8244E">
            <w:pPr>
              <w:rPr>
                <w:rFonts w:ascii="Arial" w:hAnsi="Arial" w:cs="Arial"/>
                <w:szCs w:val="21"/>
              </w:rPr>
            </w:pPr>
            <w:r w:rsidRPr="001002DB">
              <w:rPr>
                <w:rFonts w:ascii="Arial" w:hAnsi="Arial" w:cs="Arial"/>
                <w:szCs w:val="21"/>
              </w:rPr>
              <w:t>下行：无</w:t>
            </w:r>
          </w:p>
        </w:tc>
      </w:tr>
      <w:tr w:rsidR="00F8244E" w:rsidRPr="001002DB" w14:paraId="0DD83FB3" w14:textId="77777777" w:rsidTr="00E76095">
        <w:trPr>
          <w:trHeight w:val="130"/>
          <w:jc w:val="center"/>
        </w:trPr>
        <w:tc>
          <w:tcPr>
            <w:tcW w:w="758" w:type="dxa"/>
            <w:vMerge/>
            <w:vAlign w:val="center"/>
          </w:tcPr>
          <w:p w14:paraId="4C1DCE52" w14:textId="77777777" w:rsidR="00F8244E" w:rsidRPr="001002DB" w:rsidRDefault="00F8244E" w:rsidP="0086316A">
            <w:pPr>
              <w:pStyle w:val="ac"/>
              <w:numPr>
                <w:ilvl w:val="0"/>
                <w:numId w:val="35"/>
              </w:numPr>
              <w:ind w:firstLineChars="0"/>
              <w:jc w:val="center"/>
              <w:rPr>
                <w:rFonts w:ascii="Arial" w:hAnsi="Arial" w:cs="Arial"/>
                <w:szCs w:val="21"/>
              </w:rPr>
              <w:pPrChange w:id="2436" w:author="Microsoft Office User" w:date="2023-06-09T14:13:00Z">
                <w:pPr>
                  <w:pStyle w:val="ac"/>
                  <w:numPr>
                    <w:numId w:val="32"/>
                  </w:numPr>
                  <w:ind w:left="420" w:firstLineChars="0" w:hanging="420"/>
                  <w:jc w:val="center"/>
                </w:pPr>
              </w:pPrChange>
            </w:pPr>
          </w:p>
        </w:tc>
        <w:tc>
          <w:tcPr>
            <w:tcW w:w="2551" w:type="dxa"/>
            <w:vMerge/>
            <w:vAlign w:val="center"/>
          </w:tcPr>
          <w:p w14:paraId="2E80EA7E" w14:textId="77777777" w:rsidR="00F8244E" w:rsidRPr="001002DB" w:rsidRDefault="00F8244E" w:rsidP="00F8244E">
            <w:pPr>
              <w:jc w:val="center"/>
              <w:rPr>
                <w:rFonts w:ascii="Arial" w:hAnsi="Arial" w:cs="Arial"/>
                <w:szCs w:val="21"/>
              </w:rPr>
            </w:pPr>
          </w:p>
        </w:tc>
        <w:tc>
          <w:tcPr>
            <w:tcW w:w="4947" w:type="dxa"/>
          </w:tcPr>
          <w:p w14:paraId="22B0C149" w14:textId="77777777" w:rsidR="00F8244E" w:rsidRDefault="00F8244E" w:rsidP="00F8244E">
            <w:pPr>
              <w:rPr>
                <w:rFonts w:ascii="Arial" w:hAnsi="Arial" w:cs="Arial"/>
                <w:szCs w:val="21"/>
              </w:rPr>
            </w:pPr>
            <w:r w:rsidRPr="001002DB">
              <w:rPr>
                <w:rFonts w:ascii="Arial" w:hAnsi="Arial" w:cs="Arial"/>
                <w:szCs w:val="21"/>
              </w:rPr>
              <w:t>上行：</w:t>
            </w:r>
          </w:p>
          <w:p w14:paraId="71F3DB5E" w14:textId="77777777" w:rsidR="00F8244E" w:rsidRPr="001002DB" w:rsidRDefault="00F8244E" w:rsidP="00F8244E">
            <w:pPr>
              <w:rPr>
                <w:rFonts w:ascii="Arial" w:hAnsi="Arial" w:cs="Arial"/>
                <w:color w:val="000000" w:themeColor="text1"/>
                <w:szCs w:val="21"/>
              </w:rPr>
            </w:pPr>
            <w:r w:rsidRPr="001002DB">
              <w:rPr>
                <w:rFonts w:ascii="Arial" w:hAnsi="Arial" w:cs="Arial"/>
                <w:color w:val="000000" w:themeColor="text1"/>
                <w:szCs w:val="21"/>
              </w:rPr>
              <w:t>回复内容</w:t>
            </w:r>
            <w:r>
              <w:rPr>
                <w:rFonts w:ascii="Arial" w:hAnsi="Arial" w:cs="Arial"/>
                <w:color w:val="000000" w:themeColor="text1"/>
                <w:szCs w:val="21"/>
              </w:rPr>
              <w:t>(</w:t>
            </w:r>
            <w:r w:rsidRPr="001002DB">
              <w:rPr>
                <w:rFonts w:ascii="Arial" w:hAnsi="Arial" w:cs="Arial"/>
                <w:color w:val="000000" w:themeColor="text1"/>
                <w:szCs w:val="21"/>
              </w:rPr>
              <w:t>1byte</w:t>
            </w:r>
            <w:r w:rsidRPr="001002DB">
              <w:rPr>
                <w:rFonts w:ascii="Arial" w:hAnsi="Arial" w:cs="Arial"/>
                <w:color w:val="000000" w:themeColor="text1"/>
                <w:szCs w:val="21"/>
              </w:rPr>
              <w:t>，</w:t>
            </w:r>
            <w:r w:rsidRPr="001002DB">
              <w:rPr>
                <w:rFonts w:ascii="Arial" w:hAnsi="Arial" w:cs="Arial"/>
                <w:color w:val="000000" w:themeColor="text1"/>
                <w:szCs w:val="21"/>
              </w:rPr>
              <w:t>char</w:t>
            </w:r>
            <w:r>
              <w:rPr>
                <w:rFonts w:ascii="Arial" w:hAnsi="Arial" w:cs="Arial"/>
                <w:color w:val="000000" w:themeColor="text1"/>
                <w:szCs w:val="21"/>
              </w:rPr>
              <w:t>)</w:t>
            </w:r>
            <w:r w:rsidRPr="001002DB">
              <w:rPr>
                <w:rFonts w:ascii="Arial" w:hAnsi="Arial" w:cs="Arial"/>
                <w:color w:val="000000" w:themeColor="text1"/>
                <w:szCs w:val="21"/>
              </w:rPr>
              <w:t>；</w:t>
            </w:r>
          </w:p>
          <w:p w14:paraId="33339AC9" w14:textId="77777777" w:rsidR="00F8244E" w:rsidRPr="001002DB" w:rsidRDefault="00F8244E" w:rsidP="00F8244E">
            <w:pPr>
              <w:ind w:firstLineChars="200" w:firstLine="480"/>
              <w:rPr>
                <w:rFonts w:ascii="Arial" w:hAnsi="Arial" w:cs="Arial"/>
                <w:color w:val="000000" w:themeColor="text1"/>
                <w:szCs w:val="21"/>
              </w:rPr>
            </w:pPr>
            <w:r w:rsidRPr="001002DB">
              <w:rPr>
                <w:rFonts w:ascii="Arial" w:hAnsi="Arial" w:cs="Arial"/>
                <w:color w:val="000000" w:themeColor="text1"/>
                <w:szCs w:val="21"/>
              </w:rPr>
              <w:t>0</w:t>
            </w:r>
            <w:r w:rsidRPr="001002DB">
              <w:rPr>
                <w:rFonts w:ascii="Arial" w:hAnsi="Arial" w:cs="Arial"/>
                <w:color w:val="000000" w:themeColor="text1"/>
                <w:szCs w:val="21"/>
              </w:rPr>
              <w:t>：</w:t>
            </w:r>
            <w:r w:rsidRPr="001002DB">
              <w:rPr>
                <w:rFonts w:ascii="Arial" w:hAnsi="Arial" w:cs="Arial"/>
                <w:szCs w:val="21"/>
              </w:rPr>
              <w:t>设置成功</w:t>
            </w:r>
          </w:p>
          <w:p w14:paraId="5DC5F1C0" w14:textId="77777777" w:rsidR="00F8244E" w:rsidRPr="001002DB" w:rsidRDefault="00F8244E" w:rsidP="00F8244E">
            <w:pPr>
              <w:ind w:firstLineChars="200" w:firstLine="480"/>
              <w:rPr>
                <w:rFonts w:ascii="Arial" w:hAnsi="Arial" w:cs="Arial"/>
                <w:szCs w:val="21"/>
              </w:rPr>
            </w:pPr>
            <w:r w:rsidRPr="001002DB">
              <w:rPr>
                <w:rFonts w:ascii="Arial" w:hAnsi="Arial" w:cs="Arial"/>
                <w:color w:val="000000" w:themeColor="text1"/>
                <w:szCs w:val="21"/>
              </w:rPr>
              <w:t>1</w:t>
            </w:r>
            <w:r w:rsidRPr="001002DB">
              <w:rPr>
                <w:rFonts w:ascii="Arial" w:hAnsi="Arial" w:cs="Arial"/>
                <w:color w:val="000000" w:themeColor="text1"/>
                <w:szCs w:val="21"/>
              </w:rPr>
              <w:t>：设置</w:t>
            </w:r>
            <w:r w:rsidRPr="001002DB">
              <w:rPr>
                <w:rFonts w:ascii="Arial" w:hAnsi="Arial" w:cs="Arial"/>
                <w:szCs w:val="21"/>
              </w:rPr>
              <w:t>错误</w:t>
            </w:r>
          </w:p>
        </w:tc>
      </w:tr>
      <w:tr w:rsidR="00F8244E" w:rsidRPr="001002DB" w14:paraId="6C21DB60" w14:textId="77777777" w:rsidTr="00E76095">
        <w:trPr>
          <w:trHeight w:val="210"/>
          <w:jc w:val="center"/>
        </w:trPr>
        <w:tc>
          <w:tcPr>
            <w:tcW w:w="758" w:type="dxa"/>
            <w:vMerge w:val="restart"/>
            <w:vAlign w:val="center"/>
          </w:tcPr>
          <w:p w14:paraId="77556B81" w14:textId="5281A324" w:rsidR="00F8244E" w:rsidRPr="00C2385F" w:rsidRDefault="00C2385F" w:rsidP="00C2385F">
            <w:pPr>
              <w:rPr>
                <w:rFonts w:ascii="Arial" w:hAnsi="Arial" w:cs="Arial" w:hint="eastAsia"/>
                <w:szCs w:val="21"/>
                <w:rPrChange w:id="2437" w:author="Microsoft Office User" w:date="2023-06-09T15:24:00Z">
                  <w:rPr>
                    <w:rFonts w:hint="eastAsia"/>
                  </w:rPr>
                </w:rPrChange>
              </w:rPr>
              <w:pPrChange w:id="2438" w:author="Microsoft Office User" w:date="2023-06-09T15:24:00Z">
                <w:pPr>
                  <w:pStyle w:val="ac"/>
                  <w:numPr>
                    <w:numId w:val="32"/>
                  </w:numPr>
                  <w:ind w:left="420" w:firstLineChars="0" w:hanging="420"/>
                  <w:jc w:val="center"/>
                </w:pPr>
              </w:pPrChange>
            </w:pPr>
            <w:ins w:id="2439" w:author="Microsoft Office User" w:date="2023-06-09T15:24:00Z">
              <w:r>
                <w:rPr>
                  <w:rFonts w:ascii="Arial" w:hAnsi="Arial" w:cs="Arial" w:hint="eastAsia"/>
                  <w:szCs w:val="21"/>
                </w:rPr>
                <w:t>4</w:t>
              </w:r>
            </w:ins>
          </w:p>
        </w:tc>
        <w:tc>
          <w:tcPr>
            <w:tcW w:w="2551" w:type="dxa"/>
            <w:vMerge w:val="restart"/>
            <w:vAlign w:val="center"/>
          </w:tcPr>
          <w:p w14:paraId="230A3557" w14:textId="77777777" w:rsidR="00F8244E" w:rsidRPr="001002DB" w:rsidRDefault="00F8244E" w:rsidP="00F8244E">
            <w:pPr>
              <w:jc w:val="center"/>
              <w:rPr>
                <w:rFonts w:ascii="Arial" w:hAnsi="Arial" w:cs="Arial"/>
                <w:szCs w:val="21"/>
              </w:rPr>
            </w:pPr>
            <w:r w:rsidRPr="001002DB">
              <w:rPr>
                <w:rFonts w:ascii="Arial" w:hAnsi="Arial" w:cs="Arial"/>
                <w:szCs w:val="21"/>
              </w:rPr>
              <w:t>设置工作模式为</w:t>
            </w:r>
          </w:p>
          <w:p w14:paraId="59AD1FA6" w14:textId="77777777" w:rsidR="00F8244E" w:rsidRPr="001002DB" w:rsidRDefault="00F8244E" w:rsidP="00F8244E">
            <w:pPr>
              <w:jc w:val="center"/>
              <w:rPr>
                <w:rFonts w:ascii="Arial" w:hAnsi="Arial" w:cs="Arial"/>
                <w:szCs w:val="21"/>
              </w:rPr>
            </w:pPr>
            <w:r w:rsidRPr="001002DB">
              <w:rPr>
                <w:rFonts w:ascii="Arial" w:hAnsi="Arial" w:cs="Arial"/>
                <w:szCs w:val="21"/>
              </w:rPr>
              <w:t>连续数据采集分析存储</w:t>
            </w:r>
          </w:p>
        </w:tc>
        <w:tc>
          <w:tcPr>
            <w:tcW w:w="4947" w:type="dxa"/>
          </w:tcPr>
          <w:p w14:paraId="61A4035C" w14:textId="77777777" w:rsidR="00F8244E" w:rsidRPr="001002DB" w:rsidRDefault="00F8244E" w:rsidP="00F8244E">
            <w:pPr>
              <w:rPr>
                <w:rFonts w:ascii="Arial" w:hAnsi="Arial" w:cs="Arial"/>
                <w:szCs w:val="21"/>
              </w:rPr>
            </w:pPr>
            <w:r w:rsidRPr="001002DB">
              <w:rPr>
                <w:rFonts w:ascii="Arial" w:hAnsi="Arial" w:cs="Arial"/>
                <w:szCs w:val="21"/>
              </w:rPr>
              <w:t>下行：无</w:t>
            </w:r>
          </w:p>
        </w:tc>
      </w:tr>
      <w:tr w:rsidR="00F8244E" w:rsidRPr="001002DB" w14:paraId="16BFB1EB" w14:textId="77777777" w:rsidTr="00E76095">
        <w:trPr>
          <w:trHeight w:val="100"/>
          <w:jc w:val="center"/>
        </w:trPr>
        <w:tc>
          <w:tcPr>
            <w:tcW w:w="758" w:type="dxa"/>
            <w:vMerge/>
            <w:vAlign w:val="center"/>
          </w:tcPr>
          <w:p w14:paraId="69E9F4D9" w14:textId="77777777" w:rsidR="00F8244E" w:rsidRPr="001002DB" w:rsidRDefault="00F8244E" w:rsidP="0086316A">
            <w:pPr>
              <w:pStyle w:val="ac"/>
              <w:numPr>
                <w:ilvl w:val="0"/>
                <w:numId w:val="35"/>
              </w:numPr>
              <w:ind w:firstLineChars="0"/>
              <w:jc w:val="center"/>
              <w:rPr>
                <w:rFonts w:ascii="Arial" w:hAnsi="Arial" w:cs="Arial"/>
                <w:szCs w:val="21"/>
              </w:rPr>
              <w:pPrChange w:id="2440" w:author="Microsoft Office User" w:date="2023-06-09T14:13:00Z">
                <w:pPr>
                  <w:pStyle w:val="ac"/>
                  <w:numPr>
                    <w:numId w:val="32"/>
                  </w:numPr>
                  <w:ind w:left="420" w:firstLineChars="0" w:hanging="420"/>
                  <w:jc w:val="center"/>
                </w:pPr>
              </w:pPrChange>
            </w:pPr>
          </w:p>
        </w:tc>
        <w:tc>
          <w:tcPr>
            <w:tcW w:w="2551" w:type="dxa"/>
            <w:vMerge/>
            <w:vAlign w:val="center"/>
          </w:tcPr>
          <w:p w14:paraId="4F631627" w14:textId="77777777" w:rsidR="00F8244E" w:rsidRPr="001002DB" w:rsidRDefault="00F8244E" w:rsidP="00F8244E">
            <w:pPr>
              <w:jc w:val="center"/>
              <w:rPr>
                <w:rFonts w:ascii="Arial" w:hAnsi="Arial" w:cs="Arial"/>
                <w:szCs w:val="21"/>
              </w:rPr>
            </w:pPr>
          </w:p>
        </w:tc>
        <w:tc>
          <w:tcPr>
            <w:tcW w:w="4947" w:type="dxa"/>
          </w:tcPr>
          <w:p w14:paraId="2755B089" w14:textId="77777777" w:rsidR="00F8244E" w:rsidRPr="001002DB" w:rsidRDefault="00F8244E" w:rsidP="00F8244E">
            <w:pPr>
              <w:rPr>
                <w:rFonts w:ascii="Arial" w:hAnsi="Arial" w:cs="Arial"/>
                <w:szCs w:val="21"/>
              </w:rPr>
            </w:pPr>
            <w:r w:rsidRPr="001002DB">
              <w:rPr>
                <w:rFonts w:ascii="Arial" w:hAnsi="Arial" w:cs="Arial"/>
                <w:szCs w:val="21"/>
              </w:rPr>
              <w:t>上行：</w:t>
            </w:r>
          </w:p>
          <w:p w14:paraId="1D622D7F" w14:textId="77777777" w:rsidR="00F8244E" w:rsidRPr="001002DB" w:rsidRDefault="00F8244E" w:rsidP="00F8244E">
            <w:pPr>
              <w:rPr>
                <w:rFonts w:ascii="Arial" w:hAnsi="Arial" w:cs="Arial"/>
                <w:color w:val="000000" w:themeColor="text1"/>
                <w:szCs w:val="21"/>
              </w:rPr>
            </w:pPr>
            <w:r w:rsidRPr="001002DB">
              <w:rPr>
                <w:rFonts w:ascii="Arial" w:hAnsi="Arial" w:cs="Arial"/>
                <w:color w:val="000000" w:themeColor="text1"/>
                <w:szCs w:val="21"/>
              </w:rPr>
              <w:t>回复内容</w:t>
            </w:r>
            <w:r>
              <w:rPr>
                <w:rFonts w:ascii="Arial" w:hAnsi="Arial" w:cs="Arial"/>
                <w:color w:val="000000" w:themeColor="text1"/>
                <w:szCs w:val="21"/>
              </w:rPr>
              <w:t>(</w:t>
            </w:r>
            <w:r w:rsidRPr="001002DB">
              <w:rPr>
                <w:rFonts w:ascii="Arial" w:hAnsi="Arial" w:cs="Arial"/>
                <w:color w:val="000000" w:themeColor="text1"/>
                <w:szCs w:val="21"/>
              </w:rPr>
              <w:t>1byte</w:t>
            </w:r>
            <w:r w:rsidRPr="001002DB">
              <w:rPr>
                <w:rFonts w:ascii="Arial" w:hAnsi="Arial" w:cs="Arial"/>
                <w:color w:val="000000" w:themeColor="text1"/>
                <w:szCs w:val="21"/>
              </w:rPr>
              <w:t>，</w:t>
            </w:r>
            <w:r w:rsidRPr="001002DB">
              <w:rPr>
                <w:rFonts w:ascii="Arial" w:hAnsi="Arial" w:cs="Arial"/>
                <w:color w:val="000000" w:themeColor="text1"/>
                <w:szCs w:val="21"/>
              </w:rPr>
              <w:t>char</w:t>
            </w:r>
            <w:r>
              <w:rPr>
                <w:rFonts w:ascii="Arial" w:hAnsi="Arial" w:cs="Arial"/>
                <w:color w:val="000000" w:themeColor="text1"/>
                <w:szCs w:val="21"/>
              </w:rPr>
              <w:t>)</w:t>
            </w:r>
            <w:r w:rsidRPr="001002DB">
              <w:rPr>
                <w:rFonts w:ascii="Arial" w:hAnsi="Arial" w:cs="Arial"/>
                <w:color w:val="000000" w:themeColor="text1"/>
                <w:szCs w:val="21"/>
              </w:rPr>
              <w:t>；</w:t>
            </w:r>
          </w:p>
          <w:p w14:paraId="5A781DAD" w14:textId="77777777" w:rsidR="00F8244E" w:rsidRPr="001002DB" w:rsidRDefault="00F8244E" w:rsidP="00F8244E">
            <w:pPr>
              <w:ind w:firstLineChars="200" w:firstLine="480"/>
              <w:rPr>
                <w:rFonts w:ascii="Arial" w:hAnsi="Arial" w:cs="Arial"/>
                <w:color w:val="000000" w:themeColor="text1"/>
                <w:szCs w:val="21"/>
              </w:rPr>
            </w:pPr>
            <w:r w:rsidRPr="001002DB">
              <w:rPr>
                <w:rFonts w:ascii="Arial" w:hAnsi="Arial" w:cs="Arial"/>
                <w:color w:val="000000" w:themeColor="text1"/>
                <w:szCs w:val="21"/>
              </w:rPr>
              <w:t>0</w:t>
            </w:r>
            <w:r w:rsidRPr="001002DB">
              <w:rPr>
                <w:rFonts w:ascii="Arial" w:hAnsi="Arial" w:cs="Arial"/>
                <w:color w:val="000000" w:themeColor="text1"/>
                <w:szCs w:val="21"/>
              </w:rPr>
              <w:t>：设置</w:t>
            </w:r>
            <w:r w:rsidRPr="001002DB">
              <w:rPr>
                <w:rFonts w:ascii="Arial" w:hAnsi="Arial" w:cs="Arial"/>
                <w:szCs w:val="21"/>
              </w:rPr>
              <w:t>成功</w:t>
            </w:r>
          </w:p>
          <w:p w14:paraId="4D176D0F" w14:textId="77777777" w:rsidR="00F8244E" w:rsidRPr="001002DB" w:rsidRDefault="00F8244E" w:rsidP="00F8244E">
            <w:pPr>
              <w:ind w:firstLineChars="200" w:firstLine="480"/>
              <w:rPr>
                <w:rFonts w:ascii="Arial" w:hAnsi="Arial" w:cs="Arial"/>
                <w:szCs w:val="21"/>
              </w:rPr>
            </w:pPr>
            <w:r w:rsidRPr="001002DB">
              <w:rPr>
                <w:rFonts w:ascii="Arial" w:hAnsi="Arial" w:cs="Arial"/>
                <w:color w:val="000000" w:themeColor="text1"/>
                <w:szCs w:val="21"/>
              </w:rPr>
              <w:t>1</w:t>
            </w:r>
            <w:r w:rsidRPr="001002DB">
              <w:rPr>
                <w:rFonts w:ascii="Arial" w:hAnsi="Arial" w:cs="Arial"/>
                <w:color w:val="000000" w:themeColor="text1"/>
                <w:szCs w:val="21"/>
              </w:rPr>
              <w:t>：设置</w:t>
            </w:r>
            <w:r w:rsidRPr="001002DB">
              <w:rPr>
                <w:rFonts w:ascii="Arial" w:hAnsi="Arial" w:cs="Arial"/>
                <w:szCs w:val="21"/>
              </w:rPr>
              <w:t>错误</w:t>
            </w:r>
          </w:p>
        </w:tc>
      </w:tr>
      <w:tr w:rsidR="00F8244E" w:rsidRPr="001002DB" w14:paraId="420F0CFB" w14:textId="77777777" w:rsidTr="00E76095">
        <w:trPr>
          <w:trHeight w:val="160"/>
          <w:jc w:val="center"/>
        </w:trPr>
        <w:tc>
          <w:tcPr>
            <w:tcW w:w="758" w:type="dxa"/>
            <w:vMerge w:val="restart"/>
            <w:vAlign w:val="center"/>
          </w:tcPr>
          <w:p w14:paraId="53193333" w14:textId="4DB80AFF" w:rsidR="00F8244E" w:rsidRPr="00C2385F" w:rsidRDefault="00C2385F" w:rsidP="00C2385F">
            <w:pPr>
              <w:rPr>
                <w:rFonts w:ascii="Arial" w:hAnsi="Arial" w:cs="Arial" w:hint="eastAsia"/>
                <w:szCs w:val="21"/>
                <w:rPrChange w:id="2441" w:author="Microsoft Office User" w:date="2023-06-09T15:24:00Z">
                  <w:rPr>
                    <w:rFonts w:hint="eastAsia"/>
                  </w:rPr>
                </w:rPrChange>
              </w:rPr>
              <w:pPrChange w:id="2442" w:author="Microsoft Office User" w:date="2023-06-09T15:24:00Z">
                <w:pPr>
                  <w:pStyle w:val="ac"/>
                  <w:numPr>
                    <w:numId w:val="32"/>
                  </w:numPr>
                  <w:ind w:left="420" w:firstLineChars="0" w:hanging="420"/>
                  <w:jc w:val="center"/>
                </w:pPr>
              </w:pPrChange>
            </w:pPr>
            <w:ins w:id="2443" w:author="Microsoft Office User" w:date="2023-06-09T15:24:00Z">
              <w:r>
                <w:rPr>
                  <w:rFonts w:ascii="Arial" w:hAnsi="Arial" w:cs="Arial" w:hint="eastAsia"/>
                  <w:szCs w:val="21"/>
                </w:rPr>
                <w:t>5</w:t>
              </w:r>
            </w:ins>
          </w:p>
        </w:tc>
        <w:tc>
          <w:tcPr>
            <w:tcW w:w="2551" w:type="dxa"/>
            <w:vMerge w:val="restart"/>
            <w:vAlign w:val="center"/>
          </w:tcPr>
          <w:p w14:paraId="08CE1987" w14:textId="77777777" w:rsidR="00F8244E" w:rsidRPr="001002DB" w:rsidRDefault="00F8244E" w:rsidP="00F8244E">
            <w:pPr>
              <w:jc w:val="center"/>
              <w:rPr>
                <w:rFonts w:ascii="Arial" w:hAnsi="Arial" w:cs="Arial"/>
                <w:szCs w:val="21"/>
              </w:rPr>
            </w:pPr>
            <w:r w:rsidRPr="001002DB">
              <w:rPr>
                <w:rFonts w:ascii="Arial" w:hAnsi="Arial" w:cs="Arial"/>
                <w:szCs w:val="21"/>
              </w:rPr>
              <w:t>设置工作模式为</w:t>
            </w:r>
          </w:p>
          <w:p w14:paraId="65B5F608" w14:textId="77777777" w:rsidR="00F8244E" w:rsidRPr="001002DB" w:rsidRDefault="00F8244E" w:rsidP="00F8244E">
            <w:pPr>
              <w:jc w:val="center"/>
              <w:rPr>
                <w:rFonts w:ascii="Arial" w:hAnsi="Arial" w:cs="Arial"/>
                <w:szCs w:val="21"/>
              </w:rPr>
            </w:pPr>
            <w:r w:rsidRPr="001002DB">
              <w:rPr>
                <w:rFonts w:ascii="Arial" w:hAnsi="Arial" w:cs="Arial"/>
                <w:szCs w:val="21"/>
              </w:rPr>
              <w:t>触发采集</w:t>
            </w:r>
          </w:p>
        </w:tc>
        <w:tc>
          <w:tcPr>
            <w:tcW w:w="4947" w:type="dxa"/>
          </w:tcPr>
          <w:p w14:paraId="10AC6E45" w14:textId="77777777" w:rsidR="00F8244E" w:rsidRPr="001002DB" w:rsidRDefault="00F8244E" w:rsidP="00F8244E">
            <w:pPr>
              <w:rPr>
                <w:rFonts w:ascii="Arial" w:hAnsi="Arial" w:cs="Arial"/>
                <w:szCs w:val="21"/>
              </w:rPr>
            </w:pPr>
            <w:r w:rsidRPr="001002DB">
              <w:rPr>
                <w:rFonts w:ascii="Arial" w:hAnsi="Arial" w:cs="Arial"/>
                <w:szCs w:val="21"/>
              </w:rPr>
              <w:t>下行：无</w:t>
            </w:r>
          </w:p>
        </w:tc>
      </w:tr>
      <w:tr w:rsidR="00F8244E" w:rsidRPr="001002DB" w14:paraId="0946A8F0" w14:textId="77777777" w:rsidTr="00E76095">
        <w:trPr>
          <w:trHeight w:val="150"/>
          <w:jc w:val="center"/>
        </w:trPr>
        <w:tc>
          <w:tcPr>
            <w:tcW w:w="758" w:type="dxa"/>
            <w:vMerge/>
            <w:vAlign w:val="center"/>
          </w:tcPr>
          <w:p w14:paraId="5671D0B3" w14:textId="77777777" w:rsidR="00F8244E" w:rsidRPr="001002DB" w:rsidRDefault="00F8244E" w:rsidP="0086316A">
            <w:pPr>
              <w:pStyle w:val="ac"/>
              <w:numPr>
                <w:ilvl w:val="0"/>
                <w:numId w:val="35"/>
              </w:numPr>
              <w:ind w:firstLineChars="0"/>
              <w:jc w:val="center"/>
              <w:rPr>
                <w:rFonts w:ascii="Arial" w:hAnsi="Arial" w:cs="Arial"/>
                <w:szCs w:val="21"/>
              </w:rPr>
              <w:pPrChange w:id="2444" w:author="Microsoft Office User" w:date="2023-06-09T14:13:00Z">
                <w:pPr>
                  <w:pStyle w:val="ac"/>
                  <w:numPr>
                    <w:numId w:val="32"/>
                  </w:numPr>
                  <w:ind w:left="420" w:firstLineChars="0" w:hanging="420"/>
                  <w:jc w:val="center"/>
                </w:pPr>
              </w:pPrChange>
            </w:pPr>
          </w:p>
        </w:tc>
        <w:tc>
          <w:tcPr>
            <w:tcW w:w="2551" w:type="dxa"/>
            <w:vMerge/>
            <w:vAlign w:val="center"/>
          </w:tcPr>
          <w:p w14:paraId="676042DC" w14:textId="77777777" w:rsidR="00F8244E" w:rsidRPr="001002DB" w:rsidRDefault="00F8244E" w:rsidP="00F8244E">
            <w:pPr>
              <w:jc w:val="center"/>
              <w:rPr>
                <w:rFonts w:ascii="Arial" w:hAnsi="Arial" w:cs="Arial"/>
                <w:szCs w:val="21"/>
              </w:rPr>
            </w:pPr>
          </w:p>
        </w:tc>
        <w:tc>
          <w:tcPr>
            <w:tcW w:w="4947" w:type="dxa"/>
          </w:tcPr>
          <w:p w14:paraId="72F1D7F9" w14:textId="77777777" w:rsidR="00F8244E" w:rsidRPr="001002DB" w:rsidRDefault="00F8244E" w:rsidP="00F8244E">
            <w:pPr>
              <w:rPr>
                <w:rFonts w:ascii="Arial" w:hAnsi="Arial" w:cs="Arial"/>
                <w:szCs w:val="21"/>
              </w:rPr>
            </w:pPr>
            <w:r w:rsidRPr="001002DB">
              <w:rPr>
                <w:rFonts w:ascii="Arial" w:hAnsi="Arial" w:cs="Arial"/>
                <w:szCs w:val="21"/>
              </w:rPr>
              <w:t>上行：</w:t>
            </w:r>
            <w:r w:rsidRPr="001002DB">
              <w:rPr>
                <w:rFonts w:ascii="Arial" w:hAnsi="Arial" w:cs="Arial"/>
                <w:szCs w:val="21"/>
              </w:rPr>
              <w:t xml:space="preserve"> </w:t>
            </w:r>
          </w:p>
          <w:p w14:paraId="42F7546F" w14:textId="77777777" w:rsidR="00F8244E" w:rsidRPr="001002DB" w:rsidRDefault="00F8244E" w:rsidP="00F8244E">
            <w:pPr>
              <w:rPr>
                <w:rFonts w:ascii="Arial" w:hAnsi="Arial" w:cs="Arial"/>
                <w:color w:val="000000" w:themeColor="text1"/>
                <w:szCs w:val="21"/>
              </w:rPr>
            </w:pPr>
            <w:r w:rsidRPr="001002DB">
              <w:rPr>
                <w:rFonts w:ascii="Arial" w:hAnsi="Arial" w:cs="Arial"/>
                <w:color w:val="000000" w:themeColor="text1"/>
                <w:szCs w:val="21"/>
              </w:rPr>
              <w:t>回复内容</w:t>
            </w:r>
            <w:r>
              <w:rPr>
                <w:rFonts w:ascii="Arial" w:hAnsi="Arial" w:cs="Arial"/>
                <w:color w:val="000000" w:themeColor="text1"/>
                <w:szCs w:val="21"/>
              </w:rPr>
              <w:t>(</w:t>
            </w:r>
            <w:r w:rsidRPr="001002DB">
              <w:rPr>
                <w:rFonts w:ascii="Arial" w:hAnsi="Arial" w:cs="Arial"/>
                <w:color w:val="000000" w:themeColor="text1"/>
                <w:szCs w:val="21"/>
              </w:rPr>
              <w:t>1byte</w:t>
            </w:r>
            <w:r w:rsidRPr="001002DB">
              <w:rPr>
                <w:rFonts w:ascii="Arial" w:hAnsi="Arial" w:cs="Arial"/>
                <w:color w:val="000000" w:themeColor="text1"/>
                <w:szCs w:val="21"/>
              </w:rPr>
              <w:t>，</w:t>
            </w:r>
            <w:r w:rsidRPr="001002DB">
              <w:rPr>
                <w:rFonts w:ascii="Arial" w:hAnsi="Arial" w:cs="Arial"/>
                <w:color w:val="000000" w:themeColor="text1"/>
                <w:szCs w:val="21"/>
              </w:rPr>
              <w:t>char</w:t>
            </w:r>
            <w:r>
              <w:rPr>
                <w:rFonts w:ascii="Arial" w:hAnsi="Arial" w:cs="Arial"/>
                <w:color w:val="000000" w:themeColor="text1"/>
                <w:szCs w:val="21"/>
              </w:rPr>
              <w:t>)</w:t>
            </w:r>
            <w:r w:rsidRPr="001002DB">
              <w:rPr>
                <w:rFonts w:ascii="Arial" w:hAnsi="Arial" w:cs="Arial"/>
                <w:color w:val="000000" w:themeColor="text1"/>
                <w:szCs w:val="21"/>
              </w:rPr>
              <w:t>；</w:t>
            </w:r>
          </w:p>
          <w:p w14:paraId="256EEC3C" w14:textId="77777777" w:rsidR="00F8244E" w:rsidRPr="001002DB" w:rsidRDefault="00F8244E" w:rsidP="00F8244E">
            <w:pPr>
              <w:ind w:firstLineChars="200" w:firstLine="480"/>
              <w:rPr>
                <w:rFonts w:ascii="Arial" w:hAnsi="Arial" w:cs="Arial"/>
                <w:color w:val="000000" w:themeColor="text1"/>
                <w:szCs w:val="21"/>
              </w:rPr>
            </w:pPr>
            <w:r w:rsidRPr="001002DB">
              <w:rPr>
                <w:rFonts w:ascii="Arial" w:hAnsi="Arial" w:cs="Arial"/>
                <w:color w:val="000000" w:themeColor="text1"/>
                <w:szCs w:val="21"/>
              </w:rPr>
              <w:t>0</w:t>
            </w:r>
            <w:r w:rsidRPr="001002DB">
              <w:rPr>
                <w:rFonts w:ascii="Arial" w:hAnsi="Arial" w:cs="Arial"/>
                <w:color w:val="000000" w:themeColor="text1"/>
                <w:szCs w:val="21"/>
              </w:rPr>
              <w:t>：设置</w:t>
            </w:r>
            <w:r w:rsidRPr="001002DB">
              <w:rPr>
                <w:rFonts w:ascii="Arial" w:hAnsi="Arial" w:cs="Arial"/>
                <w:szCs w:val="21"/>
              </w:rPr>
              <w:t>成功</w:t>
            </w:r>
          </w:p>
          <w:p w14:paraId="2B697F55" w14:textId="77777777" w:rsidR="00F8244E" w:rsidRPr="001002DB" w:rsidRDefault="00F8244E" w:rsidP="00F8244E">
            <w:pPr>
              <w:ind w:firstLineChars="200" w:firstLine="480"/>
              <w:rPr>
                <w:rFonts w:ascii="Arial" w:hAnsi="Arial" w:cs="Arial"/>
                <w:szCs w:val="21"/>
              </w:rPr>
            </w:pPr>
            <w:r w:rsidRPr="001002DB">
              <w:rPr>
                <w:rFonts w:ascii="Arial" w:hAnsi="Arial" w:cs="Arial"/>
                <w:color w:val="000000" w:themeColor="text1"/>
                <w:szCs w:val="21"/>
              </w:rPr>
              <w:t>1</w:t>
            </w:r>
            <w:r w:rsidRPr="001002DB">
              <w:rPr>
                <w:rFonts w:ascii="Arial" w:hAnsi="Arial" w:cs="Arial"/>
                <w:color w:val="000000" w:themeColor="text1"/>
                <w:szCs w:val="21"/>
              </w:rPr>
              <w:t>：设置</w:t>
            </w:r>
            <w:r w:rsidRPr="001002DB">
              <w:rPr>
                <w:rFonts w:ascii="Arial" w:hAnsi="Arial" w:cs="Arial"/>
                <w:szCs w:val="21"/>
              </w:rPr>
              <w:t>错误</w:t>
            </w:r>
          </w:p>
        </w:tc>
      </w:tr>
      <w:tr w:rsidR="00F8244E" w:rsidRPr="001002DB" w14:paraId="31DDFA62" w14:textId="77777777" w:rsidTr="00E76095">
        <w:trPr>
          <w:trHeight w:val="180"/>
          <w:jc w:val="center"/>
        </w:trPr>
        <w:tc>
          <w:tcPr>
            <w:tcW w:w="758" w:type="dxa"/>
            <w:vMerge w:val="restart"/>
            <w:vAlign w:val="center"/>
          </w:tcPr>
          <w:p w14:paraId="6F0173E5" w14:textId="579863B7" w:rsidR="00F8244E" w:rsidRPr="00C2385F" w:rsidRDefault="00C2385F" w:rsidP="00C2385F">
            <w:pPr>
              <w:rPr>
                <w:rFonts w:ascii="Arial" w:hAnsi="Arial" w:cs="Arial" w:hint="eastAsia"/>
                <w:szCs w:val="21"/>
                <w:rPrChange w:id="2445" w:author="Microsoft Office User" w:date="2023-06-09T15:24:00Z">
                  <w:rPr>
                    <w:rFonts w:hint="eastAsia"/>
                  </w:rPr>
                </w:rPrChange>
              </w:rPr>
              <w:pPrChange w:id="2446" w:author="Microsoft Office User" w:date="2023-06-09T15:24:00Z">
                <w:pPr>
                  <w:pStyle w:val="ac"/>
                  <w:numPr>
                    <w:numId w:val="32"/>
                  </w:numPr>
                  <w:ind w:left="420" w:firstLineChars="0" w:hanging="420"/>
                  <w:jc w:val="center"/>
                </w:pPr>
              </w:pPrChange>
            </w:pPr>
            <w:ins w:id="2447" w:author="Microsoft Office User" w:date="2023-06-09T15:24:00Z">
              <w:r>
                <w:rPr>
                  <w:rFonts w:ascii="Arial" w:hAnsi="Arial" w:cs="Arial" w:hint="eastAsia"/>
                  <w:szCs w:val="21"/>
                </w:rPr>
                <w:t>6</w:t>
              </w:r>
            </w:ins>
          </w:p>
        </w:tc>
        <w:tc>
          <w:tcPr>
            <w:tcW w:w="2551" w:type="dxa"/>
            <w:vMerge w:val="restart"/>
            <w:vAlign w:val="center"/>
          </w:tcPr>
          <w:p w14:paraId="25C80271" w14:textId="77777777" w:rsidR="00F8244E" w:rsidRPr="001002DB" w:rsidRDefault="00F8244E" w:rsidP="00F8244E">
            <w:pPr>
              <w:jc w:val="center"/>
              <w:rPr>
                <w:rFonts w:ascii="Arial" w:hAnsi="Arial" w:cs="Arial"/>
                <w:szCs w:val="21"/>
              </w:rPr>
            </w:pPr>
            <w:r w:rsidRPr="001002DB">
              <w:rPr>
                <w:rFonts w:ascii="Arial" w:hAnsi="Arial" w:cs="Arial"/>
                <w:szCs w:val="21"/>
              </w:rPr>
              <w:t>发送数据自毁指令</w:t>
            </w:r>
          </w:p>
        </w:tc>
        <w:tc>
          <w:tcPr>
            <w:tcW w:w="4947" w:type="dxa"/>
          </w:tcPr>
          <w:p w14:paraId="051280A5" w14:textId="77777777" w:rsidR="00F8244E" w:rsidRPr="001002DB" w:rsidRDefault="00F8244E" w:rsidP="00F8244E">
            <w:pPr>
              <w:rPr>
                <w:rFonts w:ascii="Arial" w:hAnsi="Arial" w:cs="Arial"/>
                <w:szCs w:val="21"/>
              </w:rPr>
            </w:pPr>
            <w:r w:rsidRPr="001002DB">
              <w:rPr>
                <w:rFonts w:ascii="Arial" w:hAnsi="Arial" w:cs="Arial"/>
                <w:szCs w:val="21"/>
              </w:rPr>
              <w:t>下行：无</w:t>
            </w:r>
          </w:p>
        </w:tc>
      </w:tr>
      <w:tr w:rsidR="00F8244E" w:rsidRPr="001002DB" w14:paraId="7F808807" w14:textId="77777777" w:rsidTr="00E76095">
        <w:trPr>
          <w:trHeight w:val="130"/>
          <w:jc w:val="center"/>
        </w:trPr>
        <w:tc>
          <w:tcPr>
            <w:tcW w:w="758" w:type="dxa"/>
            <w:vMerge/>
            <w:vAlign w:val="center"/>
          </w:tcPr>
          <w:p w14:paraId="2BDB3D2C" w14:textId="77777777" w:rsidR="00F8244E" w:rsidRPr="001002DB" w:rsidRDefault="00F8244E" w:rsidP="0086316A">
            <w:pPr>
              <w:pStyle w:val="ac"/>
              <w:numPr>
                <w:ilvl w:val="0"/>
                <w:numId w:val="35"/>
              </w:numPr>
              <w:ind w:firstLineChars="0"/>
              <w:jc w:val="center"/>
              <w:rPr>
                <w:rFonts w:ascii="Arial" w:hAnsi="Arial" w:cs="Arial"/>
                <w:szCs w:val="21"/>
              </w:rPr>
              <w:pPrChange w:id="2448" w:author="Microsoft Office User" w:date="2023-06-09T14:13:00Z">
                <w:pPr>
                  <w:pStyle w:val="ac"/>
                  <w:numPr>
                    <w:numId w:val="32"/>
                  </w:numPr>
                  <w:ind w:left="420" w:firstLineChars="0" w:hanging="420"/>
                  <w:jc w:val="center"/>
                </w:pPr>
              </w:pPrChange>
            </w:pPr>
          </w:p>
        </w:tc>
        <w:tc>
          <w:tcPr>
            <w:tcW w:w="2551" w:type="dxa"/>
            <w:vMerge/>
            <w:vAlign w:val="center"/>
          </w:tcPr>
          <w:p w14:paraId="14C683F9" w14:textId="77777777" w:rsidR="00F8244E" w:rsidRPr="001002DB" w:rsidRDefault="00F8244E" w:rsidP="00F8244E">
            <w:pPr>
              <w:jc w:val="center"/>
              <w:rPr>
                <w:rFonts w:ascii="Arial" w:hAnsi="Arial" w:cs="Arial"/>
                <w:szCs w:val="21"/>
              </w:rPr>
            </w:pPr>
          </w:p>
        </w:tc>
        <w:tc>
          <w:tcPr>
            <w:tcW w:w="4947" w:type="dxa"/>
          </w:tcPr>
          <w:p w14:paraId="1EC1A9C5" w14:textId="77777777" w:rsidR="00F8244E" w:rsidRPr="001002DB" w:rsidRDefault="00F8244E" w:rsidP="00F8244E">
            <w:pPr>
              <w:rPr>
                <w:rFonts w:ascii="Arial" w:hAnsi="Arial" w:cs="Arial"/>
                <w:szCs w:val="21"/>
              </w:rPr>
            </w:pPr>
            <w:r w:rsidRPr="001002DB">
              <w:rPr>
                <w:rFonts w:ascii="Arial" w:hAnsi="Arial" w:cs="Arial"/>
                <w:szCs w:val="21"/>
              </w:rPr>
              <w:t>上行：</w:t>
            </w:r>
          </w:p>
          <w:p w14:paraId="069ABAE5" w14:textId="77777777" w:rsidR="00F8244E" w:rsidRPr="001002DB" w:rsidRDefault="00F8244E" w:rsidP="00F8244E">
            <w:pPr>
              <w:rPr>
                <w:rFonts w:ascii="Arial" w:hAnsi="Arial" w:cs="Arial"/>
                <w:color w:val="000000" w:themeColor="text1"/>
                <w:szCs w:val="21"/>
              </w:rPr>
            </w:pPr>
            <w:r w:rsidRPr="001002DB">
              <w:rPr>
                <w:rFonts w:ascii="Arial" w:hAnsi="Arial" w:cs="Arial"/>
                <w:color w:val="000000" w:themeColor="text1"/>
                <w:szCs w:val="21"/>
              </w:rPr>
              <w:t>回复内容</w:t>
            </w:r>
            <w:r>
              <w:rPr>
                <w:rFonts w:ascii="Arial" w:hAnsi="Arial" w:cs="Arial"/>
                <w:color w:val="000000" w:themeColor="text1"/>
                <w:szCs w:val="21"/>
              </w:rPr>
              <w:t>(</w:t>
            </w:r>
            <w:r w:rsidRPr="001002DB">
              <w:rPr>
                <w:rFonts w:ascii="Arial" w:hAnsi="Arial" w:cs="Arial"/>
                <w:color w:val="000000" w:themeColor="text1"/>
                <w:szCs w:val="21"/>
              </w:rPr>
              <w:t>1byte</w:t>
            </w:r>
            <w:r w:rsidRPr="001002DB">
              <w:rPr>
                <w:rFonts w:ascii="Arial" w:hAnsi="Arial" w:cs="Arial"/>
                <w:color w:val="000000" w:themeColor="text1"/>
                <w:szCs w:val="21"/>
              </w:rPr>
              <w:t>，</w:t>
            </w:r>
            <w:r w:rsidRPr="001002DB">
              <w:rPr>
                <w:rFonts w:ascii="Arial" w:hAnsi="Arial" w:cs="Arial"/>
                <w:color w:val="000000" w:themeColor="text1"/>
                <w:szCs w:val="21"/>
              </w:rPr>
              <w:t>char</w:t>
            </w:r>
            <w:r>
              <w:rPr>
                <w:rFonts w:ascii="Arial" w:hAnsi="Arial" w:cs="Arial"/>
                <w:color w:val="000000" w:themeColor="text1"/>
                <w:szCs w:val="21"/>
              </w:rPr>
              <w:t>)</w:t>
            </w:r>
            <w:r w:rsidRPr="001002DB">
              <w:rPr>
                <w:rFonts w:ascii="Arial" w:hAnsi="Arial" w:cs="Arial"/>
                <w:color w:val="000000" w:themeColor="text1"/>
                <w:szCs w:val="21"/>
              </w:rPr>
              <w:t>；</w:t>
            </w:r>
          </w:p>
          <w:p w14:paraId="79008BE0" w14:textId="77777777" w:rsidR="00F8244E" w:rsidRPr="001002DB" w:rsidRDefault="00F8244E" w:rsidP="00F8244E">
            <w:pPr>
              <w:ind w:firstLineChars="200" w:firstLine="480"/>
              <w:rPr>
                <w:rFonts w:ascii="Arial" w:hAnsi="Arial" w:cs="Arial"/>
                <w:color w:val="000000" w:themeColor="text1"/>
                <w:szCs w:val="21"/>
              </w:rPr>
            </w:pPr>
            <w:r w:rsidRPr="001002DB">
              <w:rPr>
                <w:rFonts w:ascii="Arial" w:hAnsi="Arial" w:cs="Arial"/>
                <w:color w:val="000000" w:themeColor="text1"/>
                <w:szCs w:val="21"/>
              </w:rPr>
              <w:t>0</w:t>
            </w:r>
            <w:r w:rsidRPr="001002DB">
              <w:rPr>
                <w:rFonts w:ascii="Arial" w:hAnsi="Arial" w:cs="Arial"/>
                <w:color w:val="000000" w:themeColor="text1"/>
                <w:szCs w:val="21"/>
              </w:rPr>
              <w:t>：设置</w:t>
            </w:r>
            <w:r w:rsidRPr="001002DB">
              <w:rPr>
                <w:rFonts w:ascii="Arial" w:hAnsi="Arial" w:cs="Arial"/>
                <w:szCs w:val="21"/>
              </w:rPr>
              <w:t>成功</w:t>
            </w:r>
          </w:p>
          <w:p w14:paraId="2503026B" w14:textId="77777777" w:rsidR="00F8244E" w:rsidRPr="001002DB" w:rsidRDefault="00F8244E" w:rsidP="00F8244E">
            <w:pPr>
              <w:ind w:firstLineChars="200" w:firstLine="480"/>
              <w:rPr>
                <w:rFonts w:ascii="Arial" w:hAnsi="Arial" w:cs="Arial"/>
                <w:szCs w:val="21"/>
              </w:rPr>
            </w:pPr>
            <w:r w:rsidRPr="001002DB">
              <w:rPr>
                <w:rFonts w:ascii="Arial" w:hAnsi="Arial" w:cs="Arial"/>
                <w:color w:val="000000" w:themeColor="text1"/>
                <w:szCs w:val="21"/>
              </w:rPr>
              <w:t>1</w:t>
            </w:r>
            <w:r w:rsidRPr="001002DB">
              <w:rPr>
                <w:rFonts w:ascii="Arial" w:hAnsi="Arial" w:cs="Arial"/>
                <w:color w:val="000000" w:themeColor="text1"/>
                <w:szCs w:val="21"/>
              </w:rPr>
              <w:t>：设置</w:t>
            </w:r>
            <w:r w:rsidRPr="001002DB">
              <w:rPr>
                <w:rFonts w:ascii="Arial" w:hAnsi="Arial" w:cs="Arial"/>
                <w:szCs w:val="21"/>
              </w:rPr>
              <w:t>错误</w:t>
            </w:r>
          </w:p>
        </w:tc>
      </w:tr>
      <w:tr w:rsidR="00F8244E" w:rsidRPr="001002DB" w14:paraId="304626C3" w14:textId="77777777" w:rsidTr="00E76095">
        <w:trPr>
          <w:trHeight w:val="195"/>
          <w:jc w:val="center"/>
        </w:trPr>
        <w:tc>
          <w:tcPr>
            <w:tcW w:w="758" w:type="dxa"/>
            <w:vMerge w:val="restart"/>
            <w:vAlign w:val="center"/>
          </w:tcPr>
          <w:p w14:paraId="00EF677D" w14:textId="2C6F745F" w:rsidR="00F8244E" w:rsidRPr="00C2385F" w:rsidRDefault="00C2385F" w:rsidP="00C2385F">
            <w:pPr>
              <w:rPr>
                <w:rFonts w:ascii="Arial" w:hAnsi="Arial" w:cs="Arial" w:hint="eastAsia"/>
                <w:szCs w:val="21"/>
                <w:rPrChange w:id="2449" w:author="Microsoft Office User" w:date="2023-06-09T15:24:00Z">
                  <w:rPr>
                    <w:rFonts w:hint="eastAsia"/>
                  </w:rPr>
                </w:rPrChange>
              </w:rPr>
              <w:pPrChange w:id="2450" w:author="Microsoft Office User" w:date="2023-06-09T15:24:00Z">
                <w:pPr>
                  <w:pStyle w:val="ac"/>
                  <w:numPr>
                    <w:numId w:val="32"/>
                  </w:numPr>
                  <w:ind w:left="420" w:firstLineChars="0" w:hanging="420"/>
                  <w:jc w:val="center"/>
                </w:pPr>
              </w:pPrChange>
            </w:pPr>
            <w:ins w:id="2451" w:author="Microsoft Office User" w:date="2023-06-09T15:24:00Z">
              <w:r>
                <w:rPr>
                  <w:rFonts w:ascii="Arial" w:hAnsi="Arial" w:cs="Arial" w:hint="eastAsia"/>
                  <w:szCs w:val="21"/>
                </w:rPr>
                <w:t>7</w:t>
              </w:r>
            </w:ins>
          </w:p>
        </w:tc>
        <w:tc>
          <w:tcPr>
            <w:tcW w:w="2551" w:type="dxa"/>
            <w:vMerge w:val="restart"/>
            <w:vAlign w:val="center"/>
          </w:tcPr>
          <w:p w14:paraId="7B61CC19" w14:textId="77777777" w:rsidR="00F8244E" w:rsidRPr="001002DB" w:rsidRDefault="00F8244E" w:rsidP="00F8244E">
            <w:pPr>
              <w:jc w:val="center"/>
              <w:rPr>
                <w:rFonts w:ascii="Arial" w:hAnsi="Arial" w:cs="Arial"/>
                <w:szCs w:val="21"/>
              </w:rPr>
            </w:pPr>
            <w:r w:rsidRPr="001002DB">
              <w:rPr>
                <w:rFonts w:ascii="Arial" w:hAnsi="Arial" w:cs="Arial"/>
                <w:szCs w:val="21"/>
              </w:rPr>
              <w:t>自毁模式开启</w:t>
            </w:r>
          </w:p>
        </w:tc>
        <w:tc>
          <w:tcPr>
            <w:tcW w:w="4947" w:type="dxa"/>
          </w:tcPr>
          <w:p w14:paraId="71DFC2EE" w14:textId="77777777" w:rsidR="00F8244E" w:rsidRPr="001002DB" w:rsidRDefault="00F8244E" w:rsidP="00F8244E">
            <w:pPr>
              <w:rPr>
                <w:rFonts w:ascii="Arial" w:hAnsi="Arial" w:cs="Arial"/>
                <w:szCs w:val="21"/>
              </w:rPr>
            </w:pPr>
            <w:r w:rsidRPr="001002DB">
              <w:rPr>
                <w:rFonts w:ascii="Arial" w:hAnsi="Arial" w:cs="Arial"/>
                <w:szCs w:val="21"/>
              </w:rPr>
              <w:t>下行：无</w:t>
            </w:r>
          </w:p>
        </w:tc>
      </w:tr>
      <w:tr w:rsidR="00F8244E" w:rsidRPr="001002DB" w14:paraId="34CD4F5A" w14:textId="77777777" w:rsidTr="00E76095">
        <w:trPr>
          <w:trHeight w:val="105"/>
          <w:jc w:val="center"/>
        </w:trPr>
        <w:tc>
          <w:tcPr>
            <w:tcW w:w="758" w:type="dxa"/>
            <w:vMerge/>
            <w:vAlign w:val="center"/>
          </w:tcPr>
          <w:p w14:paraId="0E49DBE3" w14:textId="77777777" w:rsidR="00F8244E" w:rsidRPr="001002DB" w:rsidRDefault="00F8244E" w:rsidP="0086316A">
            <w:pPr>
              <w:pStyle w:val="ac"/>
              <w:numPr>
                <w:ilvl w:val="0"/>
                <w:numId w:val="35"/>
              </w:numPr>
              <w:ind w:firstLineChars="0"/>
              <w:jc w:val="center"/>
              <w:rPr>
                <w:rFonts w:ascii="Arial" w:hAnsi="Arial" w:cs="Arial"/>
                <w:szCs w:val="21"/>
              </w:rPr>
              <w:pPrChange w:id="2452" w:author="Microsoft Office User" w:date="2023-06-09T14:13:00Z">
                <w:pPr>
                  <w:pStyle w:val="ac"/>
                  <w:numPr>
                    <w:numId w:val="32"/>
                  </w:numPr>
                  <w:ind w:left="420" w:firstLineChars="0" w:hanging="420"/>
                  <w:jc w:val="center"/>
                </w:pPr>
              </w:pPrChange>
            </w:pPr>
          </w:p>
        </w:tc>
        <w:tc>
          <w:tcPr>
            <w:tcW w:w="2551" w:type="dxa"/>
            <w:vMerge/>
            <w:vAlign w:val="center"/>
          </w:tcPr>
          <w:p w14:paraId="42854D29" w14:textId="77777777" w:rsidR="00F8244E" w:rsidRPr="001002DB" w:rsidRDefault="00F8244E" w:rsidP="00F8244E">
            <w:pPr>
              <w:jc w:val="center"/>
              <w:rPr>
                <w:rFonts w:ascii="Arial" w:hAnsi="Arial" w:cs="Arial"/>
                <w:szCs w:val="21"/>
              </w:rPr>
            </w:pPr>
          </w:p>
        </w:tc>
        <w:tc>
          <w:tcPr>
            <w:tcW w:w="4947" w:type="dxa"/>
          </w:tcPr>
          <w:p w14:paraId="0EEDF27E" w14:textId="77777777" w:rsidR="00F8244E" w:rsidRPr="001002DB" w:rsidRDefault="00F8244E" w:rsidP="00F8244E">
            <w:pPr>
              <w:rPr>
                <w:rFonts w:ascii="Arial" w:hAnsi="Arial" w:cs="Arial"/>
                <w:szCs w:val="21"/>
              </w:rPr>
            </w:pPr>
            <w:r w:rsidRPr="001002DB">
              <w:rPr>
                <w:rFonts w:ascii="Arial" w:hAnsi="Arial" w:cs="Arial"/>
                <w:szCs w:val="21"/>
              </w:rPr>
              <w:t>上行：</w:t>
            </w:r>
          </w:p>
          <w:p w14:paraId="597C8205" w14:textId="77777777" w:rsidR="00F8244E" w:rsidRPr="001002DB" w:rsidRDefault="00F8244E" w:rsidP="00F8244E">
            <w:pPr>
              <w:rPr>
                <w:rFonts w:ascii="Arial" w:hAnsi="Arial" w:cs="Arial"/>
                <w:color w:val="000000" w:themeColor="text1"/>
                <w:szCs w:val="21"/>
              </w:rPr>
            </w:pPr>
            <w:r w:rsidRPr="001002DB">
              <w:rPr>
                <w:rFonts w:ascii="Arial" w:hAnsi="Arial" w:cs="Arial"/>
                <w:color w:val="000000" w:themeColor="text1"/>
                <w:szCs w:val="21"/>
              </w:rPr>
              <w:t>回复内容</w:t>
            </w:r>
            <w:r>
              <w:rPr>
                <w:rFonts w:ascii="Arial" w:hAnsi="Arial" w:cs="Arial"/>
                <w:color w:val="000000" w:themeColor="text1"/>
                <w:szCs w:val="21"/>
              </w:rPr>
              <w:t>(</w:t>
            </w:r>
            <w:r w:rsidRPr="001002DB">
              <w:rPr>
                <w:rFonts w:ascii="Arial" w:hAnsi="Arial" w:cs="Arial"/>
                <w:color w:val="000000" w:themeColor="text1"/>
                <w:szCs w:val="21"/>
              </w:rPr>
              <w:t>1byte</w:t>
            </w:r>
            <w:r w:rsidRPr="001002DB">
              <w:rPr>
                <w:rFonts w:ascii="Arial" w:hAnsi="Arial" w:cs="Arial"/>
                <w:color w:val="000000" w:themeColor="text1"/>
                <w:szCs w:val="21"/>
              </w:rPr>
              <w:t>，</w:t>
            </w:r>
            <w:r w:rsidRPr="001002DB">
              <w:rPr>
                <w:rFonts w:ascii="Arial" w:hAnsi="Arial" w:cs="Arial"/>
                <w:color w:val="000000" w:themeColor="text1"/>
                <w:szCs w:val="21"/>
              </w:rPr>
              <w:t>char</w:t>
            </w:r>
            <w:r>
              <w:rPr>
                <w:rFonts w:ascii="Arial" w:hAnsi="Arial" w:cs="Arial"/>
                <w:color w:val="000000" w:themeColor="text1"/>
                <w:szCs w:val="21"/>
              </w:rPr>
              <w:t>)</w:t>
            </w:r>
            <w:r w:rsidRPr="001002DB">
              <w:rPr>
                <w:rFonts w:ascii="Arial" w:hAnsi="Arial" w:cs="Arial"/>
                <w:color w:val="000000" w:themeColor="text1"/>
                <w:szCs w:val="21"/>
              </w:rPr>
              <w:t>；</w:t>
            </w:r>
          </w:p>
          <w:p w14:paraId="1894E724" w14:textId="77777777" w:rsidR="00F8244E" w:rsidRPr="001002DB" w:rsidRDefault="00F8244E" w:rsidP="00F8244E">
            <w:pPr>
              <w:ind w:firstLineChars="200" w:firstLine="480"/>
              <w:rPr>
                <w:rFonts w:ascii="Arial" w:hAnsi="Arial" w:cs="Arial"/>
                <w:color w:val="000000" w:themeColor="text1"/>
                <w:szCs w:val="21"/>
              </w:rPr>
            </w:pPr>
            <w:r w:rsidRPr="001002DB">
              <w:rPr>
                <w:rFonts w:ascii="Arial" w:hAnsi="Arial" w:cs="Arial"/>
                <w:color w:val="000000" w:themeColor="text1"/>
                <w:szCs w:val="21"/>
              </w:rPr>
              <w:t>0</w:t>
            </w:r>
            <w:r w:rsidRPr="001002DB">
              <w:rPr>
                <w:rFonts w:ascii="Arial" w:hAnsi="Arial" w:cs="Arial"/>
                <w:color w:val="000000" w:themeColor="text1"/>
                <w:szCs w:val="21"/>
              </w:rPr>
              <w:t>：设置</w:t>
            </w:r>
            <w:r w:rsidRPr="001002DB">
              <w:rPr>
                <w:rFonts w:ascii="Arial" w:hAnsi="Arial" w:cs="Arial"/>
                <w:szCs w:val="21"/>
              </w:rPr>
              <w:t>成功</w:t>
            </w:r>
          </w:p>
          <w:p w14:paraId="23740415" w14:textId="77777777" w:rsidR="00F8244E" w:rsidRPr="001002DB" w:rsidRDefault="00F8244E" w:rsidP="00F8244E">
            <w:pPr>
              <w:ind w:firstLineChars="200" w:firstLine="480"/>
              <w:rPr>
                <w:rFonts w:ascii="Arial" w:hAnsi="Arial" w:cs="Arial"/>
                <w:szCs w:val="21"/>
              </w:rPr>
            </w:pPr>
            <w:r w:rsidRPr="001002DB">
              <w:rPr>
                <w:rFonts w:ascii="Arial" w:hAnsi="Arial" w:cs="Arial"/>
                <w:color w:val="000000" w:themeColor="text1"/>
                <w:szCs w:val="21"/>
              </w:rPr>
              <w:t>1</w:t>
            </w:r>
            <w:r w:rsidRPr="001002DB">
              <w:rPr>
                <w:rFonts w:ascii="Arial" w:hAnsi="Arial" w:cs="Arial"/>
                <w:color w:val="000000" w:themeColor="text1"/>
                <w:szCs w:val="21"/>
              </w:rPr>
              <w:t>：设置</w:t>
            </w:r>
            <w:r w:rsidRPr="001002DB">
              <w:rPr>
                <w:rFonts w:ascii="Arial" w:hAnsi="Arial" w:cs="Arial"/>
                <w:szCs w:val="21"/>
              </w:rPr>
              <w:t>错误</w:t>
            </w:r>
          </w:p>
        </w:tc>
      </w:tr>
      <w:tr w:rsidR="00F8244E" w:rsidRPr="001002DB" w14:paraId="55AF5BCF" w14:textId="77777777" w:rsidTr="00E76095">
        <w:trPr>
          <w:trHeight w:val="172"/>
          <w:jc w:val="center"/>
        </w:trPr>
        <w:tc>
          <w:tcPr>
            <w:tcW w:w="758" w:type="dxa"/>
            <w:vMerge w:val="restart"/>
            <w:vAlign w:val="center"/>
          </w:tcPr>
          <w:p w14:paraId="436A129A" w14:textId="2511ADC3" w:rsidR="00F8244E" w:rsidRPr="00C2385F" w:rsidRDefault="00C2385F" w:rsidP="00C2385F">
            <w:pPr>
              <w:rPr>
                <w:rFonts w:ascii="Arial" w:hAnsi="Arial" w:cs="Arial" w:hint="eastAsia"/>
                <w:szCs w:val="21"/>
                <w:rPrChange w:id="2453" w:author="Microsoft Office User" w:date="2023-06-09T15:25:00Z">
                  <w:rPr>
                    <w:rFonts w:hint="eastAsia"/>
                  </w:rPr>
                </w:rPrChange>
              </w:rPr>
              <w:pPrChange w:id="2454" w:author="Microsoft Office User" w:date="2023-06-09T15:25:00Z">
                <w:pPr>
                  <w:pStyle w:val="ac"/>
                  <w:numPr>
                    <w:numId w:val="32"/>
                  </w:numPr>
                  <w:ind w:left="420" w:firstLineChars="0" w:hanging="420"/>
                  <w:jc w:val="center"/>
                </w:pPr>
              </w:pPrChange>
            </w:pPr>
            <w:ins w:id="2455" w:author="Microsoft Office User" w:date="2023-06-09T15:25:00Z">
              <w:r>
                <w:rPr>
                  <w:rFonts w:ascii="Arial" w:hAnsi="Arial" w:cs="Arial" w:hint="eastAsia"/>
                  <w:szCs w:val="21"/>
                </w:rPr>
                <w:t>8</w:t>
              </w:r>
            </w:ins>
          </w:p>
        </w:tc>
        <w:tc>
          <w:tcPr>
            <w:tcW w:w="2551" w:type="dxa"/>
            <w:vMerge w:val="restart"/>
            <w:vAlign w:val="center"/>
          </w:tcPr>
          <w:p w14:paraId="57586ECB" w14:textId="77777777" w:rsidR="00F8244E" w:rsidRPr="001002DB" w:rsidRDefault="00F8244E" w:rsidP="00F8244E">
            <w:pPr>
              <w:jc w:val="center"/>
              <w:rPr>
                <w:rFonts w:ascii="Arial" w:hAnsi="Arial" w:cs="Arial"/>
                <w:szCs w:val="21"/>
              </w:rPr>
            </w:pPr>
            <w:r w:rsidRPr="001002DB">
              <w:rPr>
                <w:rFonts w:ascii="Arial" w:hAnsi="Arial" w:cs="Arial"/>
                <w:szCs w:val="21"/>
              </w:rPr>
              <w:t>自毁模式关闭</w:t>
            </w:r>
          </w:p>
        </w:tc>
        <w:tc>
          <w:tcPr>
            <w:tcW w:w="4947" w:type="dxa"/>
          </w:tcPr>
          <w:p w14:paraId="769F3B35" w14:textId="77777777" w:rsidR="00F8244E" w:rsidRPr="001002DB" w:rsidRDefault="00F8244E" w:rsidP="00F8244E">
            <w:pPr>
              <w:rPr>
                <w:rFonts w:ascii="Arial" w:hAnsi="Arial" w:cs="Arial"/>
                <w:szCs w:val="21"/>
              </w:rPr>
            </w:pPr>
            <w:r w:rsidRPr="001002DB">
              <w:rPr>
                <w:rFonts w:ascii="Arial" w:hAnsi="Arial" w:cs="Arial"/>
                <w:szCs w:val="21"/>
              </w:rPr>
              <w:t>下行：无</w:t>
            </w:r>
          </w:p>
        </w:tc>
      </w:tr>
      <w:tr w:rsidR="00F8244E" w:rsidRPr="001002DB" w14:paraId="44E010ED" w14:textId="77777777" w:rsidTr="00E76095">
        <w:trPr>
          <w:trHeight w:val="138"/>
          <w:jc w:val="center"/>
        </w:trPr>
        <w:tc>
          <w:tcPr>
            <w:tcW w:w="758" w:type="dxa"/>
            <w:vMerge/>
            <w:vAlign w:val="center"/>
          </w:tcPr>
          <w:p w14:paraId="43620245" w14:textId="77777777" w:rsidR="00F8244E" w:rsidRPr="001002DB" w:rsidRDefault="00F8244E" w:rsidP="0086316A">
            <w:pPr>
              <w:pStyle w:val="ac"/>
              <w:numPr>
                <w:ilvl w:val="0"/>
                <w:numId w:val="35"/>
              </w:numPr>
              <w:ind w:firstLineChars="0"/>
              <w:jc w:val="center"/>
              <w:rPr>
                <w:rFonts w:ascii="Arial" w:hAnsi="Arial" w:cs="Arial"/>
                <w:szCs w:val="21"/>
              </w:rPr>
              <w:pPrChange w:id="2456" w:author="Microsoft Office User" w:date="2023-06-09T14:13:00Z">
                <w:pPr>
                  <w:pStyle w:val="ac"/>
                  <w:numPr>
                    <w:numId w:val="32"/>
                  </w:numPr>
                  <w:ind w:left="420" w:firstLineChars="0" w:hanging="420"/>
                  <w:jc w:val="center"/>
                </w:pPr>
              </w:pPrChange>
            </w:pPr>
          </w:p>
        </w:tc>
        <w:tc>
          <w:tcPr>
            <w:tcW w:w="2551" w:type="dxa"/>
            <w:vMerge/>
            <w:vAlign w:val="center"/>
          </w:tcPr>
          <w:p w14:paraId="21FDE464" w14:textId="77777777" w:rsidR="00F8244E" w:rsidRPr="001002DB" w:rsidRDefault="00F8244E" w:rsidP="00F8244E">
            <w:pPr>
              <w:jc w:val="center"/>
              <w:rPr>
                <w:rFonts w:ascii="Arial" w:hAnsi="Arial" w:cs="Arial"/>
                <w:szCs w:val="21"/>
              </w:rPr>
            </w:pPr>
          </w:p>
        </w:tc>
        <w:tc>
          <w:tcPr>
            <w:tcW w:w="4947" w:type="dxa"/>
          </w:tcPr>
          <w:p w14:paraId="242F8335" w14:textId="77777777" w:rsidR="00F8244E" w:rsidRPr="001002DB" w:rsidRDefault="00F8244E" w:rsidP="00F8244E">
            <w:pPr>
              <w:rPr>
                <w:rFonts w:ascii="Arial" w:hAnsi="Arial" w:cs="Arial"/>
                <w:szCs w:val="21"/>
              </w:rPr>
            </w:pPr>
            <w:r w:rsidRPr="001002DB">
              <w:rPr>
                <w:rFonts w:ascii="Arial" w:hAnsi="Arial" w:cs="Arial"/>
                <w:szCs w:val="21"/>
              </w:rPr>
              <w:t>上行：</w:t>
            </w:r>
          </w:p>
          <w:p w14:paraId="4DC9488B" w14:textId="77777777" w:rsidR="00F8244E" w:rsidRPr="001002DB" w:rsidRDefault="00F8244E" w:rsidP="00F8244E">
            <w:pPr>
              <w:rPr>
                <w:rFonts w:ascii="Arial" w:hAnsi="Arial" w:cs="Arial"/>
                <w:color w:val="000000" w:themeColor="text1"/>
                <w:szCs w:val="21"/>
              </w:rPr>
            </w:pPr>
            <w:r w:rsidRPr="001002DB">
              <w:rPr>
                <w:rFonts w:ascii="Arial" w:hAnsi="Arial" w:cs="Arial"/>
                <w:color w:val="000000" w:themeColor="text1"/>
                <w:szCs w:val="21"/>
              </w:rPr>
              <w:t>回复内容</w:t>
            </w:r>
            <w:r>
              <w:rPr>
                <w:rFonts w:ascii="Arial" w:hAnsi="Arial" w:cs="Arial"/>
                <w:color w:val="000000" w:themeColor="text1"/>
                <w:szCs w:val="21"/>
              </w:rPr>
              <w:t>(</w:t>
            </w:r>
            <w:r w:rsidRPr="001002DB">
              <w:rPr>
                <w:rFonts w:ascii="Arial" w:hAnsi="Arial" w:cs="Arial"/>
                <w:color w:val="000000" w:themeColor="text1"/>
                <w:szCs w:val="21"/>
              </w:rPr>
              <w:t>1byte</w:t>
            </w:r>
            <w:r w:rsidRPr="001002DB">
              <w:rPr>
                <w:rFonts w:ascii="Arial" w:hAnsi="Arial" w:cs="Arial"/>
                <w:color w:val="000000" w:themeColor="text1"/>
                <w:szCs w:val="21"/>
              </w:rPr>
              <w:t>，</w:t>
            </w:r>
            <w:r w:rsidRPr="001002DB">
              <w:rPr>
                <w:rFonts w:ascii="Arial" w:hAnsi="Arial" w:cs="Arial"/>
                <w:color w:val="000000" w:themeColor="text1"/>
                <w:szCs w:val="21"/>
              </w:rPr>
              <w:t>char</w:t>
            </w:r>
            <w:r>
              <w:rPr>
                <w:rFonts w:ascii="Arial" w:hAnsi="Arial" w:cs="Arial"/>
                <w:color w:val="000000" w:themeColor="text1"/>
                <w:szCs w:val="21"/>
              </w:rPr>
              <w:t>)</w:t>
            </w:r>
            <w:r w:rsidRPr="001002DB">
              <w:rPr>
                <w:rFonts w:ascii="Arial" w:hAnsi="Arial" w:cs="Arial"/>
                <w:color w:val="000000" w:themeColor="text1"/>
                <w:szCs w:val="21"/>
              </w:rPr>
              <w:t>；</w:t>
            </w:r>
          </w:p>
          <w:p w14:paraId="3DF0D07E" w14:textId="77777777" w:rsidR="00F8244E" w:rsidRPr="001002DB" w:rsidRDefault="00F8244E" w:rsidP="00F8244E">
            <w:pPr>
              <w:ind w:firstLineChars="200" w:firstLine="480"/>
              <w:rPr>
                <w:rFonts w:ascii="Arial" w:hAnsi="Arial" w:cs="Arial"/>
                <w:color w:val="000000" w:themeColor="text1"/>
                <w:szCs w:val="21"/>
              </w:rPr>
            </w:pPr>
            <w:r w:rsidRPr="001002DB">
              <w:rPr>
                <w:rFonts w:ascii="Arial" w:hAnsi="Arial" w:cs="Arial"/>
                <w:color w:val="000000" w:themeColor="text1"/>
                <w:szCs w:val="21"/>
              </w:rPr>
              <w:t>0</w:t>
            </w:r>
            <w:r w:rsidRPr="001002DB">
              <w:rPr>
                <w:rFonts w:ascii="Arial" w:hAnsi="Arial" w:cs="Arial"/>
                <w:color w:val="000000" w:themeColor="text1"/>
                <w:szCs w:val="21"/>
              </w:rPr>
              <w:t>：设置</w:t>
            </w:r>
            <w:r w:rsidRPr="001002DB">
              <w:rPr>
                <w:rFonts w:ascii="Arial" w:hAnsi="Arial" w:cs="Arial"/>
                <w:szCs w:val="21"/>
              </w:rPr>
              <w:t>成功</w:t>
            </w:r>
          </w:p>
          <w:p w14:paraId="5A7B3D00" w14:textId="77777777" w:rsidR="00F8244E" w:rsidRPr="001002DB" w:rsidRDefault="00F8244E" w:rsidP="00F8244E">
            <w:pPr>
              <w:ind w:firstLineChars="200" w:firstLine="480"/>
              <w:rPr>
                <w:rFonts w:ascii="Arial" w:hAnsi="Arial" w:cs="Arial"/>
                <w:szCs w:val="21"/>
              </w:rPr>
            </w:pPr>
            <w:r w:rsidRPr="001002DB">
              <w:rPr>
                <w:rFonts w:ascii="Arial" w:hAnsi="Arial" w:cs="Arial"/>
                <w:color w:val="000000" w:themeColor="text1"/>
                <w:szCs w:val="21"/>
              </w:rPr>
              <w:t>1</w:t>
            </w:r>
            <w:r w:rsidRPr="001002DB">
              <w:rPr>
                <w:rFonts w:ascii="Arial" w:hAnsi="Arial" w:cs="Arial"/>
                <w:color w:val="000000" w:themeColor="text1"/>
                <w:szCs w:val="21"/>
              </w:rPr>
              <w:t>：设置</w:t>
            </w:r>
            <w:r w:rsidRPr="001002DB">
              <w:rPr>
                <w:rFonts w:ascii="Arial" w:hAnsi="Arial" w:cs="Arial"/>
                <w:szCs w:val="21"/>
              </w:rPr>
              <w:t>错误</w:t>
            </w:r>
          </w:p>
        </w:tc>
      </w:tr>
      <w:tr w:rsidR="00F8244E" w:rsidRPr="001002DB" w14:paraId="530F9C75" w14:textId="77777777" w:rsidTr="00E76095">
        <w:trPr>
          <w:trHeight w:val="149"/>
          <w:jc w:val="center"/>
        </w:trPr>
        <w:tc>
          <w:tcPr>
            <w:tcW w:w="758" w:type="dxa"/>
            <w:vMerge w:val="restart"/>
            <w:vAlign w:val="center"/>
          </w:tcPr>
          <w:p w14:paraId="62F62B76" w14:textId="1DFABF71" w:rsidR="00F8244E" w:rsidRPr="00C2385F" w:rsidRDefault="00C2385F" w:rsidP="00C2385F">
            <w:pPr>
              <w:rPr>
                <w:rFonts w:ascii="Arial" w:hAnsi="Arial" w:cs="Arial" w:hint="eastAsia"/>
                <w:color w:val="FF0000"/>
                <w:szCs w:val="21"/>
                <w:rPrChange w:id="2457" w:author="Microsoft Office User" w:date="2023-06-09T15:25:00Z">
                  <w:rPr>
                    <w:rFonts w:hint="eastAsia"/>
                  </w:rPr>
                </w:rPrChange>
              </w:rPr>
              <w:pPrChange w:id="2458" w:author="Microsoft Office User" w:date="2023-06-09T15:25:00Z">
                <w:pPr>
                  <w:pStyle w:val="ac"/>
                  <w:numPr>
                    <w:numId w:val="32"/>
                  </w:numPr>
                  <w:ind w:left="420" w:firstLineChars="0" w:hanging="420"/>
                  <w:jc w:val="center"/>
                </w:pPr>
              </w:pPrChange>
            </w:pPr>
            <w:ins w:id="2459" w:author="Microsoft Office User" w:date="2023-06-09T15:25:00Z">
              <w:r>
                <w:rPr>
                  <w:rFonts w:ascii="Arial" w:hAnsi="Arial" w:cs="Arial" w:hint="eastAsia"/>
                  <w:color w:val="FF0000"/>
                  <w:szCs w:val="21"/>
                </w:rPr>
                <w:t>9</w:t>
              </w:r>
            </w:ins>
          </w:p>
        </w:tc>
        <w:tc>
          <w:tcPr>
            <w:tcW w:w="2551" w:type="dxa"/>
            <w:vMerge w:val="restart"/>
            <w:vAlign w:val="center"/>
          </w:tcPr>
          <w:p w14:paraId="18EE4621" w14:textId="77777777" w:rsidR="00F8244E" w:rsidRPr="007561D8" w:rsidRDefault="00F8244E" w:rsidP="00F8244E">
            <w:pPr>
              <w:jc w:val="center"/>
              <w:rPr>
                <w:rFonts w:ascii="Arial" w:hAnsi="Arial" w:cs="Arial"/>
                <w:szCs w:val="21"/>
              </w:rPr>
            </w:pPr>
            <w:r w:rsidRPr="007561D8">
              <w:rPr>
                <w:rFonts w:ascii="Arial" w:hAnsi="Arial" w:cs="Arial"/>
                <w:szCs w:val="21"/>
              </w:rPr>
              <w:t>标准通信次数</w:t>
            </w:r>
          </w:p>
        </w:tc>
        <w:tc>
          <w:tcPr>
            <w:tcW w:w="4947" w:type="dxa"/>
          </w:tcPr>
          <w:p w14:paraId="080527EC" w14:textId="77777777" w:rsidR="00F8244E" w:rsidRDefault="00F8244E" w:rsidP="00F8244E">
            <w:pPr>
              <w:rPr>
                <w:rFonts w:ascii="Arial" w:hAnsi="Arial" w:cs="Arial"/>
                <w:szCs w:val="21"/>
              </w:rPr>
            </w:pPr>
            <w:r w:rsidRPr="007561D8">
              <w:rPr>
                <w:rFonts w:ascii="Arial" w:hAnsi="Arial" w:cs="Arial"/>
                <w:szCs w:val="21"/>
              </w:rPr>
              <w:t>下行：</w:t>
            </w:r>
          </w:p>
          <w:p w14:paraId="48D94A99" w14:textId="77777777" w:rsidR="00F8244E" w:rsidRPr="007561D8" w:rsidRDefault="00F8244E" w:rsidP="00F8244E">
            <w:pPr>
              <w:rPr>
                <w:rFonts w:ascii="Arial" w:hAnsi="Arial" w:cs="Arial"/>
                <w:szCs w:val="21"/>
              </w:rPr>
            </w:pPr>
            <w:r w:rsidRPr="007561D8">
              <w:rPr>
                <w:rFonts w:ascii="Arial" w:hAnsi="Arial" w:cs="Arial"/>
                <w:szCs w:val="21"/>
              </w:rPr>
              <w:t>标准通信次数</w:t>
            </w:r>
            <w:r>
              <w:rPr>
                <w:rFonts w:ascii="Arial" w:hAnsi="Arial" w:cs="Arial" w:hint="eastAsia"/>
                <w:szCs w:val="21"/>
              </w:rPr>
              <w:t>(</w:t>
            </w:r>
            <w:r w:rsidRPr="007561D8">
              <w:rPr>
                <w:rFonts w:ascii="Arial" w:hAnsi="Arial" w:cs="Arial"/>
                <w:szCs w:val="21"/>
              </w:rPr>
              <w:t>2byte</w:t>
            </w:r>
            <w:r>
              <w:rPr>
                <w:rFonts w:ascii="Arial" w:hAnsi="Arial" w:cs="Arial"/>
                <w:szCs w:val="21"/>
              </w:rPr>
              <w:t>s</w:t>
            </w:r>
            <w:r>
              <w:rPr>
                <w:rFonts w:ascii="Arial" w:hAnsi="Arial" w:cs="Arial" w:hint="eastAsia"/>
                <w:szCs w:val="21"/>
              </w:rPr>
              <w:t>，声学</w:t>
            </w:r>
            <w:r>
              <w:rPr>
                <w:rFonts w:ascii="Arial" w:hAnsi="Arial" w:cs="Arial"/>
                <w:szCs w:val="21"/>
              </w:rPr>
              <w:t>应答模块统计，每次</w:t>
            </w:r>
            <w:r w:rsidRPr="007561D8">
              <w:rPr>
                <w:rFonts w:ascii="Arial" w:hAnsi="Arial" w:cs="Arial"/>
                <w:szCs w:val="21"/>
              </w:rPr>
              <w:t>通信结束后发送给主控模块</w:t>
            </w:r>
            <w:r w:rsidRPr="007561D8">
              <w:rPr>
                <w:rFonts w:ascii="Arial" w:hAnsi="Arial" w:cs="Arial"/>
                <w:szCs w:val="21"/>
              </w:rPr>
              <w:t>)</w:t>
            </w:r>
            <w:r>
              <w:rPr>
                <w:rFonts w:ascii="Arial" w:hAnsi="Arial" w:cs="Arial" w:hint="eastAsia"/>
                <w:szCs w:val="21"/>
              </w:rPr>
              <w:t>；</w:t>
            </w:r>
          </w:p>
        </w:tc>
      </w:tr>
      <w:tr w:rsidR="00F8244E" w:rsidRPr="001002DB" w14:paraId="47E98B91" w14:textId="77777777" w:rsidTr="00E76095">
        <w:trPr>
          <w:trHeight w:val="151"/>
          <w:jc w:val="center"/>
        </w:trPr>
        <w:tc>
          <w:tcPr>
            <w:tcW w:w="758" w:type="dxa"/>
            <w:vMerge/>
            <w:vAlign w:val="center"/>
          </w:tcPr>
          <w:p w14:paraId="18F21C48" w14:textId="77777777" w:rsidR="00F8244E" w:rsidRPr="001002DB" w:rsidRDefault="00F8244E" w:rsidP="0086316A">
            <w:pPr>
              <w:pStyle w:val="ac"/>
              <w:numPr>
                <w:ilvl w:val="0"/>
                <w:numId w:val="35"/>
              </w:numPr>
              <w:ind w:firstLineChars="0"/>
              <w:jc w:val="center"/>
              <w:rPr>
                <w:rFonts w:ascii="Arial" w:hAnsi="Arial" w:cs="Arial"/>
                <w:color w:val="FF0000"/>
                <w:szCs w:val="21"/>
              </w:rPr>
              <w:pPrChange w:id="2460" w:author="Microsoft Office User" w:date="2023-06-09T14:13:00Z">
                <w:pPr>
                  <w:pStyle w:val="ac"/>
                  <w:numPr>
                    <w:numId w:val="32"/>
                  </w:numPr>
                  <w:ind w:left="420" w:firstLineChars="0" w:hanging="420"/>
                  <w:jc w:val="center"/>
                </w:pPr>
              </w:pPrChange>
            </w:pPr>
          </w:p>
        </w:tc>
        <w:tc>
          <w:tcPr>
            <w:tcW w:w="2551" w:type="dxa"/>
            <w:vMerge/>
            <w:vAlign w:val="center"/>
          </w:tcPr>
          <w:p w14:paraId="1B33BF97" w14:textId="77777777" w:rsidR="00F8244E" w:rsidRPr="007561D8" w:rsidRDefault="00F8244E" w:rsidP="00F8244E">
            <w:pPr>
              <w:jc w:val="center"/>
              <w:rPr>
                <w:rFonts w:ascii="Arial" w:hAnsi="Arial" w:cs="Arial"/>
                <w:szCs w:val="21"/>
              </w:rPr>
            </w:pPr>
          </w:p>
        </w:tc>
        <w:tc>
          <w:tcPr>
            <w:tcW w:w="4947" w:type="dxa"/>
          </w:tcPr>
          <w:p w14:paraId="2B49B7A2" w14:textId="77777777" w:rsidR="00F8244E" w:rsidRPr="001002DB" w:rsidRDefault="00F8244E" w:rsidP="00F8244E">
            <w:pPr>
              <w:rPr>
                <w:rFonts w:ascii="Arial" w:hAnsi="Arial" w:cs="Arial"/>
                <w:szCs w:val="21"/>
              </w:rPr>
            </w:pPr>
            <w:r w:rsidRPr="001002DB">
              <w:rPr>
                <w:rFonts w:ascii="Arial" w:hAnsi="Arial" w:cs="Arial"/>
                <w:szCs w:val="21"/>
              </w:rPr>
              <w:t>上行：</w:t>
            </w:r>
          </w:p>
          <w:p w14:paraId="46168909" w14:textId="77777777" w:rsidR="00F8244E" w:rsidRPr="007561D8" w:rsidRDefault="00F8244E" w:rsidP="00F8244E">
            <w:pPr>
              <w:rPr>
                <w:rFonts w:ascii="Arial" w:hAnsi="Arial" w:cs="Arial"/>
                <w:szCs w:val="21"/>
              </w:rPr>
            </w:pPr>
            <w:r w:rsidRPr="007561D8">
              <w:rPr>
                <w:rFonts w:ascii="Arial" w:hAnsi="Arial" w:cs="Arial"/>
                <w:szCs w:val="21"/>
              </w:rPr>
              <w:lastRenderedPageBreak/>
              <w:t>回复内容</w:t>
            </w:r>
            <w:r>
              <w:rPr>
                <w:rFonts w:ascii="Arial" w:hAnsi="Arial" w:cs="Arial"/>
                <w:szCs w:val="21"/>
              </w:rPr>
              <w:t>(</w:t>
            </w:r>
            <w:r w:rsidRPr="007561D8">
              <w:rPr>
                <w:rFonts w:ascii="Arial" w:hAnsi="Arial" w:cs="Arial"/>
                <w:szCs w:val="21"/>
              </w:rPr>
              <w:t>1byte</w:t>
            </w:r>
            <w:r w:rsidRPr="007561D8">
              <w:rPr>
                <w:rFonts w:ascii="Arial" w:hAnsi="Arial" w:cs="Arial"/>
                <w:szCs w:val="21"/>
              </w:rPr>
              <w:t>，</w:t>
            </w:r>
            <w:r w:rsidRPr="007561D8">
              <w:rPr>
                <w:rFonts w:ascii="Arial" w:hAnsi="Arial" w:cs="Arial"/>
                <w:szCs w:val="21"/>
              </w:rPr>
              <w:t>char</w:t>
            </w:r>
            <w:r>
              <w:rPr>
                <w:rFonts w:ascii="Arial" w:hAnsi="Arial" w:cs="Arial"/>
                <w:szCs w:val="21"/>
              </w:rPr>
              <w:t>)</w:t>
            </w:r>
            <w:r w:rsidRPr="007561D8">
              <w:rPr>
                <w:rFonts w:ascii="Arial" w:hAnsi="Arial" w:cs="Arial"/>
                <w:szCs w:val="21"/>
              </w:rPr>
              <w:t>；</w:t>
            </w:r>
          </w:p>
          <w:p w14:paraId="6993E72C" w14:textId="77777777" w:rsidR="00F8244E" w:rsidRPr="007561D8" w:rsidRDefault="00F8244E" w:rsidP="00F8244E">
            <w:pPr>
              <w:ind w:firstLineChars="200" w:firstLine="480"/>
              <w:rPr>
                <w:rFonts w:ascii="Arial" w:hAnsi="Arial" w:cs="Arial"/>
                <w:szCs w:val="21"/>
              </w:rPr>
            </w:pPr>
            <w:r w:rsidRPr="007561D8">
              <w:rPr>
                <w:rFonts w:ascii="Arial" w:hAnsi="Arial" w:cs="Arial"/>
                <w:szCs w:val="21"/>
              </w:rPr>
              <w:t>0</w:t>
            </w:r>
            <w:r w:rsidRPr="007561D8">
              <w:rPr>
                <w:rFonts w:ascii="Arial" w:hAnsi="Arial" w:cs="Arial"/>
                <w:szCs w:val="21"/>
              </w:rPr>
              <w:t>：接收成功</w:t>
            </w:r>
          </w:p>
          <w:p w14:paraId="6A187912" w14:textId="77777777" w:rsidR="00F8244E" w:rsidRPr="007561D8" w:rsidRDefault="00F8244E" w:rsidP="00F8244E">
            <w:pPr>
              <w:ind w:firstLineChars="200" w:firstLine="480"/>
              <w:rPr>
                <w:rFonts w:ascii="Arial" w:hAnsi="Arial" w:cs="Arial"/>
                <w:szCs w:val="21"/>
              </w:rPr>
            </w:pPr>
            <w:r w:rsidRPr="007561D8">
              <w:rPr>
                <w:rFonts w:ascii="Arial" w:hAnsi="Arial" w:cs="Arial"/>
                <w:szCs w:val="21"/>
              </w:rPr>
              <w:t>1</w:t>
            </w:r>
            <w:r w:rsidRPr="007561D8">
              <w:rPr>
                <w:rFonts w:ascii="Arial" w:hAnsi="Arial" w:cs="Arial"/>
                <w:szCs w:val="21"/>
              </w:rPr>
              <w:t>：接收错误</w:t>
            </w:r>
          </w:p>
        </w:tc>
      </w:tr>
      <w:tr w:rsidR="00F8244E" w:rsidRPr="001002DB" w14:paraId="68D896FA" w14:textId="77777777" w:rsidTr="00E76095">
        <w:trPr>
          <w:trHeight w:val="156"/>
          <w:jc w:val="center"/>
        </w:trPr>
        <w:tc>
          <w:tcPr>
            <w:tcW w:w="758" w:type="dxa"/>
            <w:vMerge w:val="restart"/>
            <w:vAlign w:val="center"/>
          </w:tcPr>
          <w:p w14:paraId="659C2652" w14:textId="761A1E60" w:rsidR="00F8244E" w:rsidRPr="00C2385F" w:rsidRDefault="00C2385F" w:rsidP="00C2385F">
            <w:pPr>
              <w:rPr>
                <w:rFonts w:ascii="Arial" w:hAnsi="Arial" w:cs="Arial" w:hint="eastAsia"/>
                <w:szCs w:val="21"/>
                <w:rPrChange w:id="2461" w:author="Microsoft Office User" w:date="2023-06-09T15:25:00Z">
                  <w:rPr>
                    <w:rFonts w:hint="eastAsia"/>
                  </w:rPr>
                </w:rPrChange>
              </w:rPr>
              <w:pPrChange w:id="2462" w:author="Microsoft Office User" w:date="2023-06-09T15:25:00Z">
                <w:pPr>
                  <w:pStyle w:val="ac"/>
                  <w:numPr>
                    <w:numId w:val="32"/>
                  </w:numPr>
                  <w:ind w:left="420" w:firstLineChars="0" w:hanging="420"/>
                  <w:jc w:val="center"/>
                </w:pPr>
              </w:pPrChange>
            </w:pPr>
            <w:ins w:id="2463" w:author="Microsoft Office User" w:date="2023-06-09T15:25:00Z">
              <w:r>
                <w:rPr>
                  <w:rFonts w:ascii="Arial" w:hAnsi="Arial" w:cs="Arial" w:hint="eastAsia"/>
                  <w:szCs w:val="21"/>
                </w:rPr>
                <w:lastRenderedPageBreak/>
                <w:t>1</w:t>
              </w:r>
              <w:r>
                <w:rPr>
                  <w:rFonts w:ascii="Arial" w:hAnsi="Arial" w:cs="Arial"/>
                  <w:szCs w:val="21"/>
                </w:rPr>
                <w:t>0</w:t>
              </w:r>
            </w:ins>
          </w:p>
        </w:tc>
        <w:tc>
          <w:tcPr>
            <w:tcW w:w="2551" w:type="dxa"/>
            <w:vMerge w:val="restart"/>
            <w:vAlign w:val="center"/>
          </w:tcPr>
          <w:p w14:paraId="3277002A" w14:textId="77777777" w:rsidR="00F8244E" w:rsidRPr="001002DB" w:rsidRDefault="00F8244E" w:rsidP="00F8244E">
            <w:pPr>
              <w:jc w:val="center"/>
              <w:rPr>
                <w:rFonts w:ascii="Arial" w:hAnsi="Arial" w:cs="Arial"/>
                <w:szCs w:val="21"/>
              </w:rPr>
            </w:pPr>
            <w:r w:rsidRPr="001002DB">
              <w:rPr>
                <w:rFonts w:ascii="Arial" w:hAnsi="Arial" w:cs="Arial"/>
                <w:szCs w:val="21"/>
              </w:rPr>
              <w:t>通信次数清零</w:t>
            </w:r>
          </w:p>
        </w:tc>
        <w:tc>
          <w:tcPr>
            <w:tcW w:w="4947" w:type="dxa"/>
          </w:tcPr>
          <w:p w14:paraId="1A4E2613" w14:textId="77777777" w:rsidR="00F8244E" w:rsidRDefault="00F8244E" w:rsidP="00F8244E">
            <w:pPr>
              <w:rPr>
                <w:rFonts w:ascii="Arial" w:hAnsi="Arial" w:cs="Arial"/>
                <w:color w:val="000000" w:themeColor="text1"/>
                <w:szCs w:val="21"/>
              </w:rPr>
            </w:pPr>
            <w:r w:rsidRPr="001002DB">
              <w:rPr>
                <w:rFonts w:ascii="Arial" w:hAnsi="Arial" w:cs="Arial"/>
                <w:color w:val="000000" w:themeColor="text1"/>
                <w:szCs w:val="21"/>
              </w:rPr>
              <w:t>下行：</w:t>
            </w:r>
          </w:p>
          <w:p w14:paraId="43176013" w14:textId="77777777" w:rsidR="00F8244E" w:rsidRPr="001002DB" w:rsidRDefault="00F8244E" w:rsidP="00F8244E">
            <w:pPr>
              <w:rPr>
                <w:rFonts w:ascii="Arial" w:hAnsi="Arial" w:cs="Arial"/>
                <w:color w:val="000000" w:themeColor="text1"/>
                <w:szCs w:val="21"/>
              </w:rPr>
            </w:pPr>
            <w:r w:rsidRPr="001002DB">
              <w:rPr>
                <w:rFonts w:ascii="Arial" w:hAnsi="Arial" w:cs="Arial"/>
                <w:color w:val="000000" w:themeColor="text1"/>
                <w:szCs w:val="21"/>
              </w:rPr>
              <w:t>回复内容</w:t>
            </w:r>
            <w:r>
              <w:rPr>
                <w:rFonts w:ascii="Arial" w:hAnsi="Arial" w:cs="Arial"/>
                <w:color w:val="000000" w:themeColor="text1"/>
                <w:szCs w:val="21"/>
              </w:rPr>
              <w:t>(</w:t>
            </w:r>
            <w:r w:rsidRPr="001002DB">
              <w:rPr>
                <w:rFonts w:ascii="Arial" w:hAnsi="Arial" w:cs="Arial"/>
                <w:color w:val="000000" w:themeColor="text1"/>
                <w:szCs w:val="21"/>
              </w:rPr>
              <w:t>1byte</w:t>
            </w:r>
            <w:r w:rsidRPr="001002DB">
              <w:rPr>
                <w:rFonts w:ascii="Arial" w:hAnsi="Arial" w:cs="Arial"/>
                <w:color w:val="000000" w:themeColor="text1"/>
                <w:szCs w:val="21"/>
              </w:rPr>
              <w:t>，</w:t>
            </w:r>
            <w:r w:rsidRPr="001002DB">
              <w:rPr>
                <w:rFonts w:ascii="Arial" w:hAnsi="Arial" w:cs="Arial"/>
                <w:color w:val="000000" w:themeColor="text1"/>
                <w:szCs w:val="21"/>
              </w:rPr>
              <w:t>char</w:t>
            </w:r>
            <w:r>
              <w:rPr>
                <w:rFonts w:ascii="Arial" w:hAnsi="Arial" w:cs="Arial"/>
                <w:color w:val="000000" w:themeColor="text1"/>
                <w:szCs w:val="21"/>
              </w:rPr>
              <w:t>)</w:t>
            </w:r>
            <w:r w:rsidRPr="001002DB">
              <w:rPr>
                <w:rFonts w:ascii="Arial" w:hAnsi="Arial" w:cs="Arial"/>
                <w:color w:val="000000" w:themeColor="text1"/>
                <w:szCs w:val="21"/>
              </w:rPr>
              <w:t>；</w:t>
            </w:r>
          </w:p>
          <w:p w14:paraId="72CD8314" w14:textId="77777777" w:rsidR="00F8244E" w:rsidRPr="001002DB" w:rsidRDefault="00F8244E" w:rsidP="00F8244E">
            <w:pPr>
              <w:ind w:firstLineChars="200" w:firstLine="480"/>
              <w:rPr>
                <w:rFonts w:ascii="Arial" w:hAnsi="Arial" w:cs="Arial"/>
                <w:color w:val="000000" w:themeColor="text1"/>
                <w:szCs w:val="21"/>
              </w:rPr>
            </w:pPr>
            <w:r w:rsidRPr="001002DB">
              <w:rPr>
                <w:rFonts w:ascii="Arial" w:hAnsi="Arial" w:cs="Arial"/>
                <w:color w:val="000000" w:themeColor="text1"/>
                <w:szCs w:val="21"/>
              </w:rPr>
              <w:t>0</w:t>
            </w:r>
            <w:r w:rsidRPr="001002DB">
              <w:rPr>
                <w:rFonts w:ascii="Arial" w:hAnsi="Arial" w:cs="Arial"/>
                <w:color w:val="000000" w:themeColor="text1"/>
                <w:szCs w:val="21"/>
              </w:rPr>
              <w:t>：设置</w:t>
            </w:r>
            <w:r w:rsidRPr="001002DB">
              <w:rPr>
                <w:rFonts w:ascii="Arial" w:hAnsi="Arial" w:cs="Arial"/>
                <w:szCs w:val="21"/>
              </w:rPr>
              <w:t>成功</w:t>
            </w:r>
          </w:p>
          <w:p w14:paraId="512A8FB9" w14:textId="77777777" w:rsidR="00F8244E" w:rsidRPr="001002DB" w:rsidRDefault="00F8244E" w:rsidP="00F8244E">
            <w:pPr>
              <w:ind w:firstLineChars="200" w:firstLine="480"/>
              <w:rPr>
                <w:rFonts w:ascii="Arial" w:hAnsi="Arial" w:cs="Arial"/>
                <w:color w:val="000000" w:themeColor="text1"/>
                <w:szCs w:val="21"/>
              </w:rPr>
            </w:pPr>
            <w:r w:rsidRPr="001002DB">
              <w:rPr>
                <w:rFonts w:ascii="Arial" w:hAnsi="Arial" w:cs="Arial"/>
                <w:color w:val="000000" w:themeColor="text1"/>
                <w:szCs w:val="21"/>
              </w:rPr>
              <w:t>1</w:t>
            </w:r>
            <w:r w:rsidRPr="001002DB">
              <w:rPr>
                <w:rFonts w:ascii="Arial" w:hAnsi="Arial" w:cs="Arial"/>
                <w:color w:val="000000" w:themeColor="text1"/>
                <w:szCs w:val="21"/>
              </w:rPr>
              <w:t>：设置</w:t>
            </w:r>
            <w:r w:rsidRPr="001002DB">
              <w:rPr>
                <w:rFonts w:ascii="Arial" w:hAnsi="Arial" w:cs="Arial"/>
                <w:szCs w:val="21"/>
              </w:rPr>
              <w:t>错误</w:t>
            </w:r>
          </w:p>
        </w:tc>
      </w:tr>
      <w:tr w:rsidR="00F8244E" w:rsidRPr="001002DB" w14:paraId="1886B3E4" w14:textId="77777777" w:rsidTr="00E76095">
        <w:trPr>
          <w:trHeight w:val="58"/>
          <w:jc w:val="center"/>
        </w:trPr>
        <w:tc>
          <w:tcPr>
            <w:tcW w:w="758" w:type="dxa"/>
            <w:vMerge/>
            <w:vAlign w:val="center"/>
          </w:tcPr>
          <w:p w14:paraId="5824EECD" w14:textId="77777777" w:rsidR="00F8244E" w:rsidRPr="001002DB" w:rsidRDefault="00F8244E" w:rsidP="0086316A">
            <w:pPr>
              <w:pStyle w:val="ac"/>
              <w:numPr>
                <w:ilvl w:val="0"/>
                <w:numId w:val="35"/>
              </w:numPr>
              <w:ind w:firstLineChars="0"/>
              <w:jc w:val="center"/>
              <w:rPr>
                <w:rFonts w:ascii="Arial" w:hAnsi="Arial" w:cs="Arial"/>
                <w:szCs w:val="21"/>
              </w:rPr>
              <w:pPrChange w:id="2464" w:author="Microsoft Office User" w:date="2023-06-09T14:13:00Z">
                <w:pPr>
                  <w:pStyle w:val="ac"/>
                  <w:numPr>
                    <w:numId w:val="32"/>
                  </w:numPr>
                  <w:ind w:left="420" w:firstLineChars="0" w:hanging="420"/>
                  <w:jc w:val="center"/>
                </w:pPr>
              </w:pPrChange>
            </w:pPr>
          </w:p>
        </w:tc>
        <w:tc>
          <w:tcPr>
            <w:tcW w:w="2551" w:type="dxa"/>
            <w:vMerge/>
            <w:vAlign w:val="center"/>
          </w:tcPr>
          <w:p w14:paraId="1BEA2397" w14:textId="77777777" w:rsidR="00F8244E" w:rsidRPr="001002DB" w:rsidRDefault="00F8244E" w:rsidP="00F8244E">
            <w:pPr>
              <w:jc w:val="center"/>
              <w:rPr>
                <w:rFonts w:ascii="Arial" w:hAnsi="Arial" w:cs="Arial"/>
                <w:szCs w:val="21"/>
              </w:rPr>
            </w:pPr>
          </w:p>
        </w:tc>
        <w:tc>
          <w:tcPr>
            <w:tcW w:w="4947" w:type="dxa"/>
          </w:tcPr>
          <w:p w14:paraId="006407AA" w14:textId="2CDC11DE" w:rsidR="00F8244E" w:rsidRPr="001002DB" w:rsidRDefault="00F8244E" w:rsidP="00F8244E">
            <w:pPr>
              <w:rPr>
                <w:rFonts w:ascii="Arial" w:hAnsi="Arial" w:cs="Arial"/>
                <w:color w:val="000000" w:themeColor="text1"/>
                <w:szCs w:val="21"/>
              </w:rPr>
            </w:pPr>
            <w:r w:rsidRPr="001002DB">
              <w:rPr>
                <w:rFonts w:ascii="Arial" w:hAnsi="Arial" w:cs="Arial"/>
                <w:color w:val="000000" w:themeColor="text1"/>
                <w:szCs w:val="21"/>
              </w:rPr>
              <w:t>上行：无</w:t>
            </w:r>
          </w:p>
        </w:tc>
      </w:tr>
      <w:tr w:rsidR="00744DEF" w:rsidRPr="001002DB" w14:paraId="412C466C" w14:textId="77777777" w:rsidTr="00E76095">
        <w:trPr>
          <w:trHeight w:val="58"/>
          <w:jc w:val="center"/>
        </w:trPr>
        <w:tc>
          <w:tcPr>
            <w:tcW w:w="758" w:type="dxa"/>
            <w:vMerge w:val="restart"/>
            <w:vAlign w:val="center"/>
          </w:tcPr>
          <w:p w14:paraId="16AC668C" w14:textId="6CBBBBDA" w:rsidR="00744DEF" w:rsidRPr="00C2385F" w:rsidRDefault="00C2385F" w:rsidP="00C2385F">
            <w:pPr>
              <w:rPr>
                <w:rFonts w:ascii="Arial" w:hAnsi="Arial" w:cs="Arial" w:hint="eastAsia"/>
                <w:szCs w:val="21"/>
                <w:rPrChange w:id="2465" w:author="Microsoft Office User" w:date="2023-06-09T15:25:00Z">
                  <w:rPr>
                    <w:rFonts w:hint="eastAsia"/>
                  </w:rPr>
                </w:rPrChange>
              </w:rPr>
              <w:pPrChange w:id="2466" w:author="Microsoft Office User" w:date="2023-06-09T15:25:00Z">
                <w:pPr>
                  <w:pStyle w:val="ac"/>
                  <w:numPr>
                    <w:numId w:val="32"/>
                  </w:numPr>
                  <w:ind w:left="420" w:firstLineChars="0" w:hanging="420"/>
                  <w:jc w:val="center"/>
                </w:pPr>
              </w:pPrChange>
            </w:pPr>
            <w:ins w:id="2467" w:author="Microsoft Office User" w:date="2023-06-09T15:25:00Z">
              <w:r>
                <w:rPr>
                  <w:rFonts w:ascii="Arial" w:hAnsi="Arial" w:cs="Arial" w:hint="eastAsia"/>
                  <w:szCs w:val="21"/>
                </w:rPr>
                <w:t>1</w:t>
              </w:r>
              <w:r>
                <w:rPr>
                  <w:rFonts w:ascii="Arial" w:hAnsi="Arial" w:cs="Arial"/>
                  <w:szCs w:val="21"/>
                </w:rPr>
                <w:t>1</w:t>
              </w:r>
            </w:ins>
          </w:p>
        </w:tc>
        <w:tc>
          <w:tcPr>
            <w:tcW w:w="2551" w:type="dxa"/>
            <w:vMerge w:val="restart"/>
            <w:vAlign w:val="center"/>
          </w:tcPr>
          <w:p w14:paraId="6EE6B584" w14:textId="3ADEAD04" w:rsidR="00744DEF" w:rsidRPr="00744DEF" w:rsidRDefault="00744DEF" w:rsidP="0086316A">
            <w:pPr>
              <w:rPr>
                <w:rFonts w:ascii="Arial" w:hAnsi="Arial" w:cs="Arial"/>
                <w:color w:val="FF0000"/>
                <w:szCs w:val="21"/>
              </w:rPr>
              <w:pPrChange w:id="2468" w:author="Microsoft Office User" w:date="2023-06-09T14:13:00Z">
                <w:pPr>
                  <w:jc w:val="center"/>
                </w:pPr>
              </w:pPrChange>
            </w:pPr>
            <w:del w:id="2469" w:author="Microsoft Office User" w:date="2023-06-07T12:58:00Z">
              <w:r w:rsidRPr="00744DEF" w:rsidDel="00186111">
                <w:rPr>
                  <w:rFonts w:ascii="Arial" w:hAnsi="Arial" w:cs="Arial" w:hint="eastAsia"/>
                  <w:color w:val="FF0000"/>
                  <w:szCs w:val="21"/>
                </w:rPr>
                <w:delText>水通</w:delText>
              </w:r>
            </w:del>
            <w:ins w:id="2470" w:author="Microsoft Office User" w:date="2023-06-09T14:14:00Z">
              <w:r w:rsidR="0086316A">
                <w:rPr>
                  <w:rFonts w:ascii="Arial" w:hAnsi="Arial" w:cs="Arial" w:hint="eastAsia"/>
                  <w:color w:val="FF0000"/>
                  <w:szCs w:val="21"/>
                </w:rPr>
                <w:t>自检</w:t>
              </w:r>
            </w:ins>
            <w:del w:id="2471" w:author="Microsoft Office User" w:date="2023-06-09T14:13:00Z">
              <w:r w:rsidRPr="00744DEF" w:rsidDel="0086316A">
                <w:rPr>
                  <w:rFonts w:ascii="Arial" w:hAnsi="Arial" w:cs="Arial" w:hint="eastAsia"/>
                  <w:color w:val="FF0000"/>
                  <w:szCs w:val="21"/>
                </w:rPr>
                <w:delText>状态查询</w:delText>
              </w:r>
            </w:del>
          </w:p>
        </w:tc>
        <w:tc>
          <w:tcPr>
            <w:tcW w:w="4947" w:type="dxa"/>
          </w:tcPr>
          <w:p w14:paraId="23CE6CAF" w14:textId="66B478C7" w:rsidR="00744DEF" w:rsidRPr="00C707C3" w:rsidRDefault="00744DEF" w:rsidP="00744DEF">
            <w:pPr>
              <w:rPr>
                <w:rFonts w:ascii="Arial" w:hAnsi="Arial" w:cs="Arial"/>
                <w:color w:val="FF0000"/>
                <w:szCs w:val="21"/>
              </w:rPr>
            </w:pPr>
            <w:r w:rsidRPr="00A7146A">
              <w:rPr>
                <w:rFonts w:ascii="Arial" w:hAnsi="Arial" w:cs="Arial"/>
                <w:color w:val="FF0000"/>
                <w:szCs w:val="21"/>
              </w:rPr>
              <w:t>下行：无</w:t>
            </w:r>
          </w:p>
        </w:tc>
      </w:tr>
      <w:tr w:rsidR="00744DEF" w:rsidRPr="001002DB" w14:paraId="5EBB5854" w14:textId="77777777" w:rsidTr="00E76095">
        <w:trPr>
          <w:trHeight w:val="58"/>
          <w:jc w:val="center"/>
        </w:trPr>
        <w:tc>
          <w:tcPr>
            <w:tcW w:w="758" w:type="dxa"/>
            <w:vMerge/>
            <w:vAlign w:val="center"/>
          </w:tcPr>
          <w:p w14:paraId="204FD5F6" w14:textId="77777777" w:rsidR="00744DEF" w:rsidRPr="001002DB" w:rsidRDefault="00744DEF" w:rsidP="00744DEF">
            <w:pPr>
              <w:pStyle w:val="ac"/>
              <w:ind w:left="420" w:firstLineChars="0" w:firstLine="0"/>
              <w:rPr>
                <w:rFonts w:ascii="Arial" w:hAnsi="Arial" w:cs="Arial"/>
                <w:szCs w:val="21"/>
              </w:rPr>
            </w:pPr>
          </w:p>
        </w:tc>
        <w:tc>
          <w:tcPr>
            <w:tcW w:w="2551" w:type="dxa"/>
            <w:vMerge/>
            <w:vAlign w:val="center"/>
          </w:tcPr>
          <w:p w14:paraId="31CFF55E" w14:textId="77777777" w:rsidR="00744DEF" w:rsidRPr="001002DB" w:rsidRDefault="00744DEF" w:rsidP="00744DEF">
            <w:pPr>
              <w:jc w:val="center"/>
              <w:rPr>
                <w:rFonts w:ascii="Arial" w:hAnsi="Arial" w:cs="Arial"/>
                <w:szCs w:val="21"/>
              </w:rPr>
            </w:pPr>
          </w:p>
        </w:tc>
        <w:tc>
          <w:tcPr>
            <w:tcW w:w="4947" w:type="dxa"/>
          </w:tcPr>
          <w:p w14:paraId="348A5A3D" w14:textId="1EF64962" w:rsidR="00744DEF" w:rsidDel="00186111" w:rsidRDefault="00744DEF" w:rsidP="00744DEF">
            <w:pPr>
              <w:rPr>
                <w:del w:id="2472" w:author="Microsoft Office User" w:date="2023-06-07T12:56:00Z"/>
                <w:rFonts w:ascii="Arial" w:hAnsi="Arial" w:cs="Arial"/>
                <w:color w:val="FF0000"/>
                <w:szCs w:val="21"/>
              </w:rPr>
            </w:pPr>
            <w:r w:rsidRPr="00A7146A">
              <w:rPr>
                <w:rFonts w:ascii="Arial" w:hAnsi="Arial" w:cs="Arial"/>
                <w:color w:val="FF0000"/>
                <w:szCs w:val="21"/>
              </w:rPr>
              <w:t>上行</w:t>
            </w:r>
            <w:ins w:id="2473" w:author="Microsoft Office User" w:date="2023-06-07T12:56:00Z">
              <w:r w:rsidR="00186111">
                <w:rPr>
                  <w:rFonts w:ascii="Arial" w:hAnsi="Arial" w:cs="Arial" w:hint="eastAsia"/>
                  <w:color w:val="FF0000"/>
                  <w:szCs w:val="21"/>
                </w:rPr>
                <w:t>：</w:t>
              </w:r>
            </w:ins>
            <w:del w:id="2474" w:author="Microsoft Office User" w:date="2023-06-07T12:56:00Z">
              <w:r w:rsidRPr="00A7146A" w:rsidDel="00186111">
                <w:rPr>
                  <w:rFonts w:ascii="Arial" w:hAnsi="Arial" w:cs="Arial"/>
                  <w:color w:val="FF0000"/>
                  <w:szCs w:val="21"/>
                </w:rPr>
                <w:delText>：</w:delText>
              </w:r>
            </w:del>
          </w:p>
          <w:p w14:paraId="67E0E88C" w14:textId="77777777" w:rsidR="00744DEF" w:rsidRPr="008B051F" w:rsidRDefault="00744DEF" w:rsidP="00744DEF">
            <w:pPr>
              <w:rPr>
                <w:rFonts w:ascii="Arial" w:hAnsi="Arial" w:cs="Arial"/>
                <w:color w:val="FF0000"/>
                <w:szCs w:val="21"/>
              </w:rPr>
            </w:pPr>
            <w:del w:id="2475" w:author="Microsoft Office User" w:date="2023-06-07T12:56:00Z">
              <w:r w:rsidRPr="008B051F" w:rsidDel="00186111">
                <w:rPr>
                  <w:rFonts w:ascii="Arial" w:hAnsi="Arial" w:cs="Arial"/>
                  <w:color w:val="FF0000"/>
                  <w:szCs w:val="21"/>
                </w:rPr>
                <w:delText>12V</w:delText>
              </w:r>
              <w:r w:rsidDel="00186111">
                <w:rPr>
                  <w:rFonts w:ascii="Arial" w:hAnsi="Arial" w:cs="Arial" w:hint="eastAsia"/>
                  <w:color w:val="FF0000"/>
                  <w:szCs w:val="21"/>
                </w:rPr>
                <w:delText>电池</w:delText>
              </w:r>
              <w:r w:rsidRPr="008B051F" w:rsidDel="00186111">
                <w:rPr>
                  <w:rFonts w:ascii="Arial" w:hAnsi="Arial" w:cs="Arial" w:hint="eastAsia"/>
                  <w:color w:val="FF0000"/>
                  <w:szCs w:val="21"/>
                </w:rPr>
                <w:delText>剩余电量百分比</w:delText>
              </w:r>
              <w:r w:rsidRPr="008B051F" w:rsidDel="00186111">
                <w:rPr>
                  <w:rFonts w:ascii="Arial" w:hAnsi="Arial" w:cs="Arial" w:hint="eastAsia"/>
                  <w:color w:val="FF0000"/>
                  <w:szCs w:val="21"/>
                </w:rPr>
                <w:delText>(</w:delText>
              </w:r>
              <w:r w:rsidRPr="008B051F" w:rsidDel="00186111">
                <w:rPr>
                  <w:rFonts w:ascii="Arial" w:hAnsi="Arial" w:cs="Arial"/>
                  <w:color w:val="FF0000"/>
                  <w:szCs w:val="21"/>
                </w:rPr>
                <w:delText>4</w:delText>
              </w:r>
              <w:r w:rsidRPr="008B051F" w:rsidDel="00186111">
                <w:rPr>
                  <w:rFonts w:ascii="Arial" w:hAnsi="Arial" w:cs="Arial" w:hint="eastAsia"/>
                  <w:color w:val="FF0000"/>
                  <w:szCs w:val="21"/>
                </w:rPr>
                <w:delText>byte</w:delText>
              </w:r>
              <w:r w:rsidRPr="008B051F" w:rsidDel="00186111">
                <w:rPr>
                  <w:rFonts w:ascii="Arial" w:hAnsi="Arial" w:cs="Arial"/>
                  <w:color w:val="FF0000"/>
                  <w:szCs w:val="21"/>
                </w:rPr>
                <w:delText>s</w:delText>
              </w:r>
              <w:r w:rsidRPr="008B051F" w:rsidDel="00186111">
                <w:rPr>
                  <w:rFonts w:ascii="Arial" w:hAnsi="Arial" w:cs="Arial" w:hint="eastAsia"/>
                  <w:color w:val="FF0000"/>
                  <w:szCs w:val="21"/>
                </w:rPr>
                <w:delText>，</w:delText>
              </w:r>
              <w:r w:rsidRPr="008B051F" w:rsidDel="00186111">
                <w:rPr>
                  <w:rFonts w:ascii="Arial" w:hAnsi="Arial" w:cs="Arial" w:hint="eastAsia"/>
                  <w:color w:val="FF0000"/>
                  <w:szCs w:val="21"/>
                </w:rPr>
                <w:delText>float)</w:delText>
              </w:r>
              <w:r w:rsidRPr="008B051F" w:rsidDel="00186111">
                <w:rPr>
                  <w:rFonts w:ascii="Arial" w:hAnsi="Arial" w:cs="Arial" w:hint="eastAsia"/>
                  <w:color w:val="FF0000"/>
                  <w:szCs w:val="21"/>
                </w:rPr>
                <w:delText>；</w:delText>
              </w:r>
            </w:del>
          </w:p>
          <w:p w14:paraId="3A462DA2" w14:textId="38B3D402" w:rsidR="00744DEF" w:rsidDel="00186111" w:rsidRDefault="00744DEF" w:rsidP="00744DEF">
            <w:pPr>
              <w:rPr>
                <w:del w:id="2476" w:author="Microsoft Office User" w:date="2023-06-07T12:57:00Z"/>
                <w:rFonts w:ascii="Arial" w:hAnsi="Arial" w:cs="Arial"/>
                <w:color w:val="FF0000"/>
                <w:szCs w:val="21"/>
              </w:rPr>
            </w:pPr>
            <w:del w:id="2477" w:author="Microsoft Office User" w:date="2023-06-07T12:57:00Z">
              <w:r w:rsidRPr="008B051F" w:rsidDel="00186111">
                <w:rPr>
                  <w:rFonts w:ascii="Arial" w:hAnsi="Arial" w:cs="Arial"/>
                  <w:color w:val="FF0000"/>
                  <w:szCs w:val="21"/>
                </w:rPr>
                <w:delText>24V</w:delText>
              </w:r>
              <w:r w:rsidDel="00186111">
                <w:rPr>
                  <w:rFonts w:ascii="Arial" w:hAnsi="Arial" w:cs="Arial" w:hint="eastAsia"/>
                  <w:color w:val="FF0000"/>
                  <w:szCs w:val="21"/>
                </w:rPr>
                <w:delText>一次性电池</w:delText>
              </w:r>
              <w:r w:rsidRPr="008B051F" w:rsidDel="00186111">
                <w:rPr>
                  <w:rFonts w:ascii="Arial" w:hAnsi="Arial" w:cs="Arial" w:hint="eastAsia"/>
                  <w:color w:val="FF0000"/>
                  <w:szCs w:val="21"/>
                </w:rPr>
                <w:delText>剩余</w:delText>
              </w:r>
            </w:del>
            <w:del w:id="2478" w:author="Microsoft Office User" w:date="2023-06-07T12:56:00Z">
              <w:r w:rsidRPr="008B051F" w:rsidDel="00186111">
                <w:rPr>
                  <w:rFonts w:ascii="Arial" w:hAnsi="Arial" w:cs="Arial" w:hint="eastAsia"/>
                  <w:color w:val="FF0000"/>
                  <w:szCs w:val="21"/>
                </w:rPr>
                <w:delText>电量百分比</w:delText>
              </w:r>
              <w:r w:rsidRPr="008B051F" w:rsidDel="00186111">
                <w:rPr>
                  <w:rFonts w:ascii="Arial" w:hAnsi="Arial" w:cs="Arial" w:hint="eastAsia"/>
                  <w:color w:val="FF0000"/>
                  <w:szCs w:val="21"/>
                </w:rPr>
                <w:delText>(</w:delText>
              </w:r>
              <w:r w:rsidRPr="008B051F" w:rsidDel="00186111">
                <w:rPr>
                  <w:rFonts w:ascii="Arial" w:hAnsi="Arial" w:cs="Arial"/>
                  <w:color w:val="FF0000"/>
                  <w:szCs w:val="21"/>
                </w:rPr>
                <w:delText>4</w:delText>
              </w:r>
              <w:r w:rsidRPr="008B051F" w:rsidDel="00186111">
                <w:rPr>
                  <w:rFonts w:ascii="Arial" w:hAnsi="Arial" w:cs="Arial" w:hint="eastAsia"/>
                  <w:color w:val="FF0000"/>
                  <w:szCs w:val="21"/>
                </w:rPr>
                <w:delText>byte</w:delText>
              </w:r>
              <w:r w:rsidRPr="008B051F" w:rsidDel="00186111">
                <w:rPr>
                  <w:rFonts w:ascii="Arial" w:hAnsi="Arial" w:cs="Arial"/>
                  <w:color w:val="FF0000"/>
                  <w:szCs w:val="21"/>
                </w:rPr>
                <w:delText>s</w:delText>
              </w:r>
              <w:r w:rsidRPr="008B051F" w:rsidDel="00186111">
                <w:rPr>
                  <w:rFonts w:ascii="Arial" w:hAnsi="Arial" w:cs="Arial" w:hint="eastAsia"/>
                  <w:color w:val="FF0000"/>
                  <w:szCs w:val="21"/>
                </w:rPr>
                <w:delText>，</w:delText>
              </w:r>
              <w:r w:rsidRPr="008B051F" w:rsidDel="00186111">
                <w:rPr>
                  <w:rFonts w:ascii="Arial" w:hAnsi="Arial" w:cs="Arial" w:hint="eastAsia"/>
                  <w:color w:val="FF0000"/>
                  <w:szCs w:val="21"/>
                </w:rPr>
                <w:delText>float)</w:delText>
              </w:r>
            </w:del>
            <w:del w:id="2479" w:author="Microsoft Office User" w:date="2023-06-07T12:57:00Z">
              <w:r w:rsidRPr="008B051F" w:rsidDel="00186111">
                <w:rPr>
                  <w:rFonts w:ascii="Arial" w:hAnsi="Arial" w:cs="Arial" w:hint="eastAsia"/>
                  <w:color w:val="FF0000"/>
                  <w:szCs w:val="21"/>
                </w:rPr>
                <w:delText>；</w:delText>
              </w:r>
            </w:del>
          </w:p>
          <w:p w14:paraId="379B9CF3" w14:textId="67F34717" w:rsidR="00744DEF" w:rsidRPr="00A7146A" w:rsidDel="00186111" w:rsidRDefault="00744DEF" w:rsidP="00744DEF">
            <w:pPr>
              <w:rPr>
                <w:del w:id="2480" w:author="Microsoft Office User" w:date="2023-06-07T12:57:00Z"/>
                <w:rFonts w:ascii="Arial" w:hAnsi="Arial" w:cs="Arial"/>
                <w:color w:val="FF0000"/>
                <w:szCs w:val="21"/>
              </w:rPr>
            </w:pPr>
            <w:del w:id="2481" w:author="Microsoft Office User" w:date="2023-06-07T12:57:00Z">
              <w:r w:rsidRPr="008B051F" w:rsidDel="00186111">
                <w:rPr>
                  <w:rFonts w:ascii="Arial" w:hAnsi="Arial" w:cs="Arial"/>
                  <w:color w:val="FF0000"/>
                  <w:szCs w:val="21"/>
                </w:rPr>
                <w:delText>24V</w:delText>
              </w:r>
              <w:r w:rsidDel="00186111">
                <w:rPr>
                  <w:rFonts w:ascii="Arial" w:hAnsi="Arial" w:cs="Arial" w:hint="eastAsia"/>
                  <w:color w:val="FF0000"/>
                  <w:szCs w:val="21"/>
                </w:rPr>
                <w:delText>可充电电池</w:delText>
              </w:r>
              <w:r w:rsidRPr="008B051F" w:rsidDel="00186111">
                <w:rPr>
                  <w:rFonts w:ascii="Arial" w:hAnsi="Arial" w:cs="Arial" w:hint="eastAsia"/>
                  <w:color w:val="FF0000"/>
                  <w:szCs w:val="21"/>
                </w:rPr>
                <w:delText>剩余电量百分比</w:delText>
              </w:r>
              <w:r w:rsidRPr="008B051F" w:rsidDel="00186111">
                <w:rPr>
                  <w:rFonts w:ascii="Arial" w:hAnsi="Arial" w:cs="Arial" w:hint="eastAsia"/>
                  <w:color w:val="FF0000"/>
                  <w:szCs w:val="21"/>
                </w:rPr>
                <w:delText>(</w:delText>
              </w:r>
              <w:r w:rsidRPr="008B051F" w:rsidDel="00186111">
                <w:rPr>
                  <w:rFonts w:ascii="Arial" w:hAnsi="Arial" w:cs="Arial"/>
                  <w:color w:val="FF0000"/>
                  <w:szCs w:val="21"/>
                </w:rPr>
                <w:delText>4</w:delText>
              </w:r>
              <w:r w:rsidRPr="008B051F" w:rsidDel="00186111">
                <w:rPr>
                  <w:rFonts w:ascii="Arial" w:hAnsi="Arial" w:cs="Arial" w:hint="eastAsia"/>
                  <w:color w:val="FF0000"/>
                  <w:szCs w:val="21"/>
                </w:rPr>
                <w:delText>byte</w:delText>
              </w:r>
              <w:r w:rsidRPr="008B051F" w:rsidDel="00186111">
                <w:rPr>
                  <w:rFonts w:ascii="Arial" w:hAnsi="Arial" w:cs="Arial"/>
                  <w:color w:val="FF0000"/>
                  <w:szCs w:val="21"/>
                </w:rPr>
                <w:delText>s</w:delText>
              </w:r>
              <w:r w:rsidRPr="008B051F" w:rsidDel="00186111">
                <w:rPr>
                  <w:rFonts w:ascii="Arial" w:hAnsi="Arial" w:cs="Arial" w:hint="eastAsia"/>
                  <w:color w:val="FF0000"/>
                  <w:szCs w:val="21"/>
                </w:rPr>
                <w:delText>，</w:delText>
              </w:r>
              <w:r w:rsidRPr="008B051F" w:rsidDel="00186111">
                <w:rPr>
                  <w:rFonts w:ascii="Arial" w:hAnsi="Arial" w:cs="Arial" w:hint="eastAsia"/>
                  <w:color w:val="FF0000"/>
                  <w:szCs w:val="21"/>
                </w:rPr>
                <w:delText>float)</w:delText>
              </w:r>
              <w:r w:rsidRPr="008B051F" w:rsidDel="00186111">
                <w:rPr>
                  <w:rFonts w:ascii="Arial" w:hAnsi="Arial" w:cs="Arial" w:hint="eastAsia"/>
                  <w:color w:val="FF0000"/>
                  <w:szCs w:val="21"/>
                </w:rPr>
                <w:delText>；</w:delText>
              </w:r>
            </w:del>
          </w:p>
          <w:p w14:paraId="3AB497DF" w14:textId="77777777" w:rsidR="00744DEF" w:rsidRPr="00A7146A" w:rsidRDefault="00744DEF" w:rsidP="00744DEF">
            <w:pPr>
              <w:rPr>
                <w:rFonts w:ascii="Arial" w:hAnsi="Arial" w:cs="Arial"/>
                <w:color w:val="FF0000"/>
                <w:szCs w:val="21"/>
              </w:rPr>
            </w:pPr>
            <w:r w:rsidRPr="00A7146A">
              <w:rPr>
                <w:rFonts w:ascii="Arial" w:hAnsi="Arial" w:cs="Arial"/>
                <w:color w:val="FF0000"/>
                <w:szCs w:val="21"/>
              </w:rPr>
              <w:t>深度值</w:t>
            </w:r>
            <w:r w:rsidRPr="00A7146A">
              <w:rPr>
                <w:rFonts w:ascii="Arial" w:hAnsi="Arial" w:cs="Arial"/>
                <w:color w:val="FF0000"/>
                <w:szCs w:val="21"/>
              </w:rPr>
              <w:t>(4bytes</w:t>
            </w:r>
            <w:r w:rsidRPr="00A7146A">
              <w:rPr>
                <w:rFonts w:ascii="Arial" w:hAnsi="Arial" w:cs="Arial"/>
                <w:color w:val="FF0000"/>
                <w:szCs w:val="21"/>
              </w:rPr>
              <w:t>，</w:t>
            </w:r>
            <w:r w:rsidRPr="00A7146A">
              <w:rPr>
                <w:rFonts w:ascii="Arial" w:hAnsi="Arial" w:cs="Arial"/>
                <w:color w:val="FF0000"/>
                <w:szCs w:val="21"/>
              </w:rPr>
              <w:t>float)</w:t>
            </w:r>
            <w:r w:rsidRPr="00A7146A">
              <w:rPr>
                <w:rFonts w:ascii="Arial" w:hAnsi="Arial" w:cs="Arial" w:hint="eastAsia"/>
                <w:color w:val="FF0000"/>
                <w:szCs w:val="21"/>
              </w:rPr>
              <w:t>；</w:t>
            </w:r>
          </w:p>
          <w:p w14:paraId="3D332B51" w14:textId="77777777" w:rsidR="00744DEF" w:rsidRPr="00A7146A" w:rsidRDefault="00744DEF" w:rsidP="00744DEF">
            <w:pPr>
              <w:rPr>
                <w:rFonts w:ascii="Arial" w:hAnsi="Arial" w:cs="Arial"/>
                <w:color w:val="FF0000"/>
                <w:szCs w:val="21"/>
              </w:rPr>
            </w:pPr>
            <w:r w:rsidRPr="00A7146A">
              <w:rPr>
                <w:rFonts w:ascii="Arial" w:hAnsi="Arial" w:cs="Arial" w:hint="eastAsia"/>
                <w:color w:val="FF0000"/>
                <w:szCs w:val="21"/>
              </w:rPr>
              <w:t>航向</w:t>
            </w:r>
            <w:r w:rsidRPr="00A7146A">
              <w:rPr>
                <w:rFonts w:ascii="Arial" w:hAnsi="Arial" w:cs="Arial"/>
                <w:color w:val="FF0000"/>
                <w:szCs w:val="21"/>
              </w:rPr>
              <w:t>(4bytes</w:t>
            </w:r>
            <w:r w:rsidRPr="00A7146A">
              <w:rPr>
                <w:rFonts w:ascii="Arial" w:hAnsi="Arial" w:cs="Arial"/>
                <w:color w:val="FF0000"/>
                <w:szCs w:val="21"/>
              </w:rPr>
              <w:t>，</w:t>
            </w:r>
            <w:r w:rsidRPr="00A7146A">
              <w:rPr>
                <w:rFonts w:ascii="Arial" w:hAnsi="Arial" w:cs="Arial"/>
                <w:color w:val="FF0000"/>
                <w:szCs w:val="21"/>
              </w:rPr>
              <w:t>float)</w:t>
            </w:r>
            <w:r w:rsidRPr="00A7146A">
              <w:rPr>
                <w:rFonts w:ascii="Arial" w:hAnsi="Arial" w:cs="Arial" w:hint="eastAsia"/>
                <w:color w:val="FF0000"/>
                <w:szCs w:val="21"/>
              </w:rPr>
              <w:t>；</w:t>
            </w:r>
          </w:p>
          <w:p w14:paraId="6F118C14" w14:textId="77777777" w:rsidR="00744DEF" w:rsidRPr="00A7146A" w:rsidRDefault="00744DEF" w:rsidP="00744DEF">
            <w:pPr>
              <w:rPr>
                <w:rFonts w:ascii="Arial" w:hAnsi="Arial" w:cs="Arial"/>
                <w:color w:val="FF0000"/>
                <w:szCs w:val="21"/>
              </w:rPr>
            </w:pPr>
            <w:r w:rsidRPr="00A7146A">
              <w:rPr>
                <w:rFonts w:ascii="Arial" w:hAnsi="Arial" w:cs="Arial" w:hint="eastAsia"/>
                <w:color w:val="FF0000"/>
                <w:szCs w:val="21"/>
              </w:rPr>
              <w:t>俯仰</w:t>
            </w:r>
            <w:r w:rsidRPr="00A7146A">
              <w:rPr>
                <w:rFonts w:ascii="Arial" w:hAnsi="Arial" w:cs="Arial"/>
                <w:color w:val="FF0000"/>
                <w:szCs w:val="21"/>
              </w:rPr>
              <w:t>(4bytes</w:t>
            </w:r>
            <w:r w:rsidRPr="00A7146A">
              <w:rPr>
                <w:rFonts w:ascii="Arial" w:hAnsi="Arial" w:cs="Arial"/>
                <w:color w:val="FF0000"/>
                <w:szCs w:val="21"/>
              </w:rPr>
              <w:t>，</w:t>
            </w:r>
            <w:r w:rsidRPr="00A7146A">
              <w:rPr>
                <w:rFonts w:ascii="Arial" w:hAnsi="Arial" w:cs="Arial"/>
                <w:color w:val="FF0000"/>
                <w:szCs w:val="21"/>
              </w:rPr>
              <w:t>float)</w:t>
            </w:r>
            <w:r w:rsidRPr="00A7146A">
              <w:rPr>
                <w:rFonts w:ascii="Arial" w:hAnsi="Arial" w:cs="Arial" w:hint="eastAsia"/>
                <w:color w:val="FF0000"/>
                <w:szCs w:val="21"/>
              </w:rPr>
              <w:t>；</w:t>
            </w:r>
          </w:p>
          <w:p w14:paraId="24F51E6B" w14:textId="77777777" w:rsidR="00744DEF" w:rsidRDefault="00744DEF" w:rsidP="00744DEF">
            <w:pPr>
              <w:rPr>
                <w:rFonts w:ascii="Arial" w:hAnsi="Arial" w:cs="Arial"/>
                <w:color w:val="FF0000"/>
                <w:szCs w:val="21"/>
              </w:rPr>
            </w:pPr>
            <w:r w:rsidRPr="00A7146A">
              <w:rPr>
                <w:rFonts w:ascii="Arial" w:hAnsi="Arial" w:cs="Arial" w:hint="eastAsia"/>
                <w:color w:val="FF0000"/>
                <w:szCs w:val="21"/>
              </w:rPr>
              <w:t>横滚</w:t>
            </w:r>
            <w:r w:rsidRPr="00A7146A">
              <w:rPr>
                <w:rFonts w:ascii="Arial" w:hAnsi="Arial" w:cs="Arial"/>
                <w:color w:val="FF0000"/>
                <w:szCs w:val="21"/>
              </w:rPr>
              <w:t>(4bytes</w:t>
            </w:r>
            <w:r w:rsidRPr="00A7146A">
              <w:rPr>
                <w:rFonts w:ascii="Arial" w:hAnsi="Arial" w:cs="Arial"/>
                <w:color w:val="FF0000"/>
                <w:szCs w:val="21"/>
              </w:rPr>
              <w:t>，</w:t>
            </w:r>
            <w:r w:rsidRPr="00A7146A">
              <w:rPr>
                <w:rFonts w:ascii="Arial" w:hAnsi="Arial" w:cs="Arial"/>
                <w:color w:val="FF0000"/>
                <w:szCs w:val="21"/>
              </w:rPr>
              <w:t>float)</w:t>
            </w:r>
            <w:r w:rsidRPr="00A7146A">
              <w:rPr>
                <w:rFonts w:ascii="Arial" w:hAnsi="Arial" w:cs="Arial" w:hint="eastAsia"/>
                <w:color w:val="FF0000"/>
                <w:szCs w:val="21"/>
              </w:rPr>
              <w:t>；</w:t>
            </w:r>
          </w:p>
          <w:p w14:paraId="6A9CB30E" w14:textId="77777777" w:rsidR="00744DEF" w:rsidRPr="00744DEF" w:rsidRDefault="00744DEF" w:rsidP="00744DEF">
            <w:pPr>
              <w:rPr>
                <w:rFonts w:ascii="Arial" w:hAnsi="Arial" w:cs="Arial"/>
                <w:color w:val="FF0000"/>
                <w:szCs w:val="21"/>
              </w:rPr>
            </w:pPr>
            <w:r w:rsidRPr="00744DEF">
              <w:rPr>
                <w:rFonts w:ascii="Arial" w:hAnsi="Arial" w:cs="Arial" w:hint="eastAsia"/>
                <w:color w:val="FF0000"/>
                <w:szCs w:val="21"/>
              </w:rPr>
              <w:t>工作模式</w:t>
            </w:r>
            <w:r w:rsidRPr="00744DEF">
              <w:rPr>
                <w:rFonts w:ascii="Arial" w:hAnsi="Arial" w:cs="Arial"/>
                <w:color w:val="FF0000"/>
                <w:szCs w:val="21"/>
              </w:rPr>
              <w:t>(1byte</w:t>
            </w:r>
            <w:r w:rsidRPr="00744DEF">
              <w:rPr>
                <w:rFonts w:ascii="Arial" w:hAnsi="Arial" w:cs="Arial" w:hint="eastAsia"/>
                <w:color w:val="FF0000"/>
                <w:szCs w:val="21"/>
              </w:rPr>
              <w:t>，</w:t>
            </w:r>
            <w:r w:rsidRPr="00744DEF">
              <w:rPr>
                <w:rFonts w:ascii="Arial" w:hAnsi="Arial" w:cs="Arial"/>
                <w:color w:val="FF0000"/>
                <w:szCs w:val="21"/>
              </w:rPr>
              <w:t>char)</w:t>
            </w:r>
            <w:r w:rsidRPr="00744DEF">
              <w:rPr>
                <w:rFonts w:ascii="Arial" w:hAnsi="Arial" w:cs="Arial" w:hint="eastAsia"/>
                <w:color w:val="FF0000"/>
                <w:szCs w:val="21"/>
              </w:rPr>
              <w:t>；</w:t>
            </w:r>
          </w:p>
          <w:p w14:paraId="188E052B" w14:textId="77777777" w:rsidR="00744DEF" w:rsidRPr="00744DEF" w:rsidRDefault="00744DEF" w:rsidP="00744DEF">
            <w:pPr>
              <w:ind w:firstLineChars="200" w:firstLine="480"/>
              <w:rPr>
                <w:rFonts w:ascii="Arial" w:hAnsi="Arial" w:cs="Arial"/>
                <w:color w:val="FF0000"/>
                <w:szCs w:val="21"/>
              </w:rPr>
            </w:pPr>
            <w:r w:rsidRPr="00744DEF">
              <w:rPr>
                <w:rFonts w:ascii="Arial" w:hAnsi="Arial" w:cs="Arial"/>
                <w:color w:val="FF0000"/>
                <w:szCs w:val="21"/>
              </w:rPr>
              <w:t>0</w:t>
            </w:r>
            <w:r w:rsidRPr="00744DEF">
              <w:rPr>
                <w:rFonts w:ascii="Arial" w:hAnsi="Arial" w:cs="Arial"/>
                <w:color w:val="FF0000"/>
                <w:szCs w:val="21"/>
              </w:rPr>
              <w:t>：待机状态</w:t>
            </w:r>
          </w:p>
          <w:p w14:paraId="1B68F760" w14:textId="72FE6633" w:rsidR="00744DEF" w:rsidRPr="00744DEF" w:rsidDel="00186111" w:rsidRDefault="00744DEF" w:rsidP="00744DEF">
            <w:pPr>
              <w:ind w:firstLineChars="200" w:firstLine="480"/>
              <w:rPr>
                <w:del w:id="2482" w:author="Microsoft Office User" w:date="2023-06-07T12:57:00Z"/>
                <w:rFonts w:ascii="Arial" w:hAnsi="Arial" w:cs="Arial"/>
                <w:color w:val="FF0000"/>
                <w:szCs w:val="21"/>
              </w:rPr>
            </w:pPr>
            <w:del w:id="2483" w:author="Microsoft Office User" w:date="2023-06-07T12:57:00Z">
              <w:r w:rsidRPr="00744DEF" w:rsidDel="00186111">
                <w:rPr>
                  <w:rFonts w:ascii="Arial" w:hAnsi="Arial" w:cs="Arial"/>
                  <w:color w:val="FF0000"/>
                  <w:szCs w:val="21"/>
                </w:rPr>
                <w:delText>1</w:delText>
              </w:r>
              <w:r w:rsidRPr="00744DEF" w:rsidDel="00186111">
                <w:rPr>
                  <w:rFonts w:ascii="Arial" w:hAnsi="Arial" w:cs="Arial"/>
                  <w:color w:val="FF0000"/>
                  <w:szCs w:val="21"/>
                </w:rPr>
                <w:delText>：连续数据采集存储不分析</w:delText>
              </w:r>
            </w:del>
          </w:p>
          <w:p w14:paraId="24E6CC8F" w14:textId="6AF8FEFC" w:rsidR="00744DEF" w:rsidRPr="00744DEF" w:rsidRDefault="00744DEF" w:rsidP="00744DEF">
            <w:pPr>
              <w:ind w:firstLineChars="200" w:firstLine="480"/>
              <w:rPr>
                <w:rFonts w:ascii="Arial" w:hAnsi="Arial" w:cs="Arial"/>
                <w:color w:val="FF0000"/>
                <w:szCs w:val="21"/>
              </w:rPr>
            </w:pPr>
            <w:del w:id="2484" w:author="Microsoft Office User" w:date="2023-06-07T12:57:00Z">
              <w:r w:rsidRPr="00744DEF" w:rsidDel="00186111">
                <w:rPr>
                  <w:rFonts w:ascii="Arial" w:hAnsi="Arial" w:cs="Arial"/>
                  <w:color w:val="FF0000"/>
                  <w:szCs w:val="21"/>
                </w:rPr>
                <w:delText>2</w:delText>
              </w:r>
            </w:del>
            <w:ins w:id="2485" w:author="Microsoft Office User" w:date="2023-06-07T12:57:00Z">
              <w:r w:rsidR="00186111">
                <w:rPr>
                  <w:rFonts w:ascii="Arial" w:hAnsi="Arial" w:cs="Arial"/>
                  <w:color w:val="FF0000"/>
                  <w:szCs w:val="21"/>
                </w:rPr>
                <w:t>1</w:t>
              </w:r>
            </w:ins>
            <w:r w:rsidRPr="00744DEF">
              <w:rPr>
                <w:rFonts w:ascii="Arial" w:hAnsi="Arial" w:cs="Arial"/>
                <w:color w:val="FF0000"/>
                <w:szCs w:val="21"/>
              </w:rPr>
              <w:t>：连续数据采集分析存储</w:t>
            </w:r>
          </w:p>
          <w:p w14:paraId="454243A5" w14:textId="2E10CB14" w:rsidR="00744DEF" w:rsidRPr="00744DEF" w:rsidDel="00186111" w:rsidRDefault="00744DEF" w:rsidP="00744DEF">
            <w:pPr>
              <w:ind w:firstLineChars="200" w:firstLine="480"/>
              <w:rPr>
                <w:del w:id="2486" w:author="Microsoft Office User" w:date="2023-06-07T12:57:00Z"/>
                <w:rFonts w:ascii="Arial" w:hAnsi="Arial" w:cs="Arial"/>
                <w:color w:val="FF0000"/>
                <w:szCs w:val="21"/>
              </w:rPr>
            </w:pPr>
            <w:del w:id="2487" w:author="Microsoft Office User" w:date="2023-06-07T12:57:00Z">
              <w:r w:rsidRPr="00744DEF" w:rsidDel="00186111">
                <w:rPr>
                  <w:rFonts w:ascii="Arial" w:hAnsi="Arial" w:cs="Arial"/>
                  <w:color w:val="FF0000"/>
                  <w:szCs w:val="21"/>
                </w:rPr>
                <w:delText>3</w:delText>
              </w:r>
            </w:del>
            <w:ins w:id="2488" w:author="Microsoft Office User" w:date="2023-06-07T12:57:00Z">
              <w:r w:rsidR="00186111">
                <w:rPr>
                  <w:rFonts w:ascii="Arial" w:hAnsi="Arial" w:cs="Arial"/>
                  <w:color w:val="FF0000"/>
                  <w:szCs w:val="21"/>
                </w:rPr>
                <w:t>2</w:t>
              </w:r>
            </w:ins>
            <w:r w:rsidRPr="00744DEF">
              <w:rPr>
                <w:rFonts w:ascii="Arial" w:hAnsi="Arial" w:cs="Arial"/>
                <w:color w:val="FF0000"/>
                <w:szCs w:val="21"/>
              </w:rPr>
              <w:t>：触发采集</w:t>
            </w:r>
          </w:p>
          <w:p w14:paraId="7AFBE339" w14:textId="00F754A7" w:rsidR="00744DEF" w:rsidDel="00186111" w:rsidRDefault="00744DEF">
            <w:pPr>
              <w:rPr>
                <w:del w:id="2489" w:author="Microsoft Office User" w:date="2023-06-07T12:57:00Z"/>
                <w:rFonts w:ascii="Arial" w:hAnsi="Arial" w:cs="Arial"/>
                <w:color w:val="FF0000"/>
                <w:szCs w:val="21"/>
              </w:rPr>
            </w:pPr>
            <w:del w:id="2490" w:author="Microsoft Office User" w:date="2023-06-07T12:57:00Z">
              <w:r w:rsidRPr="00744DEF" w:rsidDel="00186111">
                <w:rPr>
                  <w:rFonts w:ascii="Arial" w:hAnsi="Arial" w:cs="Arial" w:hint="eastAsia"/>
                  <w:color w:val="FF0000"/>
                  <w:szCs w:val="21"/>
                </w:rPr>
                <w:delText>4</w:delText>
              </w:r>
              <w:r w:rsidRPr="00744DEF" w:rsidDel="00186111">
                <w:rPr>
                  <w:rFonts w:ascii="Arial" w:hAnsi="Arial" w:cs="Arial" w:hint="eastAsia"/>
                  <w:color w:val="FF0000"/>
                  <w:szCs w:val="21"/>
                </w:rPr>
                <w:delText>：数据导出模式</w:delText>
              </w:r>
            </w:del>
          </w:p>
          <w:p w14:paraId="24EAEBB1" w14:textId="77777777" w:rsidR="00186111" w:rsidRDefault="00186111" w:rsidP="00186111">
            <w:pPr>
              <w:ind w:firstLineChars="200" w:firstLine="480"/>
              <w:rPr>
                <w:ins w:id="2491" w:author="Microsoft Office User" w:date="2023-06-07T12:57:00Z"/>
                <w:rFonts w:ascii="Arial" w:hAnsi="Arial" w:cs="Arial"/>
                <w:color w:val="FF0000"/>
                <w:szCs w:val="21"/>
              </w:rPr>
            </w:pPr>
          </w:p>
          <w:p w14:paraId="1204D711" w14:textId="02450040" w:rsidR="00744DEF" w:rsidRPr="00C707C3" w:rsidRDefault="00744DEF" w:rsidP="00744DEF">
            <w:pPr>
              <w:rPr>
                <w:rFonts w:ascii="Arial" w:hAnsi="Arial" w:cs="Arial"/>
                <w:color w:val="FF0000"/>
                <w:szCs w:val="21"/>
              </w:rPr>
            </w:pPr>
            <w:r w:rsidRPr="00744DEF">
              <w:rPr>
                <w:rFonts w:ascii="Arial" w:hAnsi="Arial" w:cs="Arial" w:hint="eastAsia"/>
                <w:color w:val="FF0000"/>
                <w:szCs w:val="21"/>
              </w:rPr>
              <w:t>工作状态</w:t>
            </w:r>
            <w:r w:rsidRPr="00744DEF">
              <w:rPr>
                <w:rFonts w:ascii="Arial" w:hAnsi="Arial" w:cs="Arial"/>
                <w:color w:val="FF0000"/>
                <w:szCs w:val="21"/>
              </w:rPr>
              <w:t>(1byte</w:t>
            </w:r>
            <w:r w:rsidRPr="00744DEF">
              <w:rPr>
                <w:rFonts w:ascii="Arial" w:hAnsi="Arial" w:cs="Arial" w:hint="eastAsia"/>
                <w:color w:val="FF0000"/>
                <w:szCs w:val="21"/>
              </w:rPr>
              <w:t>，</w:t>
            </w:r>
            <w:r w:rsidRPr="00744DEF">
              <w:rPr>
                <w:rFonts w:ascii="Arial" w:hAnsi="Arial" w:cs="Arial"/>
                <w:color w:val="FF0000"/>
                <w:szCs w:val="21"/>
              </w:rPr>
              <w:t>char</w:t>
            </w:r>
            <w:del w:id="2492" w:author="Microsoft Office User" w:date="2023-06-09T14:13:00Z">
              <w:r w:rsidR="00305299" w:rsidDel="0086316A">
                <w:rPr>
                  <w:rFonts w:ascii="Arial" w:hAnsi="Arial" w:cs="Arial" w:hint="eastAsia"/>
                  <w:color w:val="FF0000"/>
                  <w:szCs w:val="21"/>
                </w:rPr>
                <w:delText>，待定</w:delText>
              </w:r>
            </w:del>
            <w:r w:rsidRPr="00744DEF">
              <w:rPr>
                <w:rFonts w:ascii="Arial" w:hAnsi="Arial" w:cs="Arial"/>
                <w:color w:val="FF0000"/>
                <w:szCs w:val="21"/>
              </w:rPr>
              <w:t>)</w:t>
            </w:r>
            <w:r w:rsidRPr="00744DEF">
              <w:rPr>
                <w:rFonts w:ascii="Arial" w:hAnsi="Arial" w:cs="Arial" w:hint="eastAsia"/>
                <w:color w:val="FF0000"/>
                <w:szCs w:val="21"/>
              </w:rPr>
              <w:t>；</w:t>
            </w:r>
          </w:p>
        </w:tc>
      </w:tr>
    </w:tbl>
    <w:p w14:paraId="467E4EEB" w14:textId="77777777" w:rsidR="00114A70" w:rsidRPr="00433952" w:rsidRDefault="00114A70" w:rsidP="00433952">
      <w:pPr>
        <w:pStyle w:val="20"/>
        <w:numPr>
          <w:ilvl w:val="1"/>
          <w:numId w:val="3"/>
        </w:numPr>
        <w:spacing w:before="120" w:after="0" w:line="360" w:lineRule="auto"/>
        <w:rPr>
          <w:rFonts w:ascii="Arial" w:eastAsia="黑体" w:hAnsi="Arial" w:cs="Arial"/>
          <w:color w:val="000000" w:themeColor="text1"/>
          <w:sz w:val="24"/>
        </w:rPr>
      </w:pPr>
      <w:bookmarkStart w:id="2493" w:name="_Toc131162264"/>
      <w:bookmarkStart w:id="2494" w:name="_Toc131162270"/>
      <w:bookmarkStart w:id="2495" w:name="_Toc131162259"/>
      <w:bookmarkStart w:id="2496" w:name="_Toc137217321"/>
      <w:r w:rsidRPr="00A52A69">
        <w:rPr>
          <w:rFonts w:ascii="Arial" w:eastAsia="黑体" w:hAnsi="Arial" w:cs="Arial" w:hint="eastAsia"/>
          <w:color w:val="000000" w:themeColor="text1"/>
          <w:sz w:val="24"/>
          <w:szCs w:val="24"/>
        </w:rPr>
        <w:t>潜标</w:t>
      </w:r>
      <w:r>
        <w:rPr>
          <w:rFonts w:ascii="Arial" w:eastAsia="黑体" w:hAnsi="Arial" w:cs="Arial" w:hint="eastAsia"/>
          <w:color w:val="000000" w:themeColor="text1"/>
          <w:sz w:val="24"/>
          <w:szCs w:val="24"/>
        </w:rPr>
        <w:t>声学应答板</w:t>
      </w:r>
      <w:r w:rsidRPr="00A52A69">
        <w:rPr>
          <w:rFonts w:ascii="Arial" w:eastAsia="黑体" w:hAnsi="Arial" w:cs="Arial" w:hint="eastAsia"/>
          <w:color w:val="000000" w:themeColor="text1"/>
          <w:sz w:val="24"/>
          <w:szCs w:val="24"/>
        </w:rPr>
        <w:t>与潜标水通机板的串口通信</w:t>
      </w:r>
      <w:bookmarkEnd w:id="2493"/>
      <w:bookmarkEnd w:id="2496"/>
    </w:p>
    <w:p w14:paraId="76A66A48" w14:textId="02AAEA53" w:rsidR="00114A70" w:rsidRDefault="00114A70" w:rsidP="00114A70">
      <w:pPr>
        <w:spacing w:line="360" w:lineRule="auto"/>
        <w:ind w:firstLine="420"/>
        <w:rPr>
          <w:rFonts w:ascii="Arial" w:hAnsi="Arial" w:cs="Arial"/>
          <w:color w:val="000000" w:themeColor="text1"/>
          <w:szCs w:val="21"/>
        </w:rPr>
      </w:pPr>
      <w:r w:rsidRPr="00A52A69">
        <w:rPr>
          <w:rFonts w:ascii="Arial" w:hAnsi="Arial" w:cs="Arial" w:hint="eastAsia"/>
          <w:color w:val="000000" w:themeColor="text1"/>
          <w:szCs w:val="21"/>
        </w:rPr>
        <w:t>潜标</w:t>
      </w:r>
      <w:r>
        <w:rPr>
          <w:rFonts w:ascii="Arial" w:hAnsi="Arial" w:cs="Arial" w:hint="eastAsia"/>
          <w:color w:val="000000" w:themeColor="text1"/>
          <w:szCs w:val="21"/>
        </w:rPr>
        <w:t>声学应答板</w:t>
      </w:r>
      <w:r w:rsidRPr="00A52A69">
        <w:rPr>
          <w:rFonts w:ascii="Arial" w:hAnsi="Arial" w:cs="Arial" w:hint="eastAsia"/>
          <w:color w:val="000000" w:themeColor="text1"/>
          <w:szCs w:val="21"/>
        </w:rPr>
        <w:t>与潜标水通机板</w:t>
      </w:r>
      <w:r w:rsidRPr="00A52A69">
        <w:rPr>
          <w:rFonts w:ascii="Arial" w:hAnsi="Arial" w:cs="Arial"/>
          <w:color w:val="000000" w:themeColor="text1"/>
          <w:szCs w:val="21"/>
        </w:rPr>
        <w:t>之间</w:t>
      </w:r>
      <w:r w:rsidRPr="00A52A69">
        <w:rPr>
          <w:rFonts w:ascii="Arial" w:hAnsi="Arial" w:cs="Arial" w:hint="eastAsia"/>
          <w:color w:val="000000" w:themeColor="text1"/>
          <w:szCs w:val="21"/>
        </w:rPr>
        <w:t>通过串口</w:t>
      </w:r>
      <w:r w:rsidR="00F03894" w:rsidRPr="00C14764">
        <w:rPr>
          <w:rFonts w:ascii="Arial" w:hAnsi="Arial" w:cs="Arial"/>
          <w:szCs w:val="24"/>
        </w:rPr>
        <w:t>（</w:t>
      </w:r>
      <w:r w:rsidR="00F03894" w:rsidRPr="00C14764">
        <w:rPr>
          <w:rFonts w:ascii="Arial" w:hAnsi="Arial" w:cs="Arial" w:hint="eastAsia"/>
          <w:szCs w:val="24"/>
        </w:rPr>
        <w:t>RS232</w:t>
      </w:r>
      <w:r w:rsidR="00F03894" w:rsidRPr="00C14764">
        <w:rPr>
          <w:rFonts w:ascii="Arial" w:hAnsi="Arial" w:cs="Arial" w:hint="eastAsia"/>
          <w:szCs w:val="24"/>
        </w:rPr>
        <w:t>，</w:t>
      </w:r>
      <w:r w:rsidR="00F03894" w:rsidRPr="00C14764">
        <w:rPr>
          <w:rFonts w:ascii="Arial" w:cs="Arial" w:hint="eastAsia"/>
          <w:szCs w:val="24"/>
        </w:rPr>
        <w:t>波特率</w:t>
      </w:r>
      <w:r w:rsidR="00F03894">
        <w:rPr>
          <w:rFonts w:ascii="Arial" w:cs="Arial"/>
          <w:szCs w:val="24"/>
        </w:rPr>
        <w:t>1152</w:t>
      </w:r>
      <w:r w:rsidR="00F03894" w:rsidRPr="00C14764">
        <w:rPr>
          <w:rFonts w:ascii="Arial" w:cs="Arial"/>
          <w:szCs w:val="24"/>
        </w:rPr>
        <w:t>00</w:t>
      </w:r>
      <w:r w:rsidR="00F03894" w:rsidRPr="00C14764">
        <w:rPr>
          <w:rFonts w:ascii="Arial" w:cs="Arial" w:hint="eastAsia"/>
          <w:szCs w:val="24"/>
        </w:rPr>
        <w:t>，数据位</w:t>
      </w:r>
      <w:r w:rsidR="00F03894" w:rsidRPr="00C14764">
        <w:rPr>
          <w:rFonts w:ascii="Arial" w:cs="Arial" w:hint="eastAsia"/>
          <w:szCs w:val="24"/>
        </w:rPr>
        <w:t>8</w:t>
      </w:r>
      <w:r w:rsidR="00F03894" w:rsidRPr="00C14764">
        <w:rPr>
          <w:rFonts w:ascii="Arial" w:cs="Arial" w:hint="eastAsia"/>
          <w:szCs w:val="24"/>
        </w:rPr>
        <w:t>，停止位</w:t>
      </w:r>
      <w:r w:rsidR="00F03894" w:rsidRPr="00C14764">
        <w:rPr>
          <w:rFonts w:ascii="Arial" w:cs="Arial" w:hint="eastAsia"/>
          <w:szCs w:val="24"/>
        </w:rPr>
        <w:t>1</w:t>
      </w:r>
      <w:r w:rsidR="00F03894" w:rsidRPr="00C14764">
        <w:rPr>
          <w:rFonts w:ascii="Arial" w:cs="Arial" w:hint="eastAsia"/>
          <w:szCs w:val="24"/>
        </w:rPr>
        <w:t>，无奇偶校验）</w:t>
      </w:r>
      <w:r w:rsidRPr="00A52A69">
        <w:rPr>
          <w:rFonts w:ascii="Arial" w:hAnsi="Arial" w:cs="Arial"/>
          <w:color w:val="000000" w:themeColor="text1"/>
          <w:szCs w:val="21"/>
        </w:rPr>
        <w:t>采用</w:t>
      </w:r>
      <w:r w:rsidRPr="00A52A69">
        <w:rPr>
          <w:rFonts w:ascii="Arial" w:hAnsi="Arial" w:cs="Arial" w:hint="eastAsia"/>
          <w:color w:val="000000" w:themeColor="text1"/>
          <w:szCs w:val="21"/>
        </w:rPr>
        <w:t>水通机协议</w:t>
      </w:r>
      <w:r w:rsidRPr="00A52A69">
        <w:rPr>
          <w:rFonts w:ascii="Arial" w:hAnsi="Arial" w:cs="Arial"/>
          <w:color w:val="000000" w:themeColor="text1"/>
          <w:szCs w:val="21"/>
        </w:rPr>
        <w:t>进行命令和状态信息传送，通信内容包括上行数据和下行数据</w:t>
      </w:r>
      <w:r w:rsidRPr="00A52A69">
        <w:rPr>
          <w:rFonts w:ascii="Arial" w:hAnsi="Arial" w:cs="Arial" w:hint="eastAsia"/>
          <w:color w:val="000000" w:themeColor="text1"/>
          <w:szCs w:val="21"/>
        </w:rPr>
        <w:t>。</w:t>
      </w:r>
    </w:p>
    <w:p w14:paraId="694845FD" w14:textId="77777777" w:rsidR="00114A70" w:rsidRPr="00A52A69" w:rsidRDefault="00114A70" w:rsidP="00AC0620">
      <w:pPr>
        <w:pStyle w:val="30"/>
        <w:numPr>
          <w:ilvl w:val="2"/>
          <w:numId w:val="3"/>
        </w:numPr>
        <w:spacing w:beforeLines="50" w:before="156" w:after="0" w:line="360" w:lineRule="auto"/>
        <w:rPr>
          <w:rFonts w:ascii="Arial" w:eastAsia="黑体" w:hAnsi="Arial" w:cs="Arial"/>
          <w:color w:val="000000" w:themeColor="text1"/>
          <w:sz w:val="24"/>
          <w:szCs w:val="24"/>
        </w:rPr>
      </w:pPr>
      <w:bookmarkStart w:id="2497" w:name="_Toc131162265"/>
      <w:bookmarkStart w:id="2498" w:name="_Toc137217322"/>
      <w:r w:rsidRPr="00A52A69">
        <w:rPr>
          <w:rFonts w:ascii="Arial" w:eastAsia="黑体" w:hAnsi="Arial" w:cs="Arial" w:hint="eastAsia"/>
          <w:color w:val="000000" w:themeColor="text1"/>
          <w:sz w:val="24"/>
          <w:szCs w:val="24"/>
        </w:rPr>
        <w:t>方向说明</w:t>
      </w:r>
      <w:bookmarkEnd w:id="2497"/>
      <w:bookmarkEnd w:id="2498"/>
    </w:p>
    <w:p w14:paraId="14B1E23D" w14:textId="77777777" w:rsidR="00114A70" w:rsidRPr="00A52A69" w:rsidRDefault="00114A70" w:rsidP="00114A70">
      <w:pPr>
        <w:spacing w:line="360" w:lineRule="auto"/>
        <w:ind w:firstLineChars="200" w:firstLine="480"/>
        <w:rPr>
          <w:rFonts w:ascii="Arial" w:hAnsi="Arial" w:cs="Arial"/>
          <w:color w:val="000000" w:themeColor="text1"/>
          <w:szCs w:val="21"/>
        </w:rPr>
      </w:pPr>
      <w:r w:rsidRPr="00A52A69">
        <w:rPr>
          <w:rFonts w:ascii="Arial" w:hAnsi="Arial" w:cs="Arial"/>
          <w:color w:val="000000" w:themeColor="text1"/>
          <w:szCs w:val="21"/>
        </w:rPr>
        <w:t>下行：</w:t>
      </w:r>
      <w:r w:rsidRPr="00A52A69">
        <w:rPr>
          <w:rFonts w:ascii="Arial" w:hAnsi="Arial" w:cs="Arial" w:hint="eastAsia"/>
          <w:color w:val="000000" w:themeColor="text1"/>
          <w:szCs w:val="21"/>
        </w:rPr>
        <w:t>潜标</w:t>
      </w:r>
      <w:r>
        <w:rPr>
          <w:rFonts w:ascii="Arial" w:hAnsi="Arial" w:cs="Arial" w:hint="eastAsia"/>
          <w:color w:val="000000" w:themeColor="text1"/>
          <w:szCs w:val="21"/>
        </w:rPr>
        <w:t>声学应答板</w:t>
      </w:r>
      <w:r w:rsidRPr="00A52A69">
        <w:rPr>
          <w:rFonts w:ascii="Arial" w:hAnsi="Arial" w:cs="Arial"/>
          <w:color w:val="000000" w:themeColor="text1"/>
          <w:szCs w:val="21"/>
        </w:rPr>
        <w:t>-&gt;</w:t>
      </w:r>
      <w:r w:rsidRPr="00A52A69">
        <w:rPr>
          <w:rFonts w:ascii="Arial" w:hAnsi="Arial" w:cs="Arial" w:hint="eastAsia"/>
          <w:color w:val="000000" w:themeColor="text1"/>
          <w:szCs w:val="21"/>
        </w:rPr>
        <w:t>潜标水通机板</w:t>
      </w:r>
    </w:p>
    <w:p w14:paraId="07410426" w14:textId="77777777" w:rsidR="00114A70" w:rsidRPr="00A52A69" w:rsidRDefault="00114A70" w:rsidP="00114A70">
      <w:pPr>
        <w:spacing w:line="360" w:lineRule="auto"/>
        <w:ind w:firstLineChars="200" w:firstLine="480"/>
        <w:rPr>
          <w:rFonts w:ascii="Arial" w:hAnsi="Arial" w:cs="Arial"/>
          <w:color w:val="000000" w:themeColor="text1"/>
          <w:szCs w:val="21"/>
        </w:rPr>
      </w:pPr>
      <w:r w:rsidRPr="00A52A69">
        <w:rPr>
          <w:rFonts w:ascii="Arial" w:hAnsi="Arial" w:cs="Arial"/>
          <w:color w:val="000000" w:themeColor="text1"/>
          <w:szCs w:val="21"/>
        </w:rPr>
        <w:t>上行：</w:t>
      </w:r>
      <w:r w:rsidRPr="00A52A69">
        <w:rPr>
          <w:rFonts w:ascii="Arial" w:hAnsi="Arial" w:cs="Arial" w:hint="eastAsia"/>
          <w:color w:val="000000" w:themeColor="text1"/>
          <w:szCs w:val="21"/>
        </w:rPr>
        <w:t>潜标水通机板</w:t>
      </w:r>
      <w:r w:rsidRPr="00A52A69">
        <w:rPr>
          <w:rFonts w:ascii="Arial" w:hAnsi="Arial" w:cs="Arial"/>
          <w:color w:val="000000" w:themeColor="text1"/>
          <w:szCs w:val="21"/>
        </w:rPr>
        <w:t>-&gt;</w:t>
      </w:r>
      <w:r w:rsidRPr="00A52A69">
        <w:rPr>
          <w:rFonts w:ascii="Arial" w:hAnsi="Arial" w:cs="Arial" w:hint="eastAsia"/>
          <w:color w:val="000000" w:themeColor="text1"/>
          <w:szCs w:val="21"/>
        </w:rPr>
        <w:t>潜标</w:t>
      </w:r>
      <w:r>
        <w:rPr>
          <w:rFonts w:ascii="Arial" w:hAnsi="Arial" w:cs="Arial" w:hint="eastAsia"/>
          <w:color w:val="000000" w:themeColor="text1"/>
          <w:szCs w:val="21"/>
        </w:rPr>
        <w:t>声学应答板</w:t>
      </w:r>
    </w:p>
    <w:p w14:paraId="6448CBF1" w14:textId="3BDC8906" w:rsidR="00114A70" w:rsidRDefault="00114A70" w:rsidP="00AC0620">
      <w:pPr>
        <w:pStyle w:val="30"/>
        <w:numPr>
          <w:ilvl w:val="2"/>
          <w:numId w:val="3"/>
        </w:numPr>
        <w:spacing w:beforeLines="50" w:before="156" w:after="0" w:line="360" w:lineRule="auto"/>
        <w:rPr>
          <w:ins w:id="2499" w:author="Microsoft Office User" w:date="2023-06-09T15:19:00Z"/>
          <w:rFonts w:ascii="Arial" w:eastAsia="黑体" w:hAnsi="Arial" w:cs="Arial"/>
          <w:color w:val="000000" w:themeColor="text1"/>
          <w:sz w:val="24"/>
          <w:szCs w:val="24"/>
        </w:rPr>
      </w:pPr>
      <w:bookmarkStart w:id="2500" w:name="_Toc131162266"/>
      <w:bookmarkStart w:id="2501" w:name="_Toc137217323"/>
      <w:r w:rsidRPr="00A52A69">
        <w:rPr>
          <w:rFonts w:ascii="Arial" w:eastAsia="黑体" w:hAnsi="Arial" w:cs="Arial"/>
          <w:color w:val="000000" w:themeColor="text1"/>
          <w:sz w:val="24"/>
          <w:szCs w:val="24"/>
        </w:rPr>
        <w:t>通信协议格式</w:t>
      </w:r>
      <w:bookmarkEnd w:id="2500"/>
      <w:bookmarkEnd w:id="250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96"/>
        <w:gridCol w:w="1292"/>
        <w:gridCol w:w="1292"/>
        <w:gridCol w:w="1293"/>
        <w:gridCol w:w="1292"/>
        <w:gridCol w:w="1293"/>
      </w:tblGrid>
      <w:tr w:rsidR="00C2385F" w:rsidRPr="00BB02AD" w14:paraId="6EEB282F" w14:textId="77777777" w:rsidTr="0004734D">
        <w:trPr>
          <w:trHeight w:val="359"/>
          <w:jc w:val="center"/>
          <w:ins w:id="2502" w:author="Microsoft Office User" w:date="2023-06-09T15:21:00Z"/>
        </w:trPr>
        <w:tc>
          <w:tcPr>
            <w:tcW w:w="1996" w:type="dxa"/>
            <w:shd w:val="clear" w:color="auto" w:fill="D9D9D9"/>
            <w:vAlign w:val="center"/>
          </w:tcPr>
          <w:p w14:paraId="26EC6F92" w14:textId="77777777" w:rsidR="00C2385F" w:rsidRPr="00BB02AD" w:rsidRDefault="00C2385F" w:rsidP="0004734D">
            <w:pPr>
              <w:jc w:val="center"/>
              <w:rPr>
                <w:ins w:id="2503" w:author="Microsoft Office User" w:date="2023-06-09T15:21:00Z"/>
                <w:rFonts w:ascii="Arial" w:hAnsi="Arial" w:cs="Arial"/>
                <w:b/>
                <w:color w:val="000000" w:themeColor="text1"/>
                <w:szCs w:val="21"/>
              </w:rPr>
            </w:pPr>
            <w:ins w:id="2504" w:author="Microsoft Office User" w:date="2023-06-09T15:21:00Z">
              <w:r w:rsidRPr="00BB02AD">
                <w:rPr>
                  <w:rFonts w:ascii="Arial" w:hAnsi="Arial" w:cs="Arial"/>
                  <w:b/>
                  <w:color w:val="000000" w:themeColor="text1"/>
                  <w:szCs w:val="21"/>
                </w:rPr>
                <w:t>帧头</w:t>
              </w:r>
            </w:ins>
          </w:p>
        </w:tc>
        <w:tc>
          <w:tcPr>
            <w:tcW w:w="1292" w:type="dxa"/>
            <w:shd w:val="clear" w:color="auto" w:fill="D9D9D9"/>
            <w:vAlign w:val="center"/>
          </w:tcPr>
          <w:p w14:paraId="5780F78C" w14:textId="77777777" w:rsidR="00C2385F" w:rsidRPr="00BB02AD" w:rsidRDefault="00C2385F" w:rsidP="0004734D">
            <w:pPr>
              <w:jc w:val="center"/>
              <w:rPr>
                <w:ins w:id="2505" w:author="Microsoft Office User" w:date="2023-06-09T15:21:00Z"/>
                <w:rFonts w:ascii="Arial" w:hAnsi="Arial" w:cs="Arial"/>
                <w:b/>
                <w:color w:val="000000" w:themeColor="text1"/>
                <w:szCs w:val="21"/>
              </w:rPr>
            </w:pPr>
            <w:ins w:id="2506" w:author="Microsoft Office User" w:date="2023-06-09T15:21:00Z">
              <w:r w:rsidRPr="00BB02AD">
                <w:rPr>
                  <w:rFonts w:ascii="Arial" w:hAnsi="Arial" w:cs="Arial"/>
                  <w:b/>
                  <w:color w:val="000000" w:themeColor="text1"/>
                  <w:szCs w:val="21"/>
                </w:rPr>
                <w:t>长度</w:t>
              </w:r>
            </w:ins>
          </w:p>
        </w:tc>
        <w:tc>
          <w:tcPr>
            <w:tcW w:w="1292" w:type="dxa"/>
            <w:shd w:val="clear" w:color="auto" w:fill="D9D9D9"/>
            <w:vAlign w:val="center"/>
          </w:tcPr>
          <w:p w14:paraId="09A5A8F4" w14:textId="77777777" w:rsidR="00C2385F" w:rsidRPr="00BB02AD" w:rsidRDefault="00C2385F" w:rsidP="0004734D">
            <w:pPr>
              <w:jc w:val="center"/>
              <w:rPr>
                <w:ins w:id="2507" w:author="Microsoft Office User" w:date="2023-06-09T15:21:00Z"/>
                <w:rFonts w:ascii="Arial" w:hAnsi="Arial" w:cs="Arial"/>
                <w:b/>
                <w:color w:val="000000" w:themeColor="text1"/>
                <w:szCs w:val="21"/>
              </w:rPr>
            </w:pPr>
            <w:ins w:id="2508" w:author="Microsoft Office User" w:date="2023-06-09T15:21:00Z">
              <w:r w:rsidRPr="00BB02AD">
                <w:rPr>
                  <w:rFonts w:ascii="Arial" w:hAnsi="Arial" w:cs="Arial"/>
                  <w:b/>
                  <w:color w:val="000000" w:themeColor="text1"/>
                  <w:szCs w:val="21"/>
                </w:rPr>
                <w:t>保留</w:t>
              </w:r>
            </w:ins>
          </w:p>
        </w:tc>
        <w:tc>
          <w:tcPr>
            <w:tcW w:w="1293" w:type="dxa"/>
            <w:shd w:val="clear" w:color="auto" w:fill="D9D9D9"/>
            <w:vAlign w:val="center"/>
          </w:tcPr>
          <w:p w14:paraId="334F4C1E" w14:textId="77777777" w:rsidR="00C2385F" w:rsidRPr="00BB02AD" w:rsidRDefault="00C2385F" w:rsidP="0004734D">
            <w:pPr>
              <w:jc w:val="center"/>
              <w:rPr>
                <w:ins w:id="2509" w:author="Microsoft Office User" w:date="2023-06-09T15:21:00Z"/>
                <w:rFonts w:ascii="Arial" w:hAnsi="Arial" w:cs="Arial"/>
                <w:b/>
                <w:color w:val="000000" w:themeColor="text1"/>
                <w:szCs w:val="21"/>
              </w:rPr>
            </w:pPr>
            <w:ins w:id="2510" w:author="Microsoft Office User" w:date="2023-06-09T15:21:00Z">
              <w:r w:rsidRPr="00BB02AD">
                <w:rPr>
                  <w:rFonts w:ascii="Arial" w:hAnsi="Arial" w:cs="Arial"/>
                  <w:b/>
                  <w:color w:val="000000" w:themeColor="text1"/>
                  <w:szCs w:val="21"/>
                </w:rPr>
                <w:t>类型</w:t>
              </w:r>
            </w:ins>
          </w:p>
        </w:tc>
        <w:tc>
          <w:tcPr>
            <w:tcW w:w="1292" w:type="dxa"/>
            <w:shd w:val="clear" w:color="auto" w:fill="D9D9D9"/>
            <w:vAlign w:val="center"/>
          </w:tcPr>
          <w:p w14:paraId="0427EC93" w14:textId="77777777" w:rsidR="00C2385F" w:rsidRPr="00BB02AD" w:rsidRDefault="00C2385F" w:rsidP="0004734D">
            <w:pPr>
              <w:jc w:val="center"/>
              <w:rPr>
                <w:ins w:id="2511" w:author="Microsoft Office User" w:date="2023-06-09T15:21:00Z"/>
                <w:rFonts w:ascii="Arial" w:hAnsi="Arial" w:cs="Arial"/>
                <w:b/>
                <w:color w:val="000000" w:themeColor="text1"/>
                <w:szCs w:val="21"/>
              </w:rPr>
            </w:pPr>
            <w:ins w:id="2512" w:author="Microsoft Office User" w:date="2023-06-09T15:21:00Z">
              <w:r w:rsidRPr="00BB02AD">
                <w:rPr>
                  <w:rFonts w:ascii="Arial" w:hAnsi="Arial" w:cs="Arial"/>
                  <w:b/>
                  <w:color w:val="000000" w:themeColor="text1"/>
                  <w:szCs w:val="21"/>
                </w:rPr>
                <w:t>数据内容</w:t>
              </w:r>
            </w:ins>
          </w:p>
        </w:tc>
        <w:tc>
          <w:tcPr>
            <w:tcW w:w="1293" w:type="dxa"/>
            <w:shd w:val="clear" w:color="auto" w:fill="D9D9D9"/>
            <w:vAlign w:val="center"/>
          </w:tcPr>
          <w:p w14:paraId="0AAB766F" w14:textId="77777777" w:rsidR="00C2385F" w:rsidRPr="00BB02AD" w:rsidRDefault="00C2385F" w:rsidP="0004734D">
            <w:pPr>
              <w:jc w:val="center"/>
              <w:rPr>
                <w:ins w:id="2513" w:author="Microsoft Office User" w:date="2023-06-09T15:21:00Z"/>
                <w:rFonts w:ascii="Arial" w:hAnsi="Arial" w:cs="Arial"/>
                <w:b/>
                <w:color w:val="000000" w:themeColor="text1"/>
                <w:szCs w:val="21"/>
              </w:rPr>
            </w:pPr>
            <w:ins w:id="2514" w:author="Microsoft Office User" w:date="2023-06-09T15:21:00Z">
              <w:r w:rsidRPr="00BB02AD">
                <w:rPr>
                  <w:rFonts w:ascii="Arial" w:hAnsi="Arial" w:cs="Arial"/>
                  <w:b/>
                  <w:color w:val="000000" w:themeColor="text1"/>
                  <w:szCs w:val="21"/>
                </w:rPr>
                <w:t>校验和</w:t>
              </w:r>
            </w:ins>
          </w:p>
        </w:tc>
      </w:tr>
      <w:tr w:rsidR="00C2385F" w:rsidRPr="00BB02AD" w14:paraId="2038E075" w14:textId="77777777" w:rsidTr="0004734D">
        <w:trPr>
          <w:trHeight w:val="448"/>
          <w:jc w:val="center"/>
          <w:ins w:id="2515" w:author="Microsoft Office User" w:date="2023-06-09T15:21:00Z"/>
        </w:trPr>
        <w:tc>
          <w:tcPr>
            <w:tcW w:w="1996" w:type="dxa"/>
            <w:vAlign w:val="center"/>
          </w:tcPr>
          <w:p w14:paraId="4E718531" w14:textId="77777777" w:rsidR="00C2385F" w:rsidRPr="00BB02AD" w:rsidRDefault="00C2385F" w:rsidP="0004734D">
            <w:pPr>
              <w:jc w:val="center"/>
              <w:rPr>
                <w:ins w:id="2516" w:author="Microsoft Office User" w:date="2023-06-09T15:21:00Z"/>
                <w:rFonts w:ascii="Arial" w:hAnsi="Arial" w:cs="Arial"/>
                <w:color w:val="000000" w:themeColor="text1"/>
                <w:szCs w:val="21"/>
              </w:rPr>
            </w:pPr>
            <w:ins w:id="2517" w:author="Microsoft Office User" w:date="2023-06-09T15:21:00Z">
              <w:r w:rsidRPr="00BB02AD">
                <w:rPr>
                  <w:rFonts w:ascii="Arial" w:hAnsi="Arial" w:cs="Arial"/>
                  <w:color w:val="000000" w:themeColor="text1"/>
                  <w:szCs w:val="21"/>
                </w:rPr>
                <w:t>1byte</w:t>
              </w:r>
              <w:r w:rsidRPr="00BB02AD">
                <w:rPr>
                  <w:rFonts w:ascii="Arial" w:hAnsi="Arial" w:cs="Arial"/>
                  <w:color w:val="000000" w:themeColor="text1"/>
                  <w:szCs w:val="21"/>
                </w:rPr>
                <w:t>（</w:t>
              </w:r>
              <w:r w:rsidRPr="00BB02AD">
                <w:rPr>
                  <w:rFonts w:ascii="Arial" w:hAnsi="Arial" w:cs="Arial"/>
                  <w:color w:val="000000" w:themeColor="text1"/>
                  <w:szCs w:val="21"/>
                </w:rPr>
                <w:t>0xAA</w:t>
              </w:r>
              <w:r w:rsidRPr="00BB02AD">
                <w:rPr>
                  <w:rFonts w:ascii="Arial" w:hAnsi="Arial" w:cs="Arial"/>
                  <w:color w:val="000000" w:themeColor="text1"/>
                  <w:szCs w:val="21"/>
                </w:rPr>
                <w:t>）</w:t>
              </w:r>
            </w:ins>
          </w:p>
        </w:tc>
        <w:tc>
          <w:tcPr>
            <w:tcW w:w="1292" w:type="dxa"/>
            <w:vAlign w:val="center"/>
          </w:tcPr>
          <w:p w14:paraId="740F74DA" w14:textId="77777777" w:rsidR="00C2385F" w:rsidRPr="00BB02AD" w:rsidRDefault="00C2385F" w:rsidP="0004734D">
            <w:pPr>
              <w:jc w:val="center"/>
              <w:rPr>
                <w:ins w:id="2518" w:author="Microsoft Office User" w:date="2023-06-09T15:21:00Z"/>
                <w:rFonts w:ascii="Arial" w:hAnsi="Arial" w:cs="Arial"/>
                <w:color w:val="000000" w:themeColor="text1"/>
                <w:szCs w:val="21"/>
              </w:rPr>
            </w:pPr>
            <w:ins w:id="2519" w:author="Microsoft Office User" w:date="2023-06-09T15:21:00Z">
              <w:r w:rsidRPr="00BB02AD">
                <w:rPr>
                  <w:rFonts w:ascii="Arial" w:hAnsi="Arial" w:cs="Arial"/>
                  <w:color w:val="000000" w:themeColor="text1"/>
                  <w:szCs w:val="21"/>
                </w:rPr>
                <w:t>2bytes</w:t>
              </w:r>
            </w:ins>
          </w:p>
        </w:tc>
        <w:tc>
          <w:tcPr>
            <w:tcW w:w="1292" w:type="dxa"/>
            <w:vAlign w:val="center"/>
          </w:tcPr>
          <w:p w14:paraId="1002B70D" w14:textId="77777777" w:rsidR="00C2385F" w:rsidRPr="00BB02AD" w:rsidRDefault="00C2385F" w:rsidP="0004734D">
            <w:pPr>
              <w:jc w:val="center"/>
              <w:rPr>
                <w:ins w:id="2520" w:author="Microsoft Office User" w:date="2023-06-09T15:21:00Z"/>
                <w:rFonts w:ascii="Arial" w:hAnsi="Arial" w:cs="Arial"/>
                <w:color w:val="000000" w:themeColor="text1"/>
                <w:szCs w:val="21"/>
              </w:rPr>
            </w:pPr>
            <w:ins w:id="2521" w:author="Microsoft Office User" w:date="2023-06-09T15:21:00Z">
              <w:r w:rsidRPr="00BB02AD">
                <w:rPr>
                  <w:rFonts w:ascii="Arial" w:hAnsi="Arial" w:cs="Arial"/>
                  <w:color w:val="000000" w:themeColor="text1"/>
                  <w:szCs w:val="21"/>
                </w:rPr>
                <w:t>2bytes</w:t>
              </w:r>
            </w:ins>
          </w:p>
        </w:tc>
        <w:tc>
          <w:tcPr>
            <w:tcW w:w="1293" w:type="dxa"/>
            <w:vAlign w:val="center"/>
          </w:tcPr>
          <w:p w14:paraId="533517E8" w14:textId="77777777" w:rsidR="00C2385F" w:rsidRPr="00BB02AD" w:rsidRDefault="00C2385F" w:rsidP="0004734D">
            <w:pPr>
              <w:jc w:val="center"/>
              <w:rPr>
                <w:ins w:id="2522" w:author="Microsoft Office User" w:date="2023-06-09T15:21:00Z"/>
                <w:rFonts w:ascii="Arial" w:hAnsi="Arial" w:cs="Arial"/>
                <w:color w:val="000000" w:themeColor="text1"/>
                <w:szCs w:val="21"/>
              </w:rPr>
            </w:pPr>
            <w:ins w:id="2523" w:author="Microsoft Office User" w:date="2023-06-09T15:21:00Z">
              <w:r w:rsidRPr="00BB02AD">
                <w:rPr>
                  <w:rFonts w:ascii="Arial" w:hAnsi="Arial" w:cs="Arial"/>
                  <w:color w:val="000000" w:themeColor="text1"/>
                  <w:szCs w:val="21"/>
                </w:rPr>
                <w:t>1byte</w:t>
              </w:r>
            </w:ins>
          </w:p>
        </w:tc>
        <w:tc>
          <w:tcPr>
            <w:tcW w:w="1292" w:type="dxa"/>
            <w:vAlign w:val="center"/>
          </w:tcPr>
          <w:p w14:paraId="36E3033D" w14:textId="77777777" w:rsidR="00C2385F" w:rsidRPr="00BB02AD" w:rsidRDefault="00C2385F" w:rsidP="0004734D">
            <w:pPr>
              <w:jc w:val="center"/>
              <w:rPr>
                <w:ins w:id="2524" w:author="Microsoft Office User" w:date="2023-06-09T15:21:00Z"/>
                <w:rFonts w:ascii="Arial" w:hAnsi="Arial" w:cs="Arial"/>
                <w:color w:val="000000" w:themeColor="text1"/>
                <w:szCs w:val="21"/>
              </w:rPr>
            </w:pPr>
            <w:ins w:id="2525" w:author="Microsoft Office User" w:date="2023-06-09T15:21:00Z">
              <w:r w:rsidRPr="00BB02AD">
                <w:rPr>
                  <w:rFonts w:ascii="Arial" w:hAnsi="Arial" w:cs="Arial"/>
                  <w:color w:val="000000" w:themeColor="text1"/>
                  <w:szCs w:val="21"/>
                </w:rPr>
                <w:t>Nbytes</w:t>
              </w:r>
            </w:ins>
          </w:p>
        </w:tc>
        <w:tc>
          <w:tcPr>
            <w:tcW w:w="1293" w:type="dxa"/>
            <w:vAlign w:val="center"/>
          </w:tcPr>
          <w:p w14:paraId="3DFFFA7A" w14:textId="77777777" w:rsidR="00C2385F" w:rsidRPr="00BB02AD" w:rsidRDefault="00C2385F" w:rsidP="0004734D">
            <w:pPr>
              <w:jc w:val="center"/>
              <w:rPr>
                <w:ins w:id="2526" w:author="Microsoft Office User" w:date="2023-06-09T15:21:00Z"/>
                <w:rFonts w:ascii="Arial" w:hAnsi="Arial" w:cs="Arial"/>
                <w:color w:val="000000" w:themeColor="text1"/>
                <w:szCs w:val="21"/>
              </w:rPr>
            </w:pPr>
            <w:ins w:id="2527" w:author="Microsoft Office User" w:date="2023-06-09T15:21:00Z">
              <w:r w:rsidRPr="00BB02AD">
                <w:rPr>
                  <w:rFonts w:ascii="Arial" w:hAnsi="Arial" w:cs="Arial"/>
                  <w:color w:val="000000" w:themeColor="text1"/>
                  <w:szCs w:val="21"/>
                </w:rPr>
                <w:t>2bytes</w:t>
              </w:r>
            </w:ins>
          </w:p>
        </w:tc>
      </w:tr>
    </w:tbl>
    <w:p w14:paraId="41079C94" w14:textId="77777777" w:rsidR="00C2385F" w:rsidRPr="00A52A69" w:rsidRDefault="00C2385F" w:rsidP="00C2385F">
      <w:pPr>
        <w:spacing w:line="360" w:lineRule="auto"/>
        <w:ind w:firstLineChars="100" w:firstLine="240"/>
        <w:rPr>
          <w:ins w:id="2528" w:author="Microsoft Office User" w:date="2023-06-09T15:21:00Z"/>
          <w:rFonts w:ascii="Arial" w:hAnsi="Arial" w:cs="Arial"/>
          <w:color w:val="000000" w:themeColor="text1"/>
          <w:szCs w:val="21"/>
        </w:rPr>
      </w:pPr>
      <w:ins w:id="2529" w:author="Microsoft Office User" w:date="2023-06-09T15:21:00Z">
        <w:r w:rsidRPr="00A52A69">
          <w:rPr>
            <w:rFonts w:ascii="Arial" w:hAnsi="Arial" w:cs="Arial"/>
            <w:color w:val="000000" w:themeColor="text1"/>
            <w:szCs w:val="21"/>
          </w:rPr>
          <w:t>其中：</w:t>
        </w:r>
      </w:ins>
    </w:p>
    <w:p w14:paraId="5C0EBCD2" w14:textId="77777777" w:rsidR="00C2385F" w:rsidRPr="00343443" w:rsidRDefault="00C2385F" w:rsidP="00C2385F">
      <w:pPr>
        <w:numPr>
          <w:ilvl w:val="0"/>
          <w:numId w:val="20"/>
        </w:numPr>
        <w:spacing w:line="360" w:lineRule="auto"/>
        <w:rPr>
          <w:ins w:id="2530" w:author="Microsoft Office User" w:date="2023-06-09T15:21:00Z"/>
          <w:rFonts w:ascii="Arial" w:hAnsi="Arial" w:cs="Arial"/>
          <w:color w:val="000000" w:themeColor="text1"/>
          <w:szCs w:val="21"/>
        </w:rPr>
      </w:pPr>
      <w:ins w:id="2531" w:author="Microsoft Office User" w:date="2023-06-09T15:21:00Z">
        <w:r w:rsidRPr="00343443">
          <w:rPr>
            <w:rFonts w:ascii="Arial" w:hAnsi="Arial" w:cs="Arial"/>
            <w:color w:val="000000" w:themeColor="text1"/>
            <w:szCs w:val="21"/>
          </w:rPr>
          <w:t>保留的</w:t>
        </w:r>
        <w:r>
          <w:rPr>
            <w:rFonts w:ascii="Arial" w:hAnsi="Arial" w:cs="Arial"/>
            <w:color w:val="000000" w:themeColor="text1"/>
            <w:szCs w:val="21"/>
          </w:rPr>
          <w:t>2</w:t>
        </w:r>
        <w:r w:rsidRPr="00343443">
          <w:rPr>
            <w:rFonts w:ascii="Arial" w:hAnsi="Arial" w:cs="Arial"/>
            <w:color w:val="000000" w:themeColor="text1"/>
            <w:szCs w:val="21"/>
          </w:rPr>
          <w:t>个字节为扩展用，默认值为</w:t>
        </w:r>
        <w:r w:rsidRPr="00343443">
          <w:rPr>
            <w:rFonts w:ascii="Arial" w:hAnsi="Arial" w:cs="Arial"/>
            <w:color w:val="000000" w:themeColor="text1"/>
            <w:szCs w:val="21"/>
          </w:rPr>
          <w:t>0</w:t>
        </w:r>
        <w:r w:rsidRPr="00343443">
          <w:rPr>
            <w:rFonts w:ascii="Arial" w:hAnsi="Arial" w:cs="Arial"/>
            <w:color w:val="000000" w:themeColor="text1"/>
            <w:szCs w:val="21"/>
          </w:rPr>
          <w:t>；</w:t>
        </w:r>
      </w:ins>
    </w:p>
    <w:p w14:paraId="3C6EA313" w14:textId="77777777" w:rsidR="00C2385F" w:rsidRPr="00343443" w:rsidRDefault="00C2385F" w:rsidP="00C2385F">
      <w:pPr>
        <w:numPr>
          <w:ilvl w:val="0"/>
          <w:numId w:val="20"/>
        </w:numPr>
        <w:spacing w:line="360" w:lineRule="auto"/>
        <w:rPr>
          <w:ins w:id="2532" w:author="Microsoft Office User" w:date="2023-06-09T15:21:00Z"/>
          <w:rFonts w:ascii="Arial" w:hAnsi="Arial" w:cs="Arial"/>
          <w:color w:val="000000" w:themeColor="text1"/>
          <w:szCs w:val="21"/>
        </w:rPr>
      </w:pPr>
      <w:ins w:id="2533" w:author="Microsoft Office User" w:date="2023-06-09T15:21:00Z">
        <w:r w:rsidRPr="00343443">
          <w:rPr>
            <w:rFonts w:ascii="Arial" w:hAnsi="Arial" w:cs="Arial"/>
            <w:color w:val="000000" w:themeColor="text1"/>
            <w:szCs w:val="21"/>
          </w:rPr>
          <w:t>数据长度为保留</w:t>
        </w:r>
        <w:r w:rsidRPr="00343443">
          <w:rPr>
            <w:rFonts w:ascii="Arial" w:hAnsi="Arial" w:cs="Arial" w:hint="eastAsia"/>
            <w:color w:val="000000" w:themeColor="text1"/>
            <w:szCs w:val="21"/>
          </w:rPr>
          <w:t>、</w:t>
        </w:r>
        <w:r w:rsidRPr="00343443">
          <w:rPr>
            <w:rFonts w:ascii="Arial" w:hAnsi="Arial" w:cs="Arial"/>
            <w:color w:val="000000" w:themeColor="text1"/>
            <w:szCs w:val="21"/>
          </w:rPr>
          <w:t>类型、数据内容和校验和的总字节数；</w:t>
        </w:r>
      </w:ins>
    </w:p>
    <w:p w14:paraId="7B72E11F" w14:textId="77777777" w:rsidR="00C2385F" w:rsidRPr="00343443" w:rsidRDefault="00C2385F" w:rsidP="00C2385F">
      <w:pPr>
        <w:numPr>
          <w:ilvl w:val="0"/>
          <w:numId w:val="20"/>
        </w:numPr>
        <w:spacing w:line="360" w:lineRule="auto"/>
        <w:rPr>
          <w:ins w:id="2534" w:author="Microsoft Office User" w:date="2023-06-09T15:21:00Z"/>
          <w:rFonts w:ascii="Arial" w:hAnsi="Arial" w:cs="Arial"/>
          <w:color w:val="000000" w:themeColor="text1"/>
          <w:szCs w:val="21"/>
        </w:rPr>
      </w:pPr>
      <w:ins w:id="2535" w:author="Microsoft Office User" w:date="2023-06-09T15:21:00Z">
        <w:r w:rsidRPr="00343443">
          <w:rPr>
            <w:rFonts w:ascii="Arial" w:hAnsi="Arial" w:cs="Arial"/>
            <w:color w:val="000000" w:themeColor="text1"/>
            <w:szCs w:val="21"/>
          </w:rPr>
          <w:t>CRC</w:t>
        </w:r>
        <w:r w:rsidRPr="00343443">
          <w:rPr>
            <w:rFonts w:ascii="Arial" w:hAnsi="Arial" w:cs="Arial"/>
            <w:color w:val="000000" w:themeColor="text1"/>
            <w:szCs w:val="21"/>
          </w:rPr>
          <w:t>校验和由保留、类型和数据内容共同参与计算；</w:t>
        </w:r>
      </w:ins>
    </w:p>
    <w:p w14:paraId="1681700B" w14:textId="31F75EF1" w:rsidR="00C2385F" w:rsidRPr="00C2385F" w:rsidRDefault="00C2385F" w:rsidP="00C2385F">
      <w:pPr>
        <w:numPr>
          <w:ilvl w:val="0"/>
          <w:numId w:val="20"/>
        </w:numPr>
        <w:spacing w:line="360" w:lineRule="auto"/>
        <w:rPr>
          <w:rFonts w:ascii="Arial" w:hAnsi="Arial" w:cs="Arial" w:hint="eastAsia"/>
          <w:color w:val="000000" w:themeColor="text1"/>
          <w:szCs w:val="21"/>
          <w:rPrChange w:id="2536" w:author="Microsoft Office User" w:date="2023-06-09T15:21:00Z">
            <w:rPr>
              <w:rFonts w:ascii="Arial" w:eastAsia="黑体" w:hAnsi="Arial" w:cs="Arial"/>
              <w:color w:val="000000" w:themeColor="text1"/>
              <w:sz w:val="24"/>
              <w:szCs w:val="24"/>
            </w:rPr>
          </w:rPrChange>
        </w:rPr>
        <w:pPrChange w:id="2537" w:author="Microsoft Office User" w:date="2023-06-09T15:19:00Z">
          <w:pPr>
            <w:pStyle w:val="30"/>
            <w:numPr>
              <w:ilvl w:val="2"/>
              <w:numId w:val="3"/>
            </w:numPr>
            <w:spacing w:beforeLines="50" w:before="156" w:after="0" w:line="360" w:lineRule="auto"/>
            <w:ind w:left="709" w:hanging="709"/>
          </w:pPr>
        </w:pPrChange>
      </w:pPr>
      <w:ins w:id="2538" w:author="Microsoft Office User" w:date="2023-06-09T15:21:00Z">
        <w:r w:rsidRPr="00343443">
          <w:rPr>
            <w:rFonts w:ascii="Arial" w:hAnsi="Arial" w:cs="Arial"/>
            <w:color w:val="000000" w:themeColor="text1"/>
            <w:szCs w:val="21"/>
          </w:rPr>
          <w:t>数据内容占用</w:t>
        </w:r>
        <w:r w:rsidRPr="00343443">
          <w:rPr>
            <w:rFonts w:ascii="Arial" w:hAnsi="Arial" w:cs="Arial"/>
            <w:color w:val="000000" w:themeColor="text1"/>
            <w:szCs w:val="21"/>
          </w:rPr>
          <w:t>2</w:t>
        </w:r>
        <w:r w:rsidRPr="00343443">
          <w:rPr>
            <w:rFonts w:ascii="Arial" w:hAnsi="Arial" w:cs="Arial"/>
            <w:color w:val="000000" w:themeColor="text1"/>
            <w:szCs w:val="21"/>
          </w:rPr>
          <w:t>个字节时，先发低位，再发高位；</w:t>
        </w:r>
      </w:ins>
    </w:p>
    <w:p w14:paraId="57C4C7D9" w14:textId="3680C52B" w:rsidR="00114A70" w:rsidDel="00C2385F" w:rsidRDefault="00114A70" w:rsidP="00114A70">
      <w:pPr>
        <w:ind w:firstLineChars="100" w:firstLine="240"/>
        <w:rPr>
          <w:del w:id="2539" w:author="Microsoft Office User" w:date="2023-06-09T15:19:00Z"/>
          <w:color w:val="000000" w:themeColor="text1"/>
        </w:rPr>
      </w:pPr>
      <w:del w:id="2540" w:author="Microsoft Office User" w:date="2023-06-09T15:19:00Z">
        <w:r w:rsidRPr="00A52A69" w:rsidDel="00C2385F">
          <w:rPr>
            <w:rFonts w:hint="eastAsia"/>
            <w:color w:val="000000" w:themeColor="text1"/>
          </w:rPr>
          <w:lastRenderedPageBreak/>
          <w:delText>命令协议格式：</w:delText>
        </w:r>
        <w:bookmarkStart w:id="2541" w:name="_Toc137217324"/>
        <w:bookmarkEnd w:id="2541"/>
      </w:del>
    </w:p>
    <w:tbl>
      <w:tblPr>
        <w:tblStyle w:val="a4"/>
        <w:tblW w:w="0" w:type="auto"/>
        <w:jc w:val="center"/>
        <w:tblLook w:val="04A0" w:firstRow="1" w:lastRow="0" w:firstColumn="1" w:lastColumn="0" w:noHBand="0" w:noVBand="1"/>
      </w:tblPr>
      <w:tblGrid>
        <w:gridCol w:w="846"/>
        <w:gridCol w:w="1559"/>
        <w:gridCol w:w="1559"/>
        <w:gridCol w:w="1418"/>
        <w:gridCol w:w="3105"/>
      </w:tblGrid>
      <w:tr w:rsidR="00682B05" w:rsidRPr="00A52A69" w:rsidDel="00C2385F" w14:paraId="34505171" w14:textId="6D18007F" w:rsidTr="007268AC">
        <w:trPr>
          <w:jc w:val="center"/>
          <w:del w:id="2542" w:author="Microsoft Office User" w:date="2023-06-09T15:19:00Z"/>
        </w:trPr>
        <w:tc>
          <w:tcPr>
            <w:tcW w:w="846" w:type="dxa"/>
            <w:shd w:val="clear" w:color="auto" w:fill="BFBFBF" w:themeFill="background1" w:themeFillShade="BF"/>
            <w:vAlign w:val="center"/>
          </w:tcPr>
          <w:p w14:paraId="2F2C5935" w14:textId="24757C0F" w:rsidR="00682B05" w:rsidRPr="00A52A69" w:rsidDel="00C2385F" w:rsidRDefault="00682B05" w:rsidP="007268AC">
            <w:pPr>
              <w:pStyle w:val="af7"/>
              <w:rPr>
                <w:del w:id="2543" w:author="Microsoft Office User" w:date="2023-06-09T15:19:00Z"/>
                <w:rFonts w:ascii="Arial" w:eastAsia="宋体" w:hAnsi="Arial" w:cs="Arial"/>
                <w:b/>
                <w:bCs/>
                <w:color w:val="000000" w:themeColor="text1"/>
                <w:sz w:val="24"/>
                <w:szCs w:val="24"/>
              </w:rPr>
            </w:pPr>
            <w:del w:id="2544" w:author="Microsoft Office User" w:date="2023-06-09T15:19:00Z">
              <w:r w:rsidRPr="00A52A69" w:rsidDel="00C2385F">
                <w:rPr>
                  <w:rFonts w:ascii="Arial" w:eastAsia="宋体" w:hAnsi="Arial" w:cs="Arial"/>
                  <w:b/>
                  <w:bCs/>
                  <w:color w:val="000000" w:themeColor="text1"/>
                  <w:sz w:val="24"/>
                  <w:szCs w:val="24"/>
                </w:rPr>
                <w:delText>编号</w:delText>
              </w:r>
              <w:bookmarkStart w:id="2545" w:name="_Toc137217325"/>
              <w:bookmarkEnd w:id="2545"/>
            </w:del>
          </w:p>
        </w:tc>
        <w:tc>
          <w:tcPr>
            <w:tcW w:w="1559" w:type="dxa"/>
            <w:shd w:val="clear" w:color="auto" w:fill="BFBFBF" w:themeFill="background1" w:themeFillShade="BF"/>
            <w:vAlign w:val="center"/>
          </w:tcPr>
          <w:p w14:paraId="536703B2" w14:textId="0D622194" w:rsidR="00682B05" w:rsidRPr="00A52A69" w:rsidDel="00C2385F" w:rsidRDefault="00682B05" w:rsidP="007268AC">
            <w:pPr>
              <w:pStyle w:val="af7"/>
              <w:rPr>
                <w:del w:id="2546" w:author="Microsoft Office User" w:date="2023-06-09T15:19:00Z"/>
                <w:rFonts w:ascii="Arial" w:eastAsia="宋体" w:hAnsi="Arial" w:cs="Arial"/>
                <w:b/>
                <w:bCs/>
                <w:color w:val="000000" w:themeColor="text1"/>
                <w:sz w:val="24"/>
                <w:szCs w:val="24"/>
              </w:rPr>
            </w:pPr>
            <w:del w:id="2547" w:author="Microsoft Office User" w:date="2023-06-09T15:19:00Z">
              <w:r w:rsidRPr="00A52A69" w:rsidDel="00C2385F">
                <w:rPr>
                  <w:rFonts w:ascii="Arial" w:eastAsia="宋体" w:hAnsi="Arial" w:cs="Arial"/>
                  <w:b/>
                  <w:bCs/>
                  <w:color w:val="000000" w:themeColor="text1"/>
                  <w:sz w:val="24"/>
                  <w:szCs w:val="24"/>
                </w:rPr>
                <w:delText>字段名称</w:delText>
              </w:r>
              <w:bookmarkStart w:id="2548" w:name="_Toc137217326"/>
              <w:bookmarkEnd w:id="2548"/>
            </w:del>
          </w:p>
        </w:tc>
        <w:tc>
          <w:tcPr>
            <w:tcW w:w="1559" w:type="dxa"/>
            <w:shd w:val="clear" w:color="auto" w:fill="BFBFBF" w:themeFill="background1" w:themeFillShade="BF"/>
            <w:vAlign w:val="center"/>
          </w:tcPr>
          <w:p w14:paraId="32059B68" w14:textId="358B597A" w:rsidR="00682B05" w:rsidRPr="00A52A69" w:rsidDel="00C2385F" w:rsidRDefault="00682B05" w:rsidP="007268AC">
            <w:pPr>
              <w:pStyle w:val="af7"/>
              <w:rPr>
                <w:del w:id="2549" w:author="Microsoft Office User" w:date="2023-06-09T15:19:00Z"/>
                <w:rFonts w:ascii="Arial" w:eastAsia="宋体" w:hAnsi="Arial" w:cs="Arial"/>
                <w:b/>
                <w:bCs/>
                <w:color w:val="000000" w:themeColor="text1"/>
                <w:sz w:val="24"/>
                <w:szCs w:val="24"/>
              </w:rPr>
            </w:pPr>
            <w:del w:id="2550" w:author="Microsoft Office User" w:date="2023-06-09T15:19:00Z">
              <w:r w:rsidRPr="00A52A69" w:rsidDel="00C2385F">
                <w:rPr>
                  <w:rFonts w:ascii="Arial" w:eastAsia="宋体" w:hAnsi="Arial" w:cs="Arial"/>
                  <w:b/>
                  <w:bCs/>
                  <w:color w:val="000000" w:themeColor="text1"/>
                  <w:sz w:val="24"/>
                  <w:szCs w:val="24"/>
                </w:rPr>
                <w:delText>字段类型</w:delText>
              </w:r>
              <w:bookmarkStart w:id="2551" w:name="_Toc137217327"/>
              <w:bookmarkEnd w:id="2551"/>
            </w:del>
          </w:p>
        </w:tc>
        <w:tc>
          <w:tcPr>
            <w:tcW w:w="1418" w:type="dxa"/>
            <w:shd w:val="clear" w:color="auto" w:fill="BFBFBF" w:themeFill="background1" w:themeFillShade="BF"/>
            <w:vAlign w:val="center"/>
          </w:tcPr>
          <w:p w14:paraId="1C27B329" w14:textId="62A99E50" w:rsidR="00682B05" w:rsidRPr="00A52A69" w:rsidDel="00C2385F" w:rsidRDefault="00682B05" w:rsidP="007268AC">
            <w:pPr>
              <w:pStyle w:val="af7"/>
              <w:rPr>
                <w:del w:id="2552" w:author="Microsoft Office User" w:date="2023-06-09T15:19:00Z"/>
                <w:rFonts w:ascii="Arial" w:eastAsia="宋体" w:hAnsi="Arial" w:cs="Arial"/>
                <w:b/>
                <w:bCs/>
                <w:color w:val="000000" w:themeColor="text1"/>
                <w:sz w:val="24"/>
                <w:szCs w:val="24"/>
              </w:rPr>
            </w:pPr>
            <w:del w:id="2553" w:author="Microsoft Office User" w:date="2023-06-09T15:19:00Z">
              <w:r w:rsidRPr="00A52A69" w:rsidDel="00C2385F">
                <w:rPr>
                  <w:rFonts w:ascii="Arial" w:eastAsia="宋体" w:hAnsi="Arial" w:cs="Arial"/>
                  <w:b/>
                  <w:bCs/>
                  <w:color w:val="000000" w:themeColor="text1"/>
                  <w:sz w:val="24"/>
                  <w:szCs w:val="24"/>
                </w:rPr>
                <w:delText>字段大小</w:delText>
              </w:r>
              <w:bookmarkStart w:id="2554" w:name="_Toc137217328"/>
              <w:bookmarkEnd w:id="2554"/>
            </w:del>
          </w:p>
        </w:tc>
        <w:tc>
          <w:tcPr>
            <w:tcW w:w="3105" w:type="dxa"/>
            <w:shd w:val="clear" w:color="auto" w:fill="BFBFBF" w:themeFill="background1" w:themeFillShade="BF"/>
            <w:vAlign w:val="center"/>
          </w:tcPr>
          <w:p w14:paraId="3A10DF39" w14:textId="36B2313F" w:rsidR="00682B05" w:rsidRPr="00A52A69" w:rsidDel="00C2385F" w:rsidRDefault="00682B05" w:rsidP="007268AC">
            <w:pPr>
              <w:pStyle w:val="af7"/>
              <w:rPr>
                <w:del w:id="2555" w:author="Microsoft Office User" w:date="2023-06-09T15:19:00Z"/>
                <w:rFonts w:ascii="Arial" w:eastAsia="宋体" w:hAnsi="Arial" w:cs="Arial"/>
                <w:b/>
                <w:bCs/>
                <w:color w:val="000000" w:themeColor="text1"/>
                <w:sz w:val="24"/>
                <w:szCs w:val="24"/>
              </w:rPr>
            </w:pPr>
            <w:del w:id="2556" w:author="Microsoft Office User" w:date="2023-06-09T15:19:00Z">
              <w:r w:rsidRPr="00A52A69" w:rsidDel="00C2385F">
                <w:rPr>
                  <w:rFonts w:ascii="Arial" w:eastAsia="宋体" w:hAnsi="Arial" w:cs="Arial"/>
                  <w:b/>
                  <w:bCs/>
                  <w:color w:val="000000" w:themeColor="text1"/>
                  <w:sz w:val="24"/>
                  <w:szCs w:val="24"/>
                </w:rPr>
                <w:delText>说明</w:delText>
              </w:r>
              <w:bookmarkStart w:id="2557" w:name="_Toc137217329"/>
              <w:bookmarkEnd w:id="2557"/>
            </w:del>
          </w:p>
        </w:tc>
        <w:bookmarkStart w:id="2558" w:name="_Toc137217330"/>
        <w:bookmarkEnd w:id="2558"/>
      </w:tr>
      <w:tr w:rsidR="00682B05" w:rsidRPr="00A52A69" w:rsidDel="00C2385F" w14:paraId="22A1775B" w14:textId="05555246" w:rsidTr="007268AC">
        <w:trPr>
          <w:jc w:val="center"/>
          <w:del w:id="2559" w:author="Microsoft Office User" w:date="2023-06-09T15:19:00Z"/>
        </w:trPr>
        <w:tc>
          <w:tcPr>
            <w:tcW w:w="846" w:type="dxa"/>
            <w:vAlign w:val="center"/>
          </w:tcPr>
          <w:p w14:paraId="08513DB0" w14:textId="13C545CF" w:rsidR="00682B05" w:rsidRPr="00A52A69" w:rsidDel="00C2385F" w:rsidRDefault="00682B05" w:rsidP="007268AC">
            <w:pPr>
              <w:pStyle w:val="af7"/>
              <w:rPr>
                <w:del w:id="2560" w:author="Microsoft Office User" w:date="2023-06-09T15:19:00Z"/>
                <w:rFonts w:ascii="Arial" w:eastAsia="宋体" w:hAnsi="Arial" w:cs="Arial"/>
                <w:color w:val="000000" w:themeColor="text1"/>
                <w:sz w:val="24"/>
                <w:szCs w:val="24"/>
                <w:lang w:val="zh-CN"/>
              </w:rPr>
            </w:pPr>
            <w:del w:id="2561" w:author="Microsoft Office User" w:date="2023-06-09T15:19:00Z">
              <w:r w:rsidRPr="00A52A69" w:rsidDel="00C2385F">
                <w:rPr>
                  <w:rFonts w:ascii="Arial" w:eastAsia="宋体" w:hAnsi="Arial" w:cs="Arial"/>
                  <w:color w:val="000000" w:themeColor="text1"/>
                  <w:sz w:val="24"/>
                  <w:szCs w:val="24"/>
                  <w:lang w:val="zh-CN"/>
                </w:rPr>
                <w:delText>1</w:delText>
              </w:r>
              <w:bookmarkStart w:id="2562" w:name="_Toc137217331"/>
              <w:bookmarkEnd w:id="2562"/>
            </w:del>
          </w:p>
        </w:tc>
        <w:tc>
          <w:tcPr>
            <w:tcW w:w="1559" w:type="dxa"/>
            <w:vAlign w:val="center"/>
          </w:tcPr>
          <w:p w14:paraId="2FB8300D" w14:textId="2006B72A" w:rsidR="00682B05" w:rsidRPr="00A52A69" w:rsidDel="00C2385F" w:rsidRDefault="00682B05" w:rsidP="007268AC">
            <w:pPr>
              <w:pStyle w:val="af7"/>
              <w:rPr>
                <w:del w:id="2563" w:author="Microsoft Office User" w:date="2023-06-09T15:19:00Z"/>
                <w:rFonts w:ascii="Arial" w:eastAsia="宋体" w:hAnsi="Arial" w:cs="Arial"/>
                <w:color w:val="000000" w:themeColor="text1"/>
                <w:sz w:val="24"/>
                <w:szCs w:val="24"/>
                <w:lang w:val="zh-CN"/>
              </w:rPr>
            </w:pPr>
            <w:del w:id="2564" w:author="Microsoft Office User" w:date="2023-06-09T15:19:00Z">
              <w:r w:rsidRPr="00A52A69" w:rsidDel="00C2385F">
                <w:rPr>
                  <w:rFonts w:ascii="Arial" w:eastAsia="宋体" w:hAnsi="Arial" w:cs="Arial"/>
                  <w:color w:val="000000" w:themeColor="text1"/>
                  <w:sz w:val="24"/>
                  <w:szCs w:val="24"/>
                  <w:lang w:val="zh-CN"/>
                </w:rPr>
                <w:delText>开始标记</w:delText>
              </w:r>
              <w:bookmarkStart w:id="2565" w:name="_Toc137217332"/>
              <w:bookmarkEnd w:id="2565"/>
            </w:del>
          </w:p>
        </w:tc>
        <w:tc>
          <w:tcPr>
            <w:tcW w:w="1559" w:type="dxa"/>
            <w:vAlign w:val="center"/>
          </w:tcPr>
          <w:p w14:paraId="48183585" w14:textId="66F5C987" w:rsidR="00682B05" w:rsidRPr="00A52A69" w:rsidDel="00C2385F" w:rsidRDefault="00682B05" w:rsidP="007268AC">
            <w:pPr>
              <w:pStyle w:val="af7"/>
              <w:rPr>
                <w:del w:id="2566" w:author="Microsoft Office User" w:date="2023-06-09T15:19:00Z"/>
                <w:rFonts w:ascii="Arial" w:eastAsia="宋体" w:hAnsi="Arial" w:cs="Arial"/>
                <w:color w:val="000000" w:themeColor="text1"/>
                <w:sz w:val="24"/>
                <w:szCs w:val="24"/>
                <w:lang w:val="zh-CN"/>
              </w:rPr>
            </w:pPr>
            <w:del w:id="2567" w:author="Microsoft Office User" w:date="2023-06-09T15:19:00Z">
              <w:r w:rsidRPr="00A52A69" w:rsidDel="00C2385F">
                <w:rPr>
                  <w:rFonts w:ascii="Arial" w:eastAsia="宋体" w:hAnsi="Arial" w:cs="Arial"/>
                  <w:color w:val="000000" w:themeColor="text1"/>
                  <w:sz w:val="24"/>
                  <w:szCs w:val="24"/>
                  <w:lang w:val="zh-CN"/>
                </w:rPr>
                <w:delText>unsigned char</w:delText>
              </w:r>
              <w:bookmarkStart w:id="2568" w:name="_Toc137217333"/>
              <w:bookmarkEnd w:id="2568"/>
            </w:del>
          </w:p>
        </w:tc>
        <w:tc>
          <w:tcPr>
            <w:tcW w:w="1418" w:type="dxa"/>
            <w:vAlign w:val="center"/>
          </w:tcPr>
          <w:p w14:paraId="63C9FE24" w14:textId="0F4CBF32" w:rsidR="00682B05" w:rsidRPr="00A52A69" w:rsidDel="00C2385F" w:rsidRDefault="00682B05" w:rsidP="007268AC">
            <w:pPr>
              <w:pStyle w:val="af7"/>
              <w:rPr>
                <w:del w:id="2569" w:author="Microsoft Office User" w:date="2023-06-09T15:19:00Z"/>
                <w:rFonts w:ascii="Arial" w:eastAsia="宋体" w:hAnsi="Arial" w:cs="Arial"/>
                <w:color w:val="000000" w:themeColor="text1"/>
                <w:sz w:val="24"/>
                <w:szCs w:val="24"/>
                <w:lang w:val="zh-CN"/>
              </w:rPr>
            </w:pPr>
            <w:del w:id="2570" w:author="Microsoft Office User" w:date="2023-06-09T15:19:00Z">
              <w:r w:rsidRPr="00A52A69" w:rsidDel="00C2385F">
                <w:rPr>
                  <w:rFonts w:ascii="Arial" w:eastAsia="宋体" w:hAnsi="Arial" w:cs="Arial"/>
                  <w:color w:val="000000" w:themeColor="text1"/>
                  <w:sz w:val="24"/>
                  <w:szCs w:val="24"/>
                  <w:lang w:val="zh-CN"/>
                </w:rPr>
                <w:delText>1</w:delText>
              </w:r>
              <w:r w:rsidRPr="00A52A69" w:rsidDel="00C2385F">
                <w:rPr>
                  <w:rFonts w:ascii="Arial" w:eastAsia="宋体" w:hAnsi="Arial" w:cs="Arial"/>
                  <w:color w:val="000000" w:themeColor="text1"/>
                  <w:sz w:val="24"/>
                  <w:szCs w:val="24"/>
                  <w:lang w:val="zh-CN"/>
                </w:rPr>
                <w:delText>字节</w:delText>
              </w:r>
              <w:bookmarkStart w:id="2571" w:name="_Toc137217334"/>
              <w:bookmarkEnd w:id="2571"/>
            </w:del>
          </w:p>
        </w:tc>
        <w:tc>
          <w:tcPr>
            <w:tcW w:w="3105" w:type="dxa"/>
            <w:vAlign w:val="center"/>
          </w:tcPr>
          <w:p w14:paraId="57278837" w14:textId="4180CD6B" w:rsidR="00682B05" w:rsidRPr="00A52A69" w:rsidDel="00C2385F" w:rsidRDefault="00682B05" w:rsidP="007268AC">
            <w:pPr>
              <w:pStyle w:val="af7"/>
              <w:jc w:val="both"/>
              <w:rPr>
                <w:del w:id="2572" w:author="Microsoft Office User" w:date="2023-06-09T15:19:00Z"/>
                <w:rFonts w:ascii="Arial" w:eastAsia="宋体" w:hAnsi="Arial" w:cs="Arial"/>
                <w:color w:val="000000" w:themeColor="text1"/>
                <w:sz w:val="24"/>
                <w:szCs w:val="24"/>
                <w:lang w:val="zh-CN"/>
              </w:rPr>
            </w:pPr>
            <w:del w:id="2573" w:author="Microsoft Office User" w:date="2023-06-09T15:19:00Z">
              <w:r w:rsidRPr="00A52A69" w:rsidDel="00C2385F">
                <w:rPr>
                  <w:rFonts w:ascii="Arial" w:eastAsia="宋体" w:hAnsi="Arial" w:cs="Arial"/>
                  <w:color w:val="000000" w:themeColor="text1"/>
                  <w:sz w:val="24"/>
                  <w:szCs w:val="24"/>
                  <w:lang w:val="zh-CN"/>
                </w:rPr>
                <w:delText>固定：</w:delText>
              </w:r>
              <w:r w:rsidRPr="00A52A69" w:rsidDel="00C2385F">
                <w:rPr>
                  <w:rFonts w:ascii="Arial" w:eastAsia="宋体" w:hAnsi="Arial" w:cs="Arial"/>
                  <w:color w:val="000000" w:themeColor="text1"/>
                  <w:sz w:val="24"/>
                  <w:szCs w:val="24"/>
                  <w:lang w:val="zh-CN"/>
                </w:rPr>
                <w:delText>0xAA</w:delText>
              </w:r>
              <w:bookmarkStart w:id="2574" w:name="_Toc137217335"/>
              <w:bookmarkEnd w:id="2574"/>
            </w:del>
          </w:p>
        </w:tc>
        <w:bookmarkStart w:id="2575" w:name="_Toc137217336"/>
        <w:bookmarkEnd w:id="2575"/>
      </w:tr>
      <w:tr w:rsidR="00682B05" w:rsidRPr="00A52A69" w:rsidDel="00C2385F" w14:paraId="4D42F71A" w14:textId="5862B0AE" w:rsidTr="007268AC">
        <w:trPr>
          <w:jc w:val="center"/>
          <w:del w:id="2576" w:author="Microsoft Office User" w:date="2023-06-09T15:19:00Z"/>
        </w:trPr>
        <w:tc>
          <w:tcPr>
            <w:tcW w:w="846" w:type="dxa"/>
            <w:vAlign w:val="center"/>
          </w:tcPr>
          <w:p w14:paraId="276C9B94" w14:textId="3EB0CE8D" w:rsidR="00682B05" w:rsidRPr="00A52A69" w:rsidDel="00C2385F" w:rsidRDefault="00682B05" w:rsidP="007268AC">
            <w:pPr>
              <w:pStyle w:val="af7"/>
              <w:rPr>
                <w:del w:id="2577" w:author="Microsoft Office User" w:date="2023-06-09T15:19:00Z"/>
                <w:rFonts w:ascii="Arial" w:eastAsia="宋体" w:hAnsi="Arial" w:cs="Arial"/>
                <w:color w:val="000000" w:themeColor="text1"/>
                <w:sz w:val="24"/>
                <w:szCs w:val="24"/>
                <w:lang w:val="zh-CN"/>
              </w:rPr>
            </w:pPr>
            <w:del w:id="2578" w:author="Microsoft Office User" w:date="2023-06-09T15:19:00Z">
              <w:r w:rsidRPr="00A52A69" w:rsidDel="00C2385F">
                <w:rPr>
                  <w:rFonts w:ascii="Arial" w:eastAsia="宋体" w:hAnsi="Arial" w:cs="Arial"/>
                  <w:color w:val="000000" w:themeColor="text1"/>
                  <w:sz w:val="24"/>
                  <w:szCs w:val="24"/>
                  <w:lang w:val="zh-CN"/>
                </w:rPr>
                <w:delText>2</w:delText>
              </w:r>
              <w:bookmarkStart w:id="2579" w:name="_Toc137217337"/>
              <w:bookmarkEnd w:id="2579"/>
            </w:del>
          </w:p>
        </w:tc>
        <w:tc>
          <w:tcPr>
            <w:tcW w:w="1559" w:type="dxa"/>
            <w:vAlign w:val="center"/>
          </w:tcPr>
          <w:p w14:paraId="0C99351D" w14:textId="718067CA" w:rsidR="00682B05" w:rsidRPr="00A52A69" w:rsidDel="00C2385F" w:rsidRDefault="00682B05" w:rsidP="007268AC">
            <w:pPr>
              <w:pStyle w:val="af7"/>
              <w:rPr>
                <w:del w:id="2580" w:author="Microsoft Office User" w:date="2023-06-09T15:19:00Z"/>
                <w:rFonts w:ascii="Arial" w:eastAsia="宋体" w:hAnsi="Arial" w:cs="Arial"/>
                <w:color w:val="000000" w:themeColor="text1"/>
                <w:sz w:val="24"/>
                <w:szCs w:val="24"/>
                <w:lang w:val="zh-CN"/>
              </w:rPr>
            </w:pPr>
            <w:del w:id="2581" w:author="Microsoft Office User" w:date="2023-06-09T15:19:00Z">
              <w:r w:rsidRPr="00A52A69" w:rsidDel="00C2385F">
                <w:rPr>
                  <w:rFonts w:ascii="Arial" w:eastAsia="宋体" w:hAnsi="Arial" w:cs="Arial"/>
                  <w:color w:val="000000" w:themeColor="text1"/>
                  <w:sz w:val="24"/>
                  <w:szCs w:val="24"/>
                  <w:lang w:val="zh-CN"/>
                </w:rPr>
                <w:delText>数据源</w:delText>
              </w:r>
              <w:bookmarkStart w:id="2582" w:name="_Toc137217338"/>
              <w:bookmarkEnd w:id="2582"/>
            </w:del>
          </w:p>
        </w:tc>
        <w:tc>
          <w:tcPr>
            <w:tcW w:w="1559" w:type="dxa"/>
            <w:vAlign w:val="center"/>
          </w:tcPr>
          <w:p w14:paraId="6C9763C9" w14:textId="2504498F" w:rsidR="00682B05" w:rsidRPr="00A52A69" w:rsidDel="00C2385F" w:rsidRDefault="00682B05" w:rsidP="007268AC">
            <w:pPr>
              <w:pStyle w:val="af7"/>
              <w:rPr>
                <w:del w:id="2583" w:author="Microsoft Office User" w:date="2023-06-09T15:19:00Z"/>
                <w:rFonts w:ascii="Arial" w:eastAsia="宋体" w:hAnsi="Arial" w:cs="Arial"/>
                <w:color w:val="000000" w:themeColor="text1"/>
                <w:sz w:val="24"/>
                <w:szCs w:val="24"/>
                <w:lang w:val="zh-CN"/>
              </w:rPr>
            </w:pPr>
            <w:del w:id="2584" w:author="Microsoft Office User" w:date="2023-06-09T15:19:00Z">
              <w:r w:rsidRPr="00A52A69" w:rsidDel="00C2385F">
                <w:rPr>
                  <w:rFonts w:ascii="Arial" w:eastAsia="宋体" w:hAnsi="Arial" w:cs="Arial"/>
                  <w:color w:val="000000" w:themeColor="text1"/>
                  <w:sz w:val="24"/>
                  <w:szCs w:val="24"/>
                  <w:lang w:val="zh-CN"/>
                </w:rPr>
                <w:delText>unsigned char</w:delText>
              </w:r>
              <w:bookmarkStart w:id="2585" w:name="_Toc137217339"/>
              <w:bookmarkEnd w:id="2585"/>
            </w:del>
          </w:p>
        </w:tc>
        <w:tc>
          <w:tcPr>
            <w:tcW w:w="1418" w:type="dxa"/>
            <w:vAlign w:val="center"/>
          </w:tcPr>
          <w:p w14:paraId="06DC1673" w14:textId="106388A5" w:rsidR="00682B05" w:rsidRPr="00A52A69" w:rsidDel="00C2385F" w:rsidRDefault="00682B05" w:rsidP="007268AC">
            <w:pPr>
              <w:pStyle w:val="af7"/>
              <w:rPr>
                <w:del w:id="2586" w:author="Microsoft Office User" w:date="2023-06-09T15:19:00Z"/>
                <w:rFonts w:ascii="Arial" w:eastAsia="宋体" w:hAnsi="Arial" w:cs="Arial"/>
                <w:color w:val="000000" w:themeColor="text1"/>
                <w:sz w:val="24"/>
                <w:szCs w:val="24"/>
                <w:lang w:val="zh-CN"/>
              </w:rPr>
            </w:pPr>
            <w:del w:id="2587" w:author="Microsoft Office User" w:date="2023-06-09T15:19:00Z">
              <w:r w:rsidRPr="00A52A69" w:rsidDel="00C2385F">
                <w:rPr>
                  <w:rFonts w:ascii="Arial" w:eastAsia="宋体" w:hAnsi="Arial" w:cs="Arial"/>
                  <w:color w:val="000000" w:themeColor="text1"/>
                  <w:sz w:val="24"/>
                  <w:szCs w:val="24"/>
                  <w:lang w:val="zh-CN"/>
                </w:rPr>
                <w:delText>1</w:delText>
              </w:r>
              <w:r w:rsidRPr="00A52A69" w:rsidDel="00C2385F">
                <w:rPr>
                  <w:rFonts w:ascii="Arial" w:eastAsia="宋体" w:hAnsi="Arial" w:cs="Arial"/>
                  <w:color w:val="000000" w:themeColor="text1"/>
                  <w:sz w:val="24"/>
                  <w:szCs w:val="24"/>
                  <w:lang w:val="zh-CN"/>
                </w:rPr>
                <w:delText>字节</w:delText>
              </w:r>
              <w:bookmarkStart w:id="2588" w:name="_Toc137217340"/>
              <w:bookmarkEnd w:id="2588"/>
            </w:del>
          </w:p>
        </w:tc>
        <w:tc>
          <w:tcPr>
            <w:tcW w:w="3105" w:type="dxa"/>
            <w:vAlign w:val="center"/>
          </w:tcPr>
          <w:p w14:paraId="316A120B" w14:textId="557DDBB6" w:rsidR="00682B05" w:rsidRPr="00A52A69" w:rsidDel="00C2385F" w:rsidRDefault="00682B05" w:rsidP="007268AC">
            <w:pPr>
              <w:pStyle w:val="af7"/>
              <w:jc w:val="both"/>
              <w:rPr>
                <w:del w:id="2589" w:author="Microsoft Office User" w:date="2023-06-09T15:19:00Z"/>
                <w:rFonts w:ascii="Arial" w:eastAsia="宋体" w:hAnsi="Arial" w:cs="Arial"/>
                <w:color w:val="000000" w:themeColor="text1"/>
                <w:sz w:val="24"/>
                <w:szCs w:val="24"/>
                <w:lang w:val="zh-CN"/>
              </w:rPr>
            </w:pPr>
            <w:bookmarkStart w:id="2590" w:name="_Toc137217341"/>
            <w:bookmarkEnd w:id="2590"/>
          </w:p>
        </w:tc>
        <w:bookmarkStart w:id="2591" w:name="_Toc137217342"/>
        <w:bookmarkEnd w:id="2591"/>
      </w:tr>
      <w:tr w:rsidR="00682B05" w:rsidRPr="00A52A69" w:rsidDel="00C2385F" w14:paraId="442A2742" w14:textId="0A0FEA02" w:rsidTr="007268AC">
        <w:trPr>
          <w:jc w:val="center"/>
          <w:del w:id="2592" w:author="Microsoft Office User" w:date="2023-06-09T15:19:00Z"/>
        </w:trPr>
        <w:tc>
          <w:tcPr>
            <w:tcW w:w="846" w:type="dxa"/>
            <w:vAlign w:val="center"/>
          </w:tcPr>
          <w:p w14:paraId="1D0E88BF" w14:textId="50994FB9" w:rsidR="00682B05" w:rsidRPr="00A52A69" w:rsidDel="00C2385F" w:rsidRDefault="00682B05" w:rsidP="007268AC">
            <w:pPr>
              <w:pStyle w:val="af7"/>
              <w:rPr>
                <w:del w:id="2593" w:author="Microsoft Office User" w:date="2023-06-09T15:19:00Z"/>
                <w:rFonts w:ascii="Arial" w:eastAsia="宋体" w:hAnsi="Arial" w:cs="Arial"/>
                <w:color w:val="000000" w:themeColor="text1"/>
                <w:sz w:val="24"/>
                <w:szCs w:val="24"/>
                <w:lang w:val="zh-CN"/>
              </w:rPr>
            </w:pPr>
            <w:del w:id="2594" w:author="Microsoft Office User" w:date="2023-06-09T15:19:00Z">
              <w:r w:rsidRPr="00A52A69" w:rsidDel="00C2385F">
                <w:rPr>
                  <w:rFonts w:ascii="Arial" w:eastAsia="宋体" w:hAnsi="Arial" w:cs="Arial"/>
                  <w:color w:val="000000" w:themeColor="text1"/>
                  <w:sz w:val="24"/>
                  <w:szCs w:val="24"/>
                  <w:lang w:val="zh-CN"/>
                </w:rPr>
                <w:delText>3</w:delText>
              </w:r>
              <w:bookmarkStart w:id="2595" w:name="_Toc137217343"/>
              <w:bookmarkEnd w:id="2595"/>
            </w:del>
          </w:p>
        </w:tc>
        <w:tc>
          <w:tcPr>
            <w:tcW w:w="1559" w:type="dxa"/>
            <w:vAlign w:val="center"/>
          </w:tcPr>
          <w:p w14:paraId="51A0DB3B" w14:textId="66DD1134" w:rsidR="00682B05" w:rsidRPr="00A52A69" w:rsidDel="00C2385F" w:rsidRDefault="00682B05" w:rsidP="007268AC">
            <w:pPr>
              <w:pStyle w:val="af7"/>
              <w:rPr>
                <w:del w:id="2596" w:author="Microsoft Office User" w:date="2023-06-09T15:19:00Z"/>
                <w:rFonts w:ascii="Arial" w:eastAsia="宋体" w:hAnsi="Arial" w:cs="Arial"/>
                <w:color w:val="000000" w:themeColor="text1"/>
                <w:sz w:val="24"/>
                <w:szCs w:val="24"/>
                <w:lang w:val="zh-CN"/>
              </w:rPr>
            </w:pPr>
            <w:del w:id="2597" w:author="Microsoft Office User" w:date="2023-06-09T15:19:00Z">
              <w:r w:rsidRPr="00A52A69" w:rsidDel="00C2385F">
                <w:rPr>
                  <w:rFonts w:ascii="Arial" w:eastAsia="宋体" w:hAnsi="Arial" w:cs="Arial"/>
                  <w:color w:val="000000" w:themeColor="text1"/>
                  <w:sz w:val="24"/>
                  <w:szCs w:val="24"/>
                  <w:lang w:val="zh-CN"/>
                </w:rPr>
                <w:delText>数据目的</w:delText>
              </w:r>
              <w:bookmarkStart w:id="2598" w:name="_Toc137217344"/>
              <w:bookmarkEnd w:id="2598"/>
            </w:del>
          </w:p>
        </w:tc>
        <w:tc>
          <w:tcPr>
            <w:tcW w:w="1559" w:type="dxa"/>
            <w:vAlign w:val="center"/>
          </w:tcPr>
          <w:p w14:paraId="23074A17" w14:textId="2BC371BA" w:rsidR="00682B05" w:rsidRPr="00A52A69" w:rsidDel="00C2385F" w:rsidRDefault="00682B05" w:rsidP="007268AC">
            <w:pPr>
              <w:pStyle w:val="af7"/>
              <w:rPr>
                <w:del w:id="2599" w:author="Microsoft Office User" w:date="2023-06-09T15:19:00Z"/>
                <w:rFonts w:ascii="Arial" w:eastAsia="宋体" w:hAnsi="Arial" w:cs="Arial"/>
                <w:color w:val="000000" w:themeColor="text1"/>
                <w:sz w:val="24"/>
                <w:szCs w:val="24"/>
                <w:lang w:val="zh-CN"/>
              </w:rPr>
            </w:pPr>
            <w:del w:id="2600" w:author="Microsoft Office User" w:date="2023-06-09T15:19:00Z">
              <w:r w:rsidRPr="00A52A69" w:rsidDel="00C2385F">
                <w:rPr>
                  <w:rFonts w:ascii="Arial" w:eastAsia="宋体" w:hAnsi="Arial" w:cs="Arial"/>
                  <w:color w:val="000000" w:themeColor="text1"/>
                  <w:sz w:val="24"/>
                  <w:szCs w:val="24"/>
                  <w:lang w:val="zh-CN"/>
                </w:rPr>
                <w:delText>unsigned char</w:delText>
              </w:r>
              <w:bookmarkStart w:id="2601" w:name="_Toc137217345"/>
              <w:bookmarkEnd w:id="2601"/>
            </w:del>
          </w:p>
        </w:tc>
        <w:tc>
          <w:tcPr>
            <w:tcW w:w="1418" w:type="dxa"/>
            <w:vAlign w:val="center"/>
          </w:tcPr>
          <w:p w14:paraId="69B21E28" w14:textId="7035993D" w:rsidR="00682B05" w:rsidRPr="00A52A69" w:rsidDel="00C2385F" w:rsidRDefault="00682B05" w:rsidP="007268AC">
            <w:pPr>
              <w:pStyle w:val="af7"/>
              <w:rPr>
                <w:del w:id="2602" w:author="Microsoft Office User" w:date="2023-06-09T15:19:00Z"/>
                <w:rFonts w:ascii="Arial" w:eastAsia="宋体" w:hAnsi="Arial" w:cs="Arial"/>
                <w:color w:val="000000" w:themeColor="text1"/>
                <w:sz w:val="24"/>
                <w:szCs w:val="24"/>
                <w:lang w:val="zh-CN"/>
              </w:rPr>
            </w:pPr>
            <w:del w:id="2603" w:author="Microsoft Office User" w:date="2023-06-09T15:19:00Z">
              <w:r w:rsidRPr="00A52A69" w:rsidDel="00C2385F">
                <w:rPr>
                  <w:rFonts w:ascii="Arial" w:eastAsia="宋体" w:hAnsi="Arial" w:cs="Arial"/>
                  <w:color w:val="000000" w:themeColor="text1"/>
                  <w:sz w:val="24"/>
                  <w:szCs w:val="24"/>
                  <w:lang w:val="zh-CN"/>
                </w:rPr>
                <w:delText>1</w:delText>
              </w:r>
              <w:r w:rsidRPr="00A52A69" w:rsidDel="00C2385F">
                <w:rPr>
                  <w:rFonts w:ascii="Arial" w:eastAsia="宋体" w:hAnsi="Arial" w:cs="Arial"/>
                  <w:color w:val="000000" w:themeColor="text1"/>
                  <w:sz w:val="24"/>
                  <w:szCs w:val="24"/>
                  <w:lang w:val="zh-CN"/>
                </w:rPr>
                <w:delText>字节</w:delText>
              </w:r>
              <w:bookmarkStart w:id="2604" w:name="_Toc137217346"/>
              <w:bookmarkEnd w:id="2604"/>
            </w:del>
          </w:p>
        </w:tc>
        <w:tc>
          <w:tcPr>
            <w:tcW w:w="3105" w:type="dxa"/>
            <w:vAlign w:val="center"/>
          </w:tcPr>
          <w:p w14:paraId="21473788" w14:textId="53449B8A" w:rsidR="00682B05" w:rsidRPr="00A52A69" w:rsidDel="00C2385F" w:rsidRDefault="00682B05" w:rsidP="007268AC">
            <w:pPr>
              <w:pStyle w:val="af7"/>
              <w:jc w:val="both"/>
              <w:rPr>
                <w:del w:id="2605" w:author="Microsoft Office User" w:date="2023-06-09T15:19:00Z"/>
                <w:rFonts w:ascii="Arial" w:eastAsia="宋体" w:hAnsi="Arial" w:cs="Arial"/>
                <w:color w:val="000000" w:themeColor="text1"/>
                <w:sz w:val="24"/>
                <w:szCs w:val="24"/>
                <w:lang w:val="zh-CN"/>
              </w:rPr>
            </w:pPr>
            <w:bookmarkStart w:id="2606" w:name="_Toc137217347"/>
            <w:bookmarkEnd w:id="2606"/>
          </w:p>
        </w:tc>
        <w:bookmarkStart w:id="2607" w:name="_Toc137217348"/>
        <w:bookmarkEnd w:id="2607"/>
      </w:tr>
      <w:tr w:rsidR="00682B05" w:rsidRPr="00A52A69" w:rsidDel="00C2385F" w14:paraId="5A8A6581" w14:textId="7CE2D64A" w:rsidTr="007268AC">
        <w:trPr>
          <w:jc w:val="center"/>
          <w:del w:id="2608" w:author="Microsoft Office User" w:date="2023-06-09T15:19:00Z"/>
        </w:trPr>
        <w:tc>
          <w:tcPr>
            <w:tcW w:w="846" w:type="dxa"/>
            <w:vAlign w:val="center"/>
          </w:tcPr>
          <w:p w14:paraId="2030FA6D" w14:textId="189E3B9C" w:rsidR="00682B05" w:rsidRPr="00A52A69" w:rsidDel="00C2385F" w:rsidRDefault="00682B05" w:rsidP="007268AC">
            <w:pPr>
              <w:pStyle w:val="af7"/>
              <w:rPr>
                <w:del w:id="2609" w:author="Microsoft Office User" w:date="2023-06-09T15:19:00Z"/>
                <w:rFonts w:ascii="Arial" w:eastAsia="宋体" w:hAnsi="Arial" w:cs="Arial"/>
                <w:color w:val="000000" w:themeColor="text1"/>
                <w:sz w:val="24"/>
                <w:szCs w:val="24"/>
                <w:lang w:val="zh-CN"/>
              </w:rPr>
            </w:pPr>
            <w:del w:id="2610" w:author="Microsoft Office User" w:date="2023-06-09T15:19:00Z">
              <w:r w:rsidRPr="00A52A69" w:rsidDel="00C2385F">
                <w:rPr>
                  <w:rFonts w:ascii="Arial" w:eastAsia="宋体" w:hAnsi="Arial" w:cs="Arial"/>
                  <w:color w:val="000000" w:themeColor="text1"/>
                  <w:sz w:val="24"/>
                  <w:szCs w:val="24"/>
                  <w:lang w:val="zh-CN"/>
                </w:rPr>
                <w:delText>4</w:delText>
              </w:r>
              <w:bookmarkStart w:id="2611" w:name="_Toc137217349"/>
              <w:bookmarkEnd w:id="2611"/>
            </w:del>
          </w:p>
        </w:tc>
        <w:tc>
          <w:tcPr>
            <w:tcW w:w="1559" w:type="dxa"/>
            <w:vAlign w:val="center"/>
          </w:tcPr>
          <w:p w14:paraId="1203ED36" w14:textId="7DF6AEB4" w:rsidR="00682B05" w:rsidRPr="00A52A69" w:rsidDel="00C2385F" w:rsidRDefault="00682B05" w:rsidP="007268AC">
            <w:pPr>
              <w:pStyle w:val="af7"/>
              <w:rPr>
                <w:del w:id="2612" w:author="Microsoft Office User" w:date="2023-06-09T15:19:00Z"/>
                <w:rFonts w:ascii="Arial" w:eastAsia="宋体" w:hAnsi="Arial" w:cs="Arial"/>
                <w:color w:val="000000" w:themeColor="text1"/>
                <w:sz w:val="24"/>
                <w:szCs w:val="24"/>
                <w:lang w:val="zh-CN"/>
              </w:rPr>
            </w:pPr>
            <w:del w:id="2613" w:author="Microsoft Office User" w:date="2023-06-09T15:19:00Z">
              <w:r w:rsidRPr="00A52A69" w:rsidDel="00C2385F">
                <w:rPr>
                  <w:rFonts w:ascii="Arial" w:eastAsia="宋体" w:hAnsi="Arial" w:cs="Arial"/>
                  <w:color w:val="000000" w:themeColor="text1"/>
                  <w:sz w:val="24"/>
                  <w:szCs w:val="24"/>
                  <w:lang w:val="zh-CN"/>
                </w:rPr>
                <w:delText>数据类型</w:delText>
              </w:r>
              <w:bookmarkStart w:id="2614" w:name="_Toc137217350"/>
              <w:bookmarkEnd w:id="2614"/>
            </w:del>
          </w:p>
        </w:tc>
        <w:tc>
          <w:tcPr>
            <w:tcW w:w="1559" w:type="dxa"/>
            <w:vAlign w:val="center"/>
          </w:tcPr>
          <w:p w14:paraId="3BAFDA47" w14:textId="3FFCFDCB" w:rsidR="00682B05" w:rsidRPr="00A52A69" w:rsidDel="00C2385F" w:rsidRDefault="00682B05" w:rsidP="007268AC">
            <w:pPr>
              <w:pStyle w:val="af7"/>
              <w:rPr>
                <w:del w:id="2615" w:author="Microsoft Office User" w:date="2023-06-09T15:19:00Z"/>
                <w:rFonts w:ascii="Arial" w:eastAsia="宋体" w:hAnsi="Arial" w:cs="Arial"/>
                <w:color w:val="000000" w:themeColor="text1"/>
                <w:sz w:val="24"/>
                <w:szCs w:val="24"/>
                <w:lang w:val="zh-CN"/>
              </w:rPr>
            </w:pPr>
            <w:del w:id="2616" w:author="Microsoft Office User" w:date="2023-06-09T15:19:00Z">
              <w:r w:rsidRPr="00A52A69" w:rsidDel="00C2385F">
                <w:rPr>
                  <w:rFonts w:ascii="Arial" w:eastAsia="宋体" w:hAnsi="Arial" w:cs="Arial"/>
                  <w:color w:val="000000" w:themeColor="text1"/>
                  <w:sz w:val="24"/>
                  <w:szCs w:val="24"/>
                  <w:lang w:val="zh-CN"/>
                </w:rPr>
                <w:delText>unsigned char</w:delText>
              </w:r>
              <w:bookmarkStart w:id="2617" w:name="_Toc137217351"/>
              <w:bookmarkEnd w:id="2617"/>
            </w:del>
          </w:p>
        </w:tc>
        <w:tc>
          <w:tcPr>
            <w:tcW w:w="1418" w:type="dxa"/>
            <w:vAlign w:val="center"/>
          </w:tcPr>
          <w:p w14:paraId="6455AF55" w14:textId="6A4C6EE7" w:rsidR="00682B05" w:rsidRPr="00A52A69" w:rsidDel="00C2385F" w:rsidRDefault="00682B05" w:rsidP="007268AC">
            <w:pPr>
              <w:pStyle w:val="af7"/>
              <w:rPr>
                <w:del w:id="2618" w:author="Microsoft Office User" w:date="2023-06-09T15:19:00Z"/>
                <w:rFonts w:ascii="Arial" w:eastAsia="宋体" w:hAnsi="Arial" w:cs="Arial"/>
                <w:color w:val="000000" w:themeColor="text1"/>
                <w:sz w:val="24"/>
                <w:szCs w:val="24"/>
                <w:lang w:val="zh-CN"/>
              </w:rPr>
            </w:pPr>
            <w:del w:id="2619" w:author="Microsoft Office User" w:date="2023-06-09T15:19:00Z">
              <w:r w:rsidRPr="00A52A69" w:rsidDel="00C2385F">
                <w:rPr>
                  <w:rFonts w:ascii="Arial" w:eastAsia="宋体" w:hAnsi="Arial" w:cs="Arial"/>
                  <w:color w:val="000000" w:themeColor="text1"/>
                  <w:sz w:val="24"/>
                  <w:szCs w:val="24"/>
                  <w:lang w:val="zh-CN"/>
                </w:rPr>
                <w:delText>1</w:delText>
              </w:r>
              <w:r w:rsidRPr="00A52A69" w:rsidDel="00C2385F">
                <w:rPr>
                  <w:rFonts w:ascii="Arial" w:eastAsia="宋体" w:hAnsi="Arial" w:cs="Arial"/>
                  <w:color w:val="000000" w:themeColor="text1"/>
                  <w:sz w:val="24"/>
                  <w:szCs w:val="24"/>
                  <w:lang w:val="zh-CN"/>
                </w:rPr>
                <w:delText>字节</w:delText>
              </w:r>
              <w:bookmarkStart w:id="2620" w:name="_Toc137217352"/>
              <w:bookmarkEnd w:id="2620"/>
            </w:del>
          </w:p>
        </w:tc>
        <w:tc>
          <w:tcPr>
            <w:tcW w:w="3105" w:type="dxa"/>
            <w:vAlign w:val="center"/>
          </w:tcPr>
          <w:p w14:paraId="46342C0A" w14:textId="114771BB" w:rsidR="00682B05" w:rsidRPr="00A52A69" w:rsidDel="00C2385F" w:rsidRDefault="00682B05" w:rsidP="007268AC">
            <w:pPr>
              <w:pStyle w:val="af7"/>
              <w:jc w:val="both"/>
              <w:rPr>
                <w:del w:id="2621" w:author="Microsoft Office User" w:date="2023-06-09T15:19:00Z"/>
                <w:rFonts w:ascii="Arial" w:eastAsia="宋体" w:hAnsi="Arial" w:cs="Arial"/>
                <w:color w:val="000000" w:themeColor="text1"/>
                <w:sz w:val="24"/>
                <w:szCs w:val="24"/>
                <w:lang w:val="zh-CN"/>
              </w:rPr>
            </w:pPr>
            <w:bookmarkStart w:id="2622" w:name="_Toc137217353"/>
            <w:bookmarkEnd w:id="2622"/>
          </w:p>
        </w:tc>
        <w:bookmarkStart w:id="2623" w:name="_Toc137217354"/>
        <w:bookmarkEnd w:id="2623"/>
      </w:tr>
      <w:tr w:rsidR="00682B05" w:rsidRPr="00A52A69" w:rsidDel="00C2385F" w14:paraId="1FFD521F" w14:textId="302B4A74" w:rsidTr="007268AC">
        <w:trPr>
          <w:jc w:val="center"/>
          <w:del w:id="2624" w:author="Microsoft Office User" w:date="2023-06-09T15:19:00Z"/>
        </w:trPr>
        <w:tc>
          <w:tcPr>
            <w:tcW w:w="846" w:type="dxa"/>
            <w:vAlign w:val="center"/>
          </w:tcPr>
          <w:p w14:paraId="0A64F8F5" w14:textId="38048B49" w:rsidR="00682B05" w:rsidRPr="00A52A69" w:rsidDel="00C2385F" w:rsidRDefault="00682B05" w:rsidP="007268AC">
            <w:pPr>
              <w:pStyle w:val="af7"/>
              <w:rPr>
                <w:del w:id="2625" w:author="Microsoft Office User" w:date="2023-06-09T15:19:00Z"/>
                <w:rFonts w:ascii="Arial" w:eastAsia="宋体" w:hAnsi="Arial" w:cs="Arial"/>
                <w:color w:val="000000" w:themeColor="text1"/>
                <w:sz w:val="24"/>
                <w:szCs w:val="24"/>
                <w:lang w:val="zh-CN"/>
              </w:rPr>
            </w:pPr>
            <w:del w:id="2626" w:author="Microsoft Office User" w:date="2023-06-09T15:19:00Z">
              <w:r w:rsidRPr="00A52A69" w:rsidDel="00C2385F">
                <w:rPr>
                  <w:rFonts w:ascii="Arial" w:eastAsia="宋体" w:hAnsi="Arial" w:cs="Arial"/>
                  <w:color w:val="000000" w:themeColor="text1"/>
                  <w:sz w:val="24"/>
                  <w:szCs w:val="24"/>
                  <w:lang w:val="zh-CN"/>
                </w:rPr>
                <w:delText>5</w:delText>
              </w:r>
              <w:bookmarkStart w:id="2627" w:name="_Toc137217355"/>
              <w:bookmarkEnd w:id="2627"/>
            </w:del>
          </w:p>
        </w:tc>
        <w:tc>
          <w:tcPr>
            <w:tcW w:w="1559" w:type="dxa"/>
            <w:vAlign w:val="center"/>
          </w:tcPr>
          <w:p w14:paraId="5EAF827A" w14:textId="06ABB76F" w:rsidR="00682B05" w:rsidRPr="00A52A69" w:rsidDel="00C2385F" w:rsidRDefault="00682B05" w:rsidP="007268AC">
            <w:pPr>
              <w:pStyle w:val="af7"/>
              <w:rPr>
                <w:del w:id="2628" w:author="Microsoft Office User" w:date="2023-06-09T15:19:00Z"/>
                <w:rFonts w:ascii="Arial" w:eastAsia="宋体" w:hAnsi="Arial" w:cs="Arial"/>
                <w:color w:val="000000" w:themeColor="text1"/>
                <w:sz w:val="24"/>
                <w:szCs w:val="24"/>
                <w:lang w:val="zh-CN"/>
              </w:rPr>
            </w:pPr>
            <w:del w:id="2629" w:author="Microsoft Office User" w:date="2023-06-09T15:19:00Z">
              <w:r w:rsidRPr="00A52A69" w:rsidDel="00C2385F">
                <w:rPr>
                  <w:rFonts w:ascii="Arial" w:eastAsia="宋体" w:hAnsi="Arial" w:cs="Arial"/>
                  <w:color w:val="000000" w:themeColor="text1"/>
                  <w:sz w:val="24"/>
                  <w:szCs w:val="24"/>
                  <w:lang w:val="zh-CN"/>
                </w:rPr>
                <w:delText>数据体长度</w:delText>
              </w:r>
              <w:bookmarkStart w:id="2630" w:name="_Toc137217356"/>
              <w:bookmarkEnd w:id="2630"/>
            </w:del>
          </w:p>
        </w:tc>
        <w:tc>
          <w:tcPr>
            <w:tcW w:w="1559" w:type="dxa"/>
            <w:vAlign w:val="center"/>
          </w:tcPr>
          <w:p w14:paraId="0E2D7A5C" w14:textId="5A2B87FB" w:rsidR="00682B05" w:rsidRPr="00A52A69" w:rsidDel="00C2385F" w:rsidRDefault="00682B05" w:rsidP="007268AC">
            <w:pPr>
              <w:pStyle w:val="af7"/>
              <w:rPr>
                <w:del w:id="2631" w:author="Microsoft Office User" w:date="2023-06-09T15:19:00Z"/>
                <w:rFonts w:ascii="Arial" w:eastAsia="宋体" w:hAnsi="Arial" w:cs="Arial"/>
                <w:color w:val="000000" w:themeColor="text1"/>
                <w:sz w:val="24"/>
                <w:szCs w:val="24"/>
                <w:lang w:val="zh-CN"/>
              </w:rPr>
            </w:pPr>
            <w:del w:id="2632" w:author="Microsoft Office User" w:date="2023-06-09T15:19:00Z">
              <w:r w:rsidRPr="00A52A69" w:rsidDel="00C2385F">
                <w:rPr>
                  <w:rFonts w:ascii="Arial" w:eastAsia="宋体" w:hAnsi="Arial" w:cs="Arial"/>
                  <w:color w:val="000000" w:themeColor="text1"/>
                  <w:sz w:val="24"/>
                  <w:szCs w:val="24"/>
                  <w:lang w:val="zh-CN"/>
                </w:rPr>
                <w:delText>unsigned char</w:delText>
              </w:r>
              <w:bookmarkStart w:id="2633" w:name="_Toc137217357"/>
              <w:bookmarkEnd w:id="2633"/>
            </w:del>
          </w:p>
        </w:tc>
        <w:tc>
          <w:tcPr>
            <w:tcW w:w="1418" w:type="dxa"/>
            <w:vAlign w:val="center"/>
          </w:tcPr>
          <w:p w14:paraId="01BBCE74" w14:textId="4D0F3C94" w:rsidR="00682B05" w:rsidRPr="00A52A69" w:rsidDel="00C2385F" w:rsidRDefault="00682B05" w:rsidP="007268AC">
            <w:pPr>
              <w:pStyle w:val="af7"/>
              <w:rPr>
                <w:del w:id="2634" w:author="Microsoft Office User" w:date="2023-06-09T15:19:00Z"/>
                <w:rFonts w:ascii="Arial" w:eastAsia="宋体" w:hAnsi="Arial" w:cs="Arial"/>
                <w:color w:val="000000" w:themeColor="text1"/>
                <w:sz w:val="24"/>
                <w:szCs w:val="24"/>
                <w:lang w:val="zh-CN"/>
              </w:rPr>
            </w:pPr>
            <w:del w:id="2635" w:author="Microsoft Office User" w:date="2023-06-09T15:19:00Z">
              <w:r w:rsidRPr="00A52A69" w:rsidDel="00C2385F">
                <w:rPr>
                  <w:rFonts w:ascii="Arial" w:eastAsia="宋体" w:hAnsi="Arial" w:cs="Arial"/>
                  <w:color w:val="000000" w:themeColor="text1"/>
                  <w:sz w:val="24"/>
                  <w:szCs w:val="24"/>
                  <w:lang w:val="zh-CN"/>
                </w:rPr>
                <w:delText>1</w:delText>
              </w:r>
              <w:r w:rsidRPr="00A52A69" w:rsidDel="00C2385F">
                <w:rPr>
                  <w:rFonts w:ascii="Arial" w:eastAsia="宋体" w:hAnsi="Arial" w:cs="Arial"/>
                  <w:color w:val="000000" w:themeColor="text1"/>
                  <w:sz w:val="24"/>
                  <w:szCs w:val="24"/>
                  <w:lang w:val="zh-CN"/>
                </w:rPr>
                <w:delText>字节</w:delText>
              </w:r>
              <w:bookmarkStart w:id="2636" w:name="_Toc137217358"/>
              <w:bookmarkEnd w:id="2636"/>
            </w:del>
          </w:p>
        </w:tc>
        <w:tc>
          <w:tcPr>
            <w:tcW w:w="3105" w:type="dxa"/>
            <w:vAlign w:val="center"/>
          </w:tcPr>
          <w:p w14:paraId="1CEBE001" w14:textId="2ECAABBD" w:rsidR="00682B05" w:rsidRPr="00A52A69" w:rsidDel="00C2385F" w:rsidRDefault="00682B05" w:rsidP="007268AC">
            <w:pPr>
              <w:pStyle w:val="af7"/>
              <w:jc w:val="both"/>
              <w:rPr>
                <w:del w:id="2637" w:author="Microsoft Office User" w:date="2023-06-09T15:19:00Z"/>
                <w:rFonts w:ascii="Arial" w:eastAsia="宋体" w:hAnsi="Arial" w:cs="Arial"/>
                <w:color w:val="000000" w:themeColor="text1"/>
                <w:sz w:val="24"/>
                <w:szCs w:val="24"/>
                <w:lang w:val="zh-CN"/>
              </w:rPr>
            </w:pPr>
            <w:del w:id="2638" w:author="Microsoft Office User" w:date="2023-06-09T15:19:00Z">
              <w:r w:rsidRPr="00A52A69" w:rsidDel="00C2385F">
                <w:rPr>
                  <w:rFonts w:ascii="Arial" w:eastAsia="宋体" w:hAnsi="Arial" w:cs="Arial"/>
                  <w:color w:val="000000" w:themeColor="text1"/>
                  <w:sz w:val="24"/>
                  <w:szCs w:val="24"/>
                  <w:lang w:val="zh-CN"/>
                </w:rPr>
                <w:delText>数据体内容长度</w:delText>
              </w:r>
              <w:bookmarkStart w:id="2639" w:name="_Toc137217359"/>
              <w:bookmarkEnd w:id="2639"/>
            </w:del>
          </w:p>
        </w:tc>
        <w:bookmarkStart w:id="2640" w:name="_Toc137217360"/>
        <w:bookmarkEnd w:id="2640"/>
      </w:tr>
      <w:tr w:rsidR="00682B05" w:rsidRPr="00A52A69" w:rsidDel="00C2385F" w14:paraId="042A8C4F" w14:textId="78A0A441" w:rsidTr="007268AC">
        <w:trPr>
          <w:jc w:val="center"/>
          <w:del w:id="2641" w:author="Microsoft Office User" w:date="2023-06-09T15:19:00Z"/>
        </w:trPr>
        <w:tc>
          <w:tcPr>
            <w:tcW w:w="846" w:type="dxa"/>
            <w:vAlign w:val="center"/>
          </w:tcPr>
          <w:p w14:paraId="54442BE1" w14:textId="6B3689E7" w:rsidR="00682B05" w:rsidRPr="00A52A69" w:rsidDel="00C2385F" w:rsidRDefault="00682B05" w:rsidP="007268AC">
            <w:pPr>
              <w:pStyle w:val="af7"/>
              <w:rPr>
                <w:del w:id="2642" w:author="Microsoft Office User" w:date="2023-06-09T15:19:00Z"/>
                <w:rFonts w:ascii="Arial" w:eastAsia="宋体" w:hAnsi="Arial" w:cs="Arial"/>
                <w:color w:val="000000" w:themeColor="text1"/>
                <w:sz w:val="24"/>
                <w:szCs w:val="24"/>
                <w:lang w:val="zh-CN"/>
              </w:rPr>
            </w:pPr>
            <w:del w:id="2643" w:author="Microsoft Office User" w:date="2023-06-09T15:19:00Z">
              <w:r w:rsidRPr="00A52A69" w:rsidDel="00C2385F">
                <w:rPr>
                  <w:rFonts w:ascii="Arial" w:eastAsia="宋体" w:hAnsi="Arial" w:cs="Arial"/>
                  <w:color w:val="000000" w:themeColor="text1"/>
                  <w:sz w:val="24"/>
                  <w:szCs w:val="24"/>
                  <w:lang w:val="zh-CN"/>
                </w:rPr>
                <w:delText>6</w:delText>
              </w:r>
              <w:bookmarkStart w:id="2644" w:name="_Toc137217361"/>
              <w:bookmarkEnd w:id="2644"/>
            </w:del>
          </w:p>
        </w:tc>
        <w:tc>
          <w:tcPr>
            <w:tcW w:w="1559" w:type="dxa"/>
            <w:vAlign w:val="center"/>
          </w:tcPr>
          <w:p w14:paraId="56542E8E" w14:textId="3241AB2F" w:rsidR="00682B05" w:rsidRPr="00A52A69" w:rsidDel="00C2385F" w:rsidRDefault="00682B05" w:rsidP="007268AC">
            <w:pPr>
              <w:pStyle w:val="af7"/>
              <w:rPr>
                <w:del w:id="2645" w:author="Microsoft Office User" w:date="2023-06-09T15:19:00Z"/>
                <w:rFonts w:ascii="Arial" w:eastAsia="宋体" w:hAnsi="Arial" w:cs="Arial"/>
                <w:color w:val="000000" w:themeColor="text1"/>
                <w:sz w:val="24"/>
                <w:szCs w:val="24"/>
                <w:lang w:val="zh-CN"/>
              </w:rPr>
            </w:pPr>
            <w:del w:id="2646" w:author="Microsoft Office User" w:date="2023-06-09T15:19:00Z">
              <w:r w:rsidRPr="00A52A69" w:rsidDel="00C2385F">
                <w:rPr>
                  <w:rFonts w:ascii="Arial" w:eastAsia="宋体" w:hAnsi="Arial" w:cs="Arial"/>
                  <w:color w:val="000000" w:themeColor="text1"/>
                  <w:sz w:val="24"/>
                  <w:szCs w:val="24"/>
                  <w:lang w:val="zh-CN"/>
                </w:rPr>
                <w:delText>数据体内容</w:delText>
              </w:r>
              <w:bookmarkStart w:id="2647" w:name="_Toc137217362"/>
              <w:bookmarkEnd w:id="2647"/>
            </w:del>
          </w:p>
        </w:tc>
        <w:tc>
          <w:tcPr>
            <w:tcW w:w="1559" w:type="dxa"/>
            <w:vAlign w:val="center"/>
          </w:tcPr>
          <w:p w14:paraId="768AD2ED" w14:textId="684FB95D" w:rsidR="00682B05" w:rsidRPr="00A52A69" w:rsidDel="00C2385F" w:rsidRDefault="00682B05" w:rsidP="007268AC">
            <w:pPr>
              <w:pStyle w:val="af7"/>
              <w:rPr>
                <w:del w:id="2648" w:author="Microsoft Office User" w:date="2023-06-09T15:19:00Z"/>
                <w:rFonts w:ascii="Arial" w:eastAsia="宋体" w:hAnsi="Arial" w:cs="Arial"/>
                <w:color w:val="000000" w:themeColor="text1"/>
                <w:sz w:val="24"/>
                <w:szCs w:val="24"/>
                <w:lang w:val="zh-CN"/>
              </w:rPr>
            </w:pPr>
            <w:del w:id="2649" w:author="Microsoft Office User" w:date="2023-06-09T15:19:00Z">
              <w:r w:rsidRPr="00A52A69" w:rsidDel="00C2385F">
                <w:rPr>
                  <w:rFonts w:ascii="Arial" w:eastAsia="宋体" w:hAnsi="Arial" w:cs="Arial"/>
                  <w:color w:val="000000" w:themeColor="text1"/>
                  <w:sz w:val="24"/>
                  <w:szCs w:val="24"/>
                  <w:lang w:val="zh-CN"/>
                </w:rPr>
                <w:delText>二进制</w:delText>
              </w:r>
              <w:bookmarkStart w:id="2650" w:name="_Toc137217363"/>
              <w:bookmarkEnd w:id="2650"/>
            </w:del>
          </w:p>
        </w:tc>
        <w:tc>
          <w:tcPr>
            <w:tcW w:w="1418" w:type="dxa"/>
            <w:vAlign w:val="center"/>
          </w:tcPr>
          <w:p w14:paraId="46CACA07" w14:textId="38A65D7E" w:rsidR="00682B05" w:rsidRPr="00A52A69" w:rsidDel="00C2385F" w:rsidRDefault="00682B05" w:rsidP="007268AC">
            <w:pPr>
              <w:pStyle w:val="af7"/>
              <w:rPr>
                <w:del w:id="2651" w:author="Microsoft Office User" w:date="2023-06-09T15:19:00Z"/>
                <w:rFonts w:ascii="Arial" w:eastAsia="宋体" w:hAnsi="Arial" w:cs="Arial"/>
                <w:color w:val="000000" w:themeColor="text1"/>
                <w:sz w:val="24"/>
                <w:szCs w:val="24"/>
                <w:lang w:val="zh-CN"/>
              </w:rPr>
            </w:pPr>
            <w:del w:id="2652" w:author="Microsoft Office User" w:date="2023-06-09T15:19:00Z">
              <w:r w:rsidRPr="00A52A69" w:rsidDel="00C2385F">
                <w:rPr>
                  <w:rFonts w:ascii="Arial" w:eastAsia="宋体" w:hAnsi="Arial" w:cs="Arial"/>
                  <w:color w:val="000000" w:themeColor="text1"/>
                  <w:sz w:val="24"/>
                  <w:szCs w:val="24"/>
                  <w:lang w:val="zh-CN"/>
                </w:rPr>
                <w:delText>……</w:delText>
              </w:r>
              <w:bookmarkStart w:id="2653" w:name="_Toc137217364"/>
              <w:bookmarkEnd w:id="2653"/>
            </w:del>
          </w:p>
        </w:tc>
        <w:tc>
          <w:tcPr>
            <w:tcW w:w="3105" w:type="dxa"/>
            <w:vAlign w:val="center"/>
          </w:tcPr>
          <w:p w14:paraId="6CB5592A" w14:textId="5C6A648F" w:rsidR="00682B05" w:rsidRPr="00A52A69" w:rsidDel="00C2385F" w:rsidRDefault="00682B05" w:rsidP="007268AC">
            <w:pPr>
              <w:pStyle w:val="af7"/>
              <w:jc w:val="both"/>
              <w:rPr>
                <w:del w:id="2654" w:author="Microsoft Office User" w:date="2023-06-09T15:19:00Z"/>
                <w:rFonts w:ascii="Arial" w:eastAsia="宋体" w:hAnsi="Arial" w:cs="Arial"/>
                <w:color w:val="000000" w:themeColor="text1"/>
                <w:sz w:val="24"/>
                <w:szCs w:val="24"/>
                <w:lang w:val="zh-CN"/>
              </w:rPr>
            </w:pPr>
            <w:del w:id="2655" w:author="Microsoft Office User" w:date="2023-06-09T15:19:00Z">
              <w:r w:rsidRPr="00A52A69" w:rsidDel="00C2385F">
                <w:rPr>
                  <w:rFonts w:ascii="Arial" w:eastAsia="宋体" w:hAnsi="Arial" w:cs="Arial"/>
                  <w:color w:val="000000" w:themeColor="text1"/>
                  <w:sz w:val="24"/>
                  <w:szCs w:val="24"/>
                  <w:lang w:val="zh-CN"/>
                </w:rPr>
                <w:delText>变长大小，按协议约定</w:delText>
              </w:r>
              <w:bookmarkStart w:id="2656" w:name="_Toc137217365"/>
              <w:bookmarkEnd w:id="2656"/>
            </w:del>
          </w:p>
        </w:tc>
        <w:bookmarkStart w:id="2657" w:name="_Toc137217366"/>
        <w:bookmarkEnd w:id="2657"/>
      </w:tr>
      <w:tr w:rsidR="00682B05" w:rsidRPr="00A52A69" w:rsidDel="00C2385F" w14:paraId="5E41D070" w14:textId="6E0E34D1" w:rsidTr="007268AC">
        <w:trPr>
          <w:jc w:val="center"/>
          <w:del w:id="2658" w:author="Microsoft Office User" w:date="2023-06-09T15:19:00Z"/>
        </w:trPr>
        <w:tc>
          <w:tcPr>
            <w:tcW w:w="846" w:type="dxa"/>
            <w:vAlign w:val="center"/>
          </w:tcPr>
          <w:p w14:paraId="6F55637A" w14:textId="79BDBE31" w:rsidR="00682B05" w:rsidRPr="00A52A69" w:rsidDel="00C2385F" w:rsidRDefault="00682B05" w:rsidP="007268AC">
            <w:pPr>
              <w:pStyle w:val="af7"/>
              <w:rPr>
                <w:del w:id="2659" w:author="Microsoft Office User" w:date="2023-06-09T15:19:00Z"/>
                <w:rFonts w:ascii="Arial" w:eastAsia="宋体" w:hAnsi="Arial" w:cs="Arial"/>
                <w:color w:val="000000" w:themeColor="text1"/>
                <w:sz w:val="24"/>
                <w:szCs w:val="24"/>
                <w:lang w:val="zh-CN"/>
              </w:rPr>
            </w:pPr>
            <w:del w:id="2660" w:author="Microsoft Office User" w:date="2023-06-09T15:19:00Z">
              <w:r w:rsidRPr="00A52A69" w:rsidDel="00C2385F">
                <w:rPr>
                  <w:rFonts w:ascii="Arial" w:eastAsia="宋体" w:hAnsi="Arial" w:cs="Arial"/>
                  <w:color w:val="000000" w:themeColor="text1"/>
                  <w:sz w:val="24"/>
                  <w:szCs w:val="24"/>
                  <w:lang w:val="zh-CN"/>
                </w:rPr>
                <w:delText>7</w:delText>
              </w:r>
              <w:bookmarkStart w:id="2661" w:name="_Toc137217367"/>
              <w:bookmarkEnd w:id="2661"/>
            </w:del>
          </w:p>
        </w:tc>
        <w:tc>
          <w:tcPr>
            <w:tcW w:w="1559" w:type="dxa"/>
            <w:vAlign w:val="center"/>
          </w:tcPr>
          <w:p w14:paraId="39D622AD" w14:textId="63A73F59" w:rsidR="00682B05" w:rsidRPr="00A52A69" w:rsidDel="00C2385F" w:rsidRDefault="00682B05" w:rsidP="007268AC">
            <w:pPr>
              <w:pStyle w:val="af7"/>
              <w:rPr>
                <w:del w:id="2662" w:author="Microsoft Office User" w:date="2023-06-09T15:19:00Z"/>
                <w:rFonts w:ascii="Arial" w:eastAsia="宋体" w:hAnsi="Arial" w:cs="Arial"/>
                <w:color w:val="000000" w:themeColor="text1"/>
                <w:sz w:val="24"/>
                <w:szCs w:val="24"/>
                <w:lang w:val="zh-CN"/>
              </w:rPr>
            </w:pPr>
            <w:del w:id="2663" w:author="Microsoft Office User" w:date="2023-06-09T15:19:00Z">
              <w:r w:rsidRPr="00A52A69" w:rsidDel="00C2385F">
                <w:rPr>
                  <w:rFonts w:ascii="Arial" w:eastAsia="宋体" w:hAnsi="Arial" w:cs="Arial"/>
                  <w:color w:val="000000" w:themeColor="text1"/>
                  <w:sz w:val="24"/>
                  <w:szCs w:val="24"/>
                  <w:lang w:val="zh-CN"/>
                </w:rPr>
                <w:delText>校验码</w:delText>
              </w:r>
              <w:bookmarkStart w:id="2664" w:name="_Toc137217368"/>
              <w:bookmarkEnd w:id="2664"/>
            </w:del>
          </w:p>
        </w:tc>
        <w:tc>
          <w:tcPr>
            <w:tcW w:w="1559" w:type="dxa"/>
            <w:vAlign w:val="center"/>
          </w:tcPr>
          <w:p w14:paraId="66FD1B4A" w14:textId="1161BB73" w:rsidR="00682B05" w:rsidRPr="00A52A69" w:rsidDel="00C2385F" w:rsidRDefault="00682B05" w:rsidP="007268AC">
            <w:pPr>
              <w:pStyle w:val="af7"/>
              <w:rPr>
                <w:del w:id="2665" w:author="Microsoft Office User" w:date="2023-06-09T15:19:00Z"/>
                <w:rFonts w:ascii="Arial" w:eastAsia="宋体" w:hAnsi="Arial" w:cs="Arial"/>
                <w:color w:val="000000" w:themeColor="text1"/>
                <w:sz w:val="24"/>
                <w:szCs w:val="24"/>
                <w:lang w:val="zh-CN"/>
              </w:rPr>
            </w:pPr>
            <w:del w:id="2666" w:author="Microsoft Office User" w:date="2023-06-09T15:19:00Z">
              <w:r w:rsidRPr="00A52A69" w:rsidDel="00C2385F">
                <w:rPr>
                  <w:rFonts w:ascii="Arial" w:eastAsia="宋体" w:hAnsi="Arial" w:cs="Arial"/>
                  <w:color w:val="000000" w:themeColor="text1"/>
                  <w:sz w:val="24"/>
                  <w:szCs w:val="24"/>
                  <w:lang w:val="zh-CN"/>
                </w:rPr>
                <w:delText>unsigned char</w:delText>
              </w:r>
              <w:bookmarkStart w:id="2667" w:name="_Toc137217369"/>
              <w:bookmarkEnd w:id="2667"/>
            </w:del>
          </w:p>
        </w:tc>
        <w:tc>
          <w:tcPr>
            <w:tcW w:w="1418" w:type="dxa"/>
            <w:vAlign w:val="center"/>
          </w:tcPr>
          <w:p w14:paraId="170CDAEC" w14:textId="2ABAA223" w:rsidR="00682B05" w:rsidRPr="00A52A69" w:rsidDel="00C2385F" w:rsidRDefault="00682B05" w:rsidP="007268AC">
            <w:pPr>
              <w:pStyle w:val="af7"/>
              <w:rPr>
                <w:del w:id="2668" w:author="Microsoft Office User" w:date="2023-06-09T15:19:00Z"/>
                <w:rFonts w:ascii="Arial" w:eastAsia="宋体" w:hAnsi="Arial" w:cs="Arial"/>
                <w:color w:val="000000" w:themeColor="text1"/>
                <w:sz w:val="24"/>
                <w:szCs w:val="24"/>
                <w:lang w:val="zh-CN"/>
              </w:rPr>
            </w:pPr>
            <w:del w:id="2669" w:author="Microsoft Office User" w:date="2023-06-09T15:19:00Z">
              <w:r w:rsidRPr="00A52A69" w:rsidDel="00C2385F">
                <w:rPr>
                  <w:rFonts w:ascii="Arial" w:eastAsia="宋体" w:hAnsi="Arial" w:cs="Arial"/>
                  <w:color w:val="000000" w:themeColor="text1"/>
                  <w:sz w:val="24"/>
                  <w:szCs w:val="24"/>
                  <w:lang w:val="zh-CN"/>
                </w:rPr>
                <w:delText>1</w:delText>
              </w:r>
              <w:r w:rsidRPr="00A52A69" w:rsidDel="00C2385F">
                <w:rPr>
                  <w:rFonts w:ascii="Arial" w:eastAsia="宋体" w:hAnsi="Arial" w:cs="Arial"/>
                  <w:color w:val="000000" w:themeColor="text1"/>
                  <w:sz w:val="24"/>
                  <w:szCs w:val="24"/>
                  <w:lang w:val="zh-CN"/>
                </w:rPr>
                <w:delText>字节</w:delText>
              </w:r>
              <w:bookmarkStart w:id="2670" w:name="_Toc137217370"/>
              <w:bookmarkEnd w:id="2670"/>
            </w:del>
          </w:p>
        </w:tc>
        <w:tc>
          <w:tcPr>
            <w:tcW w:w="3105" w:type="dxa"/>
            <w:vAlign w:val="center"/>
          </w:tcPr>
          <w:p w14:paraId="63375EEF" w14:textId="2C08F0E4" w:rsidR="00682B05" w:rsidRPr="00A52A69" w:rsidDel="00C2385F" w:rsidRDefault="00682B05" w:rsidP="007268AC">
            <w:pPr>
              <w:pStyle w:val="af7"/>
              <w:jc w:val="both"/>
              <w:rPr>
                <w:del w:id="2671" w:author="Microsoft Office User" w:date="2023-06-09T15:19:00Z"/>
                <w:rFonts w:ascii="Arial" w:eastAsia="宋体" w:hAnsi="Arial" w:cs="Arial"/>
                <w:color w:val="000000" w:themeColor="text1"/>
                <w:sz w:val="24"/>
                <w:szCs w:val="24"/>
                <w:lang w:val="zh-CN"/>
              </w:rPr>
            </w:pPr>
            <w:del w:id="2672" w:author="Microsoft Office User" w:date="2023-06-09T15:19:00Z">
              <w:r w:rsidRPr="00A52A69" w:rsidDel="00C2385F">
                <w:rPr>
                  <w:rFonts w:ascii="Arial" w:eastAsia="宋体" w:hAnsi="Arial" w:cs="Arial"/>
                  <w:color w:val="000000" w:themeColor="text1"/>
                  <w:sz w:val="24"/>
                  <w:szCs w:val="24"/>
                  <w:lang w:val="zh-CN"/>
                </w:rPr>
                <w:delText>字段</w:delText>
              </w:r>
              <w:r w:rsidRPr="00A52A69" w:rsidDel="00C2385F">
                <w:rPr>
                  <w:rFonts w:ascii="Arial" w:eastAsia="宋体" w:hAnsi="Arial" w:cs="Arial"/>
                  <w:color w:val="000000" w:themeColor="text1"/>
                  <w:sz w:val="24"/>
                  <w:szCs w:val="24"/>
                  <w:lang w:val="zh-CN"/>
                </w:rPr>
                <w:delText>2</w:delText>
              </w:r>
              <w:r w:rsidRPr="00A52A69" w:rsidDel="00C2385F">
                <w:rPr>
                  <w:rFonts w:ascii="Arial" w:eastAsia="宋体" w:hAnsi="Arial" w:cs="Arial"/>
                  <w:color w:val="000000" w:themeColor="text1"/>
                  <w:sz w:val="24"/>
                  <w:szCs w:val="24"/>
                  <w:lang w:val="zh-CN"/>
                </w:rPr>
                <w:delText>到字段</w:delText>
              </w:r>
              <w:r w:rsidRPr="00A52A69" w:rsidDel="00C2385F">
                <w:rPr>
                  <w:rFonts w:ascii="Arial" w:eastAsia="宋体" w:hAnsi="Arial" w:cs="Arial"/>
                  <w:color w:val="000000" w:themeColor="text1"/>
                  <w:sz w:val="24"/>
                  <w:szCs w:val="24"/>
                  <w:lang w:val="zh-CN"/>
                </w:rPr>
                <w:delText>6</w:delText>
              </w:r>
              <w:r w:rsidRPr="00A52A69" w:rsidDel="00C2385F">
                <w:rPr>
                  <w:rFonts w:ascii="Arial" w:eastAsia="宋体" w:hAnsi="Arial" w:cs="Arial"/>
                  <w:color w:val="000000" w:themeColor="text1"/>
                  <w:sz w:val="24"/>
                  <w:szCs w:val="24"/>
                  <w:lang w:val="zh-CN"/>
                </w:rPr>
                <w:delText>内容异或，按字节异或</w:delText>
              </w:r>
              <w:bookmarkStart w:id="2673" w:name="_Toc137217371"/>
              <w:bookmarkEnd w:id="2673"/>
            </w:del>
          </w:p>
        </w:tc>
        <w:bookmarkStart w:id="2674" w:name="_Toc137217372"/>
        <w:bookmarkEnd w:id="2674"/>
      </w:tr>
      <w:tr w:rsidR="00682B05" w:rsidRPr="00A52A69" w:rsidDel="00C2385F" w14:paraId="48DE5F63" w14:textId="65A9EF3F" w:rsidTr="007268AC">
        <w:trPr>
          <w:jc w:val="center"/>
          <w:del w:id="2675" w:author="Microsoft Office User" w:date="2023-06-09T15:19:00Z"/>
        </w:trPr>
        <w:tc>
          <w:tcPr>
            <w:tcW w:w="846" w:type="dxa"/>
            <w:vAlign w:val="center"/>
          </w:tcPr>
          <w:p w14:paraId="1DE63BD2" w14:textId="3AFFF9EB" w:rsidR="00682B05" w:rsidRPr="00A52A69" w:rsidDel="00C2385F" w:rsidRDefault="00682B05" w:rsidP="007268AC">
            <w:pPr>
              <w:pStyle w:val="af7"/>
              <w:rPr>
                <w:del w:id="2676" w:author="Microsoft Office User" w:date="2023-06-09T15:19:00Z"/>
                <w:rFonts w:ascii="Arial" w:eastAsia="宋体" w:hAnsi="Arial" w:cs="Arial"/>
                <w:color w:val="000000" w:themeColor="text1"/>
                <w:sz w:val="24"/>
                <w:szCs w:val="24"/>
                <w:lang w:val="zh-CN"/>
              </w:rPr>
            </w:pPr>
            <w:del w:id="2677" w:author="Microsoft Office User" w:date="2023-06-09T15:19:00Z">
              <w:r w:rsidRPr="00A52A69" w:rsidDel="00C2385F">
                <w:rPr>
                  <w:rFonts w:ascii="Arial" w:eastAsia="宋体" w:hAnsi="Arial" w:cs="Arial"/>
                  <w:color w:val="000000" w:themeColor="text1"/>
                  <w:sz w:val="24"/>
                  <w:szCs w:val="24"/>
                  <w:lang w:val="zh-CN"/>
                </w:rPr>
                <w:delText>8</w:delText>
              </w:r>
              <w:bookmarkStart w:id="2678" w:name="_Toc137217373"/>
              <w:bookmarkEnd w:id="2678"/>
            </w:del>
          </w:p>
        </w:tc>
        <w:tc>
          <w:tcPr>
            <w:tcW w:w="1559" w:type="dxa"/>
            <w:vAlign w:val="center"/>
          </w:tcPr>
          <w:p w14:paraId="2491A6AE" w14:textId="313FCA0B" w:rsidR="00682B05" w:rsidRPr="00A52A69" w:rsidDel="00C2385F" w:rsidRDefault="00682B05" w:rsidP="007268AC">
            <w:pPr>
              <w:pStyle w:val="af7"/>
              <w:rPr>
                <w:del w:id="2679" w:author="Microsoft Office User" w:date="2023-06-09T15:19:00Z"/>
                <w:rFonts w:ascii="Arial" w:eastAsia="宋体" w:hAnsi="Arial" w:cs="Arial"/>
                <w:color w:val="000000" w:themeColor="text1"/>
                <w:sz w:val="24"/>
                <w:szCs w:val="24"/>
                <w:lang w:val="zh-CN"/>
              </w:rPr>
            </w:pPr>
            <w:del w:id="2680" w:author="Microsoft Office User" w:date="2023-06-09T15:19:00Z">
              <w:r w:rsidRPr="00A52A69" w:rsidDel="00C2385F">
                <w:rPr>
                  <w:rFonts w:ascii="Arial" w:eastAsia="宋体" w:hAnsi="Arial" w:cs="Arial"/>
                  <w:color w:val="000000" w:themeColor="text1"/>
                  <w:sz w:val="24"/>
                  <w:szCs w:val="24"/>
                  <w:lang w:val="zh-CN"/>
                </w:rPr>
                <w:delText>结束标记</w:delText>
              </w:r>
              <w:bookmarkStart w:id="2681" w:name="_Toc137217374"/>
              <w:bookmarkEnd w:id="2681"/>
            </w:del>
          </w:p>
        </w:tc>
        <w:tc>
          <w:tcPr>
            <w:tcW w:w="1559" w:type="dxa"/>
            <w:vAlign w:val="center"/>
          </w:tcPr>
          <w:p w14:paraId="02B42E51" w14:textId="0D019D42" w:rsidR="00682B05" w:rsidRPr="00A52A69" w:rsidDel="00C2385F" w:rsidRDefault="00682B05" w:rsidP="007268AC">
            <w:pPr>
              <w:pStyle w:val="af7"/>
              <w:rPr>
                <w:del w:id="2682" w:author="Microsoft Office User" w:date="2023-06-09T15:19:00Z"/>
                <w:rFonts w:ascii="Arial" w:eastAsia="宋体" w:hAnsi="Arial" w:cs="Arial"/>
                <w:color w:val="000000" w:themeColor="text1"/>
                <w:sz w:val="24"/>
                <w:szCs w:val="24"/>
                <w:lang w:val="zh-CN"/>
              </w:rPr>
            </w:pPr>
            <w:del w:id="2683" w:author="Microsoft Office User" w:date="2023-06-09T15:19:00Z">
              <w:r w:rsidRPr="00A52A69" w:rsidDel="00C2385F">
                <w:rPr>
                  <w:rFonts w:ascii="Arial" w:eastAsia="宋体" w:hAnsi="Arial" w:cs="Arial"/>
                  <w:color w:val="000000" w:themeColor="text1"/>
                  <w:sz w:val="24"/>
                  <w:szCs w:val="24"/>
                  <w:lang w:val="zh-CN"/>
                </w:rPr>
                <w:delText>unsigned char</w:delText>
              </w:r>
              <w:bookmarkStart w:id="2684" w:name="_Toc137217375"/>
              <w:bookmarkEnd w:id="2684"/>
            </w:del>
          </w:p>
        </w:tc>
        <w:tc>
          <w:tcPr>
            <w:tcW w:w="1418" w:type="dxa"/>
            <w:vAlign w:val="center"/>
          </w:tcPr>
          <w:p w14:paraId="55618961" w14:textId="66EA9703" w:rsidR="00682B05" w:rsidRPr="00A52A69" w:rsidDel="00C2385F" w:rsidRDefault="00682B05" w:rsidP="007268AC">
            <w:pPr>
              <w:pStyle w:val="af7"/>
              <w:rPr>
                <w:del w:id="2685" w:author="Microsoft Office User" w:date="2023-06-09T15:19:00Z"/>
                <w:rFonts w:ascii="Arial" w:eastAsia="宋体" w:hAnsi="Arial" w:cs="Arial"/>
                <w:color w:val="000000" w:themeColor="text1"/>
                <w:sz w:val="24"/>
                <w:szCs w:val="24"/>
                <w:lang w:val="zh-CN"/>
              </w:rPr>
            </w:pPr>
            <w:del w:id="2686" w:author="Microsoft Office User" w:date="2023-06-09T15:19:00Z">
              <w:r w:rsidRPr="00A52A69" w:rsidDel="00C2385F">
                <w:rPr>
                  <w:rFonts w:ascii="Arial" w:eastAsia="宋体" w:hAnsi="Arial" w:cs="Arial"/>
                  <w:color w:val="000000" w:themeColor="text1"/>
                  <w:sz w:val="24"/>
                  <w:szCs w:val="24"/>
                  <w:lang w:val="zh-CN"/>
                </w:rPr>
                <w:delText>1</w:delText>
              </w:r>
              <w:r w:rsidRPr="00A52A69" w:rsidDel="00C2385F">
                <w:rPr>
                  <w:rFonts w:ascii="Arial" w:eastAsia="宋体" w:hAnsi="Arial" w:cs="Arial"/>
                  <w:color w:val="000000" w:themeColor="text1"/>
                  <w:sz w:val="24"/>
                  <w:szCs w:val="24"/>
                  <w:lang w:val="zh-CN"/>
                </w:rPr>
                <w:delText>字节</w:delText>
              </w:r>
              <w:bookmarkStart w:id="2687" w:name="_Toc137217376"/>
              <w:bookmarkEnd w:id="2687"/>
            </w:del>
          </w:p>
        </w:tc>
        <w:tc>
          <w:tcPr>
            <w:tcW w:w="3105" w:type="dxa"/>
            <w:vAlign w:val="center"/>
          </w:tcPr>
          <w:p w14:paraId="19E031AC" w14:textId="27E05F04" w:rsidR="00682B05" w:rsidRPr="00A52A69" w:rsidDel="00C2385F" w:rsidRDefault="00682B05" w:rsidP="007268AC">
            <w:pPr>
              <w:pStyle w:val="af7"/>
              <w:jc w:val="both"/>
              <w:rPr>
                <w:del w:id="2688" w:author="Microsoft Office User" w:date="2023-06-09T15:19:00Z"/>
                <w:rFonts w:ascii="Arial" w:eastAsia="宋体" w:hAnsi="Arial" w:cs="Arial"/>
                <w:color w:val="000000" w:themeColor="text1"/>
                <w:sz w:val="24"/>
                <w:szCs w:val="24"/>
                <w:lang w:val="zh-CN"/>
              </w:rPr>
            </w:pPr>
            <w:del w:id="2689" w:author="Microsoft Office User" w:date="2023-06-09T15:19:00Z">
              <w:r w:rsidRPr="00A52A69" w:rsidDel="00C2385F">
                <w:rPr>
                  <w:rFonts w:ascii="Arial" w:eastAsia="宋体" w:hAnsi="Arial" w:cs="Arial"/>
                  <w:color w:val="000000" w:themeColor="text1"/>
                  <w:sz w:val="24"/>
                  <w:szCs w:val="24"/>
                  <w:lang w:val="zh-CN"/>
                </w:rPr>
                <w:delText>固定</w:delText>
              </w:r>
              <w:r w:rsidRPr="00A52A69" w:rsidDel="00C2385F">
                <w:rPr>
                  <w:rFonts w:ascii="Arial" w:eastAsia="宋体" w:hAnsi="Arial" w:cs="Arial"/>
                  <w:color w:val="000000" w:themeColor="text1"/>
                  <w:sz w:val="24"/>
                  <w:szCs w:val="24"/>
                  <w:lang w:val="zh-CN"/>
                </w:rPr>
                <w:delText>0xDD</w:delText>
              </w:r>
              <w:bookmarkStart w:id="2690" w:name="_Toc137217377"/>
              <w:bookmarkEnd w:id="2690"/>
            </w:del>
          </w:p>
        </w:tc>
        <w:bookmarkStart w:id="2691" w:name="_Toc137217378"/>
        <w:bookmarkEnd w:id="2691"/>
      </w:tr>
    </w:tbl>
    <w:p w14:paraId="1662059D" w14:textId="5E366B09" w:rsidR="00114A70" w:rsidRPr="00A52A69" w:rsidDel="00C2385F" w:rsidRDefault="00114A70" w:rsidP="00114A70">
      <w:pPr>
        <w:spacing w:line="360" w:lineRule="auto"/>
        <w:ind w:firstLineChars="100" w:firstLine="240"/>
        <w:rPr>
          <w:del w:id="2692" w:author="Microsoft Office User" w:date="2023-06-09T15:19:00Z"/>
          <w:rFonts w:ascii="Arial" w:hAnsi="Arial" w:cs="Arial"/>
          <w:color w:val="000000" w:themeColor="text1"/>
          <w:szCs w:val="21"/>
        </w:rPr>
      </w:pPr>
      <w:del w:id="2693" w:author="Microsoft Office User" w:date="2023-06-09T15:19:00Z">
        <w:r w:rsidRPr="00A52A69" w:rsidDel="00C2385F">
          <w:rPr>
            <w:rFonts w:ascii="Arial" w:hAnsi="Arial" w:cs="Arial" w:hint="eastAsia"/>
            <w:color w:val="000000" w:themeColor="text1"/>
            <w:szCs w:val="21"/>
          </w:rPr>
          <w:delText>响应协议格式：</w:delText>
        </w:r>
        <w:bookmarkStart w:id="2694" w:name="_Toc137217379"/>
        <w:bookmarkEnd w:id="2694"/>
      </w:del>
    </w:p>
    <w:tbl>
      <w:tblPr>
        <w:tblStyle w:val="a4"/>
        <w:tblW w:w="0" w:type="auto"/>
        <w:jc w:val="center"/>
        <w:tblLook w:val="04A0" w:firstRow="1" w:lastRow="0" w:firstColumn="1" w:lastColumn="0" w:noHBand="0" w:noVBand="1"/>
      </w:tblPr>
      <w:tblGrid>
        <w:gridCol w:w="846"/>
        <w:gridCol w:w="1559"/>
        <w:gridCol w:w="1559"/>
        <w:gridCol w:w="1418"/>
        <w:gridCol w:w="2914"/>
      </w:tblGrid>
      <w:tr w:rsidR="00114A70" w:rsidRPr="00A52A69" w:rsidDel="00C2385F" w14:paraId="315784AB" w14:textId="0CC005C6" w:rsidTr="00BA6A63">
        <w:trPr>
          <w:jc w:val="center"/>
          <w:del w:id="2695" w:author="Microsoft Office User" w:date="2023-06-09T15:19:00Z"/>
        </w:trPr>
        <w:tc>
          <w:tcPr>
            <w:tcW w:w="846" w:type="dxa"/>
            <w:shd w:val="clear" w:color="auto" w:fill="BFBFBF" w:themeFill="background1" w:themeFillShade="BF"/>
            <w:vAlign w:val="center"/>
          </w:tcPr>
          <w:p w14:paraId="497E273C" w14:textId="09FF7A3F" w:rsidR="00114A70" w:rsidRPr="00A52A69" w:rsidDel="00C2385F" w:rsidRDefault="00114A70" w:rsidP="00BA6A63">
            <w:pPr>
              <w:pStyle w:val="af7"/>
              <w:rPr>
                <w:del w:id="2696" w:author="Microsoft Office User" w:date="2023-06-09T15:19:00Z"/>
                <w:rFonts w:ascii="Arial" w:eastAsia="宋体" w:hAnsi="Arial" w:cs="Arial"/>
                <w:b/>
                <w:bCs/>
                <w:color w:val="000000" w:themeColor="text1"/>
                <w:sz w:val="24"/>
                <w:szCs w:val="24"/>
              </w:rPr>
            </w:pPr>
            <w:del w:id="2697" w:author="Microsoft Office User" w:date="2023-06-09T15:19:00Z">
              <w:r w:rsidRPr="00A52A69" w:rsidDel="00C2385F">
                <w:rPr>
                  <w:rFonts w:ascii="Arial" w:eastAsia="宋体" w:hAnsi="Arial" w:cs="Arial"/>
                  <w:b/>
                  <w:bCs/>
                  <w:color w:val="000000" w:themeColor="text1"/>
                  <w:sz w:val="24"/>
                  <w:szCs w:val="24"/>
                </w:rPr>
                <w:delText>编号</w:delText>
              </w:r>
              <w:bookmarkStart w:id="2698" w:name="_Toc137217380"/>
              <w:bookmarkEnd w:id="2698"/>
            </w:del>
          </w:p>
        </w:tc>
        <w:tc>
          <w:tcPr>
            <w:tcW w:w="1559" w:type="dxa"/>
            <w:shd w:val="clear" w:color="auto" w:fill="BFBFBF" w:themeFill="background1" w:themeFillShade="BF"/>
            <w:vAlign w:val="center"/>
          </w:tcPr>
          <w:p w14:paraId="07B4026A" w14:textId="38E1770D" w:rsidR="00114A70" w:rsidRPr="00A52A69" w:rsidDel="00C2385F" w:rsidRDefault="00114A70" w:rsidP="00BA6A63">
            <w:pPr>
              <w:pStyle w:val="af7"/>
              <w:rPr>
                <w:del w:id="2699" w:author="Microsoft Office User" w:date="2023-06-09T15:19:00Z"/>
                <w:rFonts w:ascii="Arial" w:eastAsia="宋体" w:hAnsi="Arial" w:cs="Arial"/>
                <w:b/>
                <w:bCs/>
                <w:color w:val="000000" w:themeColor="text1"/>
                <w:sz w:val="24"/>
                <w:szCs w:val="24"/>
              </w:rPr>
            </w:pPr>
            <w:del w:id="2700" w:author="Microsoft Office User" w:date="2023-06-09T15:19:00Z">
              <w:r w:rsidRPr="00A52A69" w:rsidDel="00C2385F">
                <w:rPr>
                  <w:rFonts w:ascii="Arial" w:eastAsia="宋体" w:hAnsi="Arial" w:cs="Arial"/>
                  <w:b/>
                  <w:bCs/>
                  <w:color w:val="000000" w:themeColor="text1"/>
                  <w:sz w:val="24"/>
                  <w:szCs w:val="24"/>
                </w:rPr>
                <w:delText>字段名称</w:delText>
              </w:r>
              <w:bookmarkStart w:id="2701" w:name="_Toc137217381"/>
              <w:bookmarkEnd w:id="2701"/>
            </w:del>
          </w:p>
        </w:tc>
        <w:tc>
          <w:tcPr>
            <w:tcW w:w="1559" w:type="dxa"/>
            <w:shd w:val="clear" w:color="auto" w:fill="BFBFBF" w:themeFill="background1" w:themeFillShade="BF"/>
            <w:vAlign w:val="center"/>
          </w:tcPr>
          <w:p w14:paraId="1FCD5947" w14:textId="08B4909A" w:rsidR="00114A70" w:rsidRPr="00A52A69" w:rsidDel="00C2385F" w:rsidRDefault="00114A70" w:rsidP="00BA6A63">
            <w:pPr>
              <w:pStyle w:val="af7"/>
              <w:rPr>
                <w:del w:id="2702" w:author="Microsoft Office User" w:date="2023-06-09T15:19:00Z"/>
                <w:rFonts w:ascii="Arial" w:eastAsia="宋体" w:hAnsi="Arial" w:cs="Arial"/>
                <w:b/>
                <w:bCs/>
                <w:color w:val="000000" w:themeColor="text1"/>
                <w:sz w:val="24"/>
                <w:szCs w:val="24"/>
              </w:rPr>
            </w:pPr>
            <w:del w:id="2703" w:author="Microsoft Office User" w:date="2023-06-09T15:19:00Z">
              <w:r w:rsidRPr="00A52A69" w:rsidDel="00C2385F">
                <w:rPr>
                  <w:rFonts w:ascii="Arial" w:eastAsia="宋体" w:hAnsi="Arial" w:cs="Arial"/>
                  <w:b/>
                  <w:bCs/>
                  <w:color w:val="000000" w:themeColor="text1"/>
                  <w:sz w:val="24"/>
                  <w:szCs w:val="24"/>
                </w:rPr>
                <w:delText>字段类型</w:delText>
              </w:r>
              <w:bookmarkStart w:id="2704" w:name="_Toc137217382"/>
              <w:bookmarkEnd w:id="2704"/>
            </w:del>
          </w:p>
        </w:tc>
        <w:tc>
          <w:tcPr>
            <w:tcW w:w="1418" w:type="dxa"/>
            <w:shd w:val="clear" w:color="auto" w:fill="BFBFBF" w:themeFill="background1" w:themeFillShade="BF"/>
            <w:vAlign w:val="center"/>
          </w:tcPr>
          <w:p w14:paraId="23E6B82F" w14:textId="58CFD205" w:rsidR="00114A70" w:rsidRPr="00A52A69" w:rsidDel="00C2385F" w:rsidRDefault="00114A70" w:rsidP="00BA6A63">
            <w:pPr>
              <w:pStyle w:val="af7"/>
              <w:rPr>
                <w:del w:id="2705" w:author="Microsoft Office User" w:date="2023-06-09T15:19:00Z"/>
                <w:rFonts w:ascii="Arial" w:eastAsia="宋体" w:hAnsi="Arial" w:cs="Arial"/>
                <w:b/>
                <w:bCs/>
                <w:color w:val="000000" w:themeColor="text1"/>
                <w:sz w:val="24"/>
                <w:szCs w:val="24"/>
              </w:rPr>
            </w:pPr>
            <w:del w:id="2706" w:author="Microsoft Office User" w:date="2023-06-09T15:19:00Z">
              <w:r w:rsidRPr="00A52A69" w:rsidDel="00C2385F">
                <w:rPr>
                  <w:rFonts w:ascii="Arial" w:eastAsia="宋体" w:hAnsi="Arial" w:cs="Arial"/>
                  <w:b/>
                  <w:bCs/>
                  <w:color w:val="000000" w:themeColor="text1"/>
                  <w:sz w:val="24"/>
                  <w:szCs w:val="24"/>
                </w:rPr>
                <w:delText>字段大小</w:delText>
              </w:r>
              <w:bookmarkStart w:id="2707" w:name="_Toc137217383"/>
              <w:bookmarkEnd w:id="2707"/>
            </w:del>
          </w:p>
        </w:tc>
        <w:tc>
          <w:tcPr>
            <w:tcW w:w="2914" w:type="dxa"/>
            <w:shd w:val="clear" w:color="auto" w:fill="BFBFBF" w:themeFill="background1" w:themeFillShade="BF"/>
            <w:vAlign w:val="center"/>
          </w:tcPr>
          <w:p w14:paraId="6534B02C" w14:textId="4D107E09" w:rsidR="00114A70" w:rsidRPr="00A52A69" w:rsidDel="00C2385F" w:rsidRDefault="00114A70" w:rsidP="00BA6A63">
            <w:pPr>
              <w:pStyle w:val="af7"/>
              <w:rPr>
                <w:del w:id="2708" w:author="Microsoft Office User" w:date="2023-06-09T15:19:00Z"/>
                <w:rFonts w:ascii="Arial" w:eastAsia="宋体" w:hAnsi="Arial" w:cs="Arial"/>
                <w:b/>
                <w:bCs/>
                <w:color w:val="000000" w:themeColor="text1"/>
                <w:sz w:val="24"/>
                <w:szCs w:val="24"/>
              </w:rPr>
            </w:pPr>
            <w:del w:id="2709" w:author="Microsoft Office User" w:date="2023-06-09T15:19:00Z">
              <w:r w:rsidRPr="00A52A69" w:rsidDel="00C2385F">
                <w:rPr>
                  <w:rFonts w:ascii="Arial" w:eastAsia="宋体" w:hAnsi="Arial" w:cs="Arial"/>
                  <w:b/>
                  <w:bCs/>
                  <w:color w:val="000000" w:themeColor="text1"/>
                  <w:sz w:val="24"/>
                  <w:szCs w:val="24"/>
                </w:rPr>
                <w:delText>说明</w:delText>
              </w:r>
              <w:bookmarkStart w:id="2710" w:name="_Toc137217384"/>
              <w:bookmarkEnd w:id="2710"/>
            </w:del>
          </w:p>
        </w:tc>
        <w:bookmarkStart w:id="2711" w:name="_Toc137217385"/>
        <w:bookmarkEnd w:id="2711"/>
      </w:tr>
      <w:tr w:rsidR="00114A70" w:rsidRPr="00A52A69" w:rsidDel="00C2385F" w14:paraId="726D7790" w14:textId="5105ED0E" w:rsidTr="00BA6A63">
        <w:trPr>
          <w:jc w:val="center"/>
          <w:del w:id="2712" w:author="Microsoft Office User" w:date="2023-06-09T15:19:00Z"/>
        </w:trPr>
        <w:tc>
          <w:tcPr>
            <w:tcW w:w="846" w:type="dxa"/>
            <w:vAlign w:val="center"/>
          </w:tcPr>
          <w:p w14:paraId="05895131" w14:textId="47D8B761" w:rsidR="00114A70" w:rsidRPr="00A52A69" w:rsidDel="00C2385F" w:rsidRDefault="00114A70" w:rsidP="00BA6A63">
            <w:pPr>
              <w:pStyle w:val="af7"/>
              <w:rPr>
                <w:del w:id="2713" w:author="Microsoft Office User" w:date="2023-06-09T15:19:00Z"/>
                <w:rFonts w:ascii="Arial" w:eastAsia="宋体" w:hAnsi="Arial" w:cs="Arial"/>
                <w:color w:val="000000" w:themeColor="text1"/>
                <w:sz w:val="24"/>
                <w:szCs w:val="24"/>
                <w:lang w:val="zh-CN"/>
              </w:rPr>
            </w:pPr>
            <w:del w:id="2714" w:author="Microsoft Office User" w:date="2023-06-09T15:19:00Z">
              <w:r w:rsidRPr="00A52A69" w:rsidDel="00C2385F">
                <w:rPr>
                  <w:rFonts w:ascii="Arial" w:eastAsia="宋体" w:hAnsi="Arial" w:cs="Arial"/>
                  <w:color w:val="000000" w:themeColor="text1"/>
                  <w:sz w:val="24"/>
                  <w:szCs w:val="24"/>
                  <w:lang w:val="zh-CN"/>
                </w:rPr>
                <w:delText>1</w:delText>
              </w:r>
              <w:bookmarkStart w:id="2715" w:name="_Toc137217386"/>
              <w:bookmarkEnd w:id="2715"/>
            </w:del>
          </w:p>
        </w:tc>
        <w:tc>
          <w:tcPr>
            <w:tcW w:w="1559" w:type="dxa"/>
            <w:vAlign w:val="center"/>
          </w:tcPr>
          <w:p w14:paraId="7FFC79B2" w14:textId="77F71FEA" w:rsidR="00114A70" w:rsidRPr="00A52A69" w:rsidDel="00C2385F" w:rsidRDefault="00114A70" w:rsidP="00BA6A63">
            <w:pPr>
              <w:pStyle w:val="af7"/>
              <w:rPr>
                <w:del w:id="2716" w:author="Microsoft Office User" w:date="2023-06-09T15:19:00Z"/>
                <w:rFonts w:ascii="Arial" w:eastAsia="宋体" w:hAnsi="Arial" w:cs="Arial"/>
                <w:color w:val="000000" w:themeColor="text1"/>
                <w:sz w:val="24"/>
                <w:szCs w:val="24"/>
                <w:lang w:val="zh-CN"/>
              </w:rPr>
            </w:pPr>
            <w:del w:id="2717" w:author="Microsoft Office User" w:date="2023-06-09T15:19:00Z">
              <w:r w:rsidRPr="00A52A69" w:rsidDel="00C2385F">
                <w:rPr>
                  <w:rFonts w:ascii="Arial" w:eastAsia="宋体" w:hAnsi="Arial" w:cs="Arial"/>
                  <w:color w:val="000000" w:themeColor="text1"/>
                  <w:sz w:val="24"/>
                  <w:szCs w:val="24"/>
                  <w:lang w:val="zh-CN"/>
                </w:rPr>
                <w:delText>开始标记</w:delText>
              </w:r>
              <w:bookmarkStart w:id="2718" w:name="_Toc137217387"/>
              <w:bookmarkEnd w:id="2718"/>
            </w:del>
          </w:p>
        </w:tc>
        <w:tc>
          <w:tcPr>
            <w:tcW w:w="1559" w:type="dxa"/>
            <w:vAlign w:val="center"/>
          </w:tcPr>
          <w:p w14:paraId="13D5AB03" w14:textId="6137F628" w:rsidR="00114A70" w:rsidRPr="00A52A69" w:rsidDel="00C2385F" w:rsidRDefault="00114A70" w:rsidP="00BA6A63">
            <w:pPr>
              <w:pStyle w:val="af7"/>
              <w:rPr>
                <w:del w:id="2719" w:author="Microsoft Office User" w:date="2023-06-09T15:19:00Z"/>
                <w:rFonts w:ascii="Arial" w:eastAsia="宋体" w:hAnsi="Arial" w:cs="Arial"/>
                <w:color w:val="000000" w:themeColor="text1"/>
                <w:sz w:val="24"/>
                <w:szCs w:val="24"/>
                <w:lang w:val="zh-CN"/>
              </w:rPr>
            </w:pPr>
            <w:del w:id="2720" w:author="Microsoft Office User" w:date="2023-06-09T15:19:00Z">
              <w:r w:rsidRPr="00A52A69" w:rsidDel="00C2385F">
                <w:rPr>
                  <w:rFonts w:ascii="Arial" w:eastAsia="宋体" w:hAnsi="Arial" w:cs="Arial"/>
                  <w:color w:val="000000" w:themeColor="text1"/>
                  <w:sz w:val="24"/>
                  <w:szCs w:val="24"/>
                  <w:lang w:val="zh-CN"/>
                </w:rPr>
                <w:delText>unsigned char</w:delText>
              </w:r>
              <w:bookmarkStart w:id="2721" w:name="_Toc137217388"/>
              <w:bookmarkEnd w:id="2721"/>
            </w:del>
          </w:p>
        </w:tc>
        <w:tc>
          <w:tcPr>
            <w:tcW w:w="1418" w:type="dxa"/>
            <w:vAlign w:val="center"/>
          </w:tcPr>
          <w:p w14:paraId="070E439F" w14:textId="585DE3E5" w:rsidR="00114A70" w:rsidRPr="00A52A69" w:rsidDel="00C2385F" w:rsidRDefault="00114A70" w:rsidP="00BA6A63">
            <w:pPr>
              <w:pStyle w:val="af7"/>
              <w:rPr>
                <w:del w:id="2722" w:author="Microsoft Office User" w:date="2023-06-09T15:19:00Z"/>
                <w:rFonts w:ascii="Arial" w:eastAsia="宋体" w:hAnsi="Arial" w:cs="Arial"/>
                <w:color w:val="000000" w:themeColor="text1"/>
                <w:sz w:val="24"/>
                <w:szCs w:val="24"/>
                <w:lang w:val="zh-CN"/>
              </w:rPr>
            </w:pPr>
            <w:del w:id="2723" w:author="Microsoft Office User" w:date="2023-06-09T15:19:00Z">
              <w:r w:rsidRPr="00A52A69" w:rsidDel="00C2385F">
                <w:rPr>
                  <w:rFonts w:ascii="Arial" w:eastAsia="宋体" w:hAnsi="Arial" w:cs="Arial"/>
                  <w:color w:val="000000" w:themeColor="text1"/>
                  <w:sz w:val="24"/>
                  <w:szCs w:val="24"/>
                  <w:lang w:val="zh-CN"/>
                </w:rPr>
                <w:delText>1</w:delText>
              </w:r>
              <w:r w:rsidRPr="00A52A69" w:rsidDel="00C2385F">
                <w:rPr>
                  <w:rFonts w:ascii="Arial" w:eastAsia="宋体" w:hAnsi="Arial" w:cs="Arial"/>
                  <w:color w:val="000000" w:themeColor="text1"/>
                  <w:sz w:val="24"/>
                  <w:szCs w:val="24"/>
                  <w:lang w:val="zh-CN"/>
                </w:rPr>
                <w:delText>字节</w:delText>
              </w:r>
              <w:bookmarkStart w:id="2724" w:name="_Toc137217389"/>
              <w:bookmarkEnd w:id="2724"/>
            </w:del>
          </w:p>
        </w:tc>
        <w:tc>
          <w:tcPr>
            <w:tcW w:w="2914" w:type="dxa"/>
            <w:vAlign w:val="center"/>
          </w:tcPr>
          <w:p w14:paraId="4944E0B6" w14:textId="71AE9137" w:rsidR="00114A70" w:rsidRPr="00A52A69" w:rsidDel="00C2385F" w:rsidRDefault="00114A70" w:rsidP="00BA6A63">
            <w:pPr>
              <w:pStyle w:val="af7"/>
              <w:jc w:val="both"/>
              <w:rPr>
                <w:del w:id="2725" w:author="Microsoft Office User" w:date="2023-06-09T15:19:00Z"/>
                <w:rFonts w:ascii="Arial" w:eastAsia="宋体" w:hAnsi="Arial" w:cs="Arial"/>
                <w:color w:val="000000" w:themeColor="text1"/>
                <w:sz w:val="24"/>
                <w:szCs w:val="24"/>
                <w:lang w:val="zh-CN"/>
              </w:rPr>
            </w:pPr>
            <w:del w:id="2726" w:author="Microsoft Office User" w:date="2023-06-09T15:19:00Z">
              <w:r w:rsidRPr="00A52A69" w:rsidDel="00C2385F">
                <w:rPr>
                  <w:rFonts w:ascii="Arial" w:eastAsia="宋体" w:hAnsi="Arial" w:cs="Arial"/>
                  <w:color w:val="000000" w:themeColor="text1"/>
                  <w:sz w:val="24"/>
                  <w:szCs w:val="24"/>
                  <w:lang w:val="zh-CN"/>
                </w:rPr>
                <w:delText>固定：</w:delText>
              </w:r>
              <w:r w:rsidRPr="00A52A69" w:rsidDel="00C2385F">
                <w:rPr>
                  <w:rFonts w:ascii="Arial" w:eastAsia="宋体" w:hAnsi="Arial" w:cs="Arial"/>
                  <w:color w:val="000000" w:themeColor="text1"/>
                  <w:sz w:val="24"/>
                  <w:szCs w:val="24"/>
                  <w:lang w:val="zh-CN"/>
                </w:rPr>
                <w:delText>0xAA</w:delText>
              </w:r>
              <w:bookmarkStart w:id="2727" w:name="_Toc137217390"/>
              <w:bookmarkEnd w:id="2727"/>
            </w:del>
          </w:p>
        </w:tc>
        <w:bookmarkStart w:id="2728" w:name="_Toc137217391"/>
        <w:bookmarkEnd w:id="2728"/>
      </w:tr>
      <w:tr w:rsidR="00682B05" w:rsidRPr="00A52A69" w:rsidDel="00C2385F" w14:paraId="7F7A08CC" w14:textId="5A43DB65" w:rsidTr="00BA6A63">
        <w:trPr>
          <w:jc w:val="center"/>
          <w:del w:id="2729" w:author="Microsoft Office User" w:date="2023-06-09T15:19:00Z"/>
        </w:trPr>
        <w:tc>
          <w:tcPr>
            <w:tcW w:w="846" w:type="dxa"/>
            <w:vAlign w:val="center"/>
          </w:tcPr>
          <w:p w14:paraId="6C90BA28" w14:textId="7A0D3F0A" w:rsidR="00682B05" w:rsidRPr="00A52A69" w:rsidDel="00C2385F" w:rsidRDefault="00682B05" w:rsidP="00682B05">
            <w:pPr>
              <w:pStyle w:val="af7"/>
              <w:rPr>
                <w:del w:id="2730" w:author="Microsoft Office User" w:date="2023-06-09T15:19:00Z"/>
                <w:rFonts w:ascii="Arial" w:eastAsia="宋体" w:hAnsi="Arial" w:cs="Arial"/>
                <w:color w:val="000000" w:themeColor="text1"/>
                <w:sz w:val="24"/>
                <w:szCs w:val="24"/>
                <w:lang w:val="zh-CN"/>
              </w:rPr>
            </w:pPr>
            <w:del w:id="2731" w:author="Microsoft Office User" w:date="2023-06-09T15:19:00Z">
              <w:r w:rsidRPr="00A52A69" w:rsidDel="00C2385F">
                <w:rPr>
                  <w:rFonts w:ascii="Arial" w:eastAsia="宋体" w:hAnsi="Arial" w:cs="Arial"/>
                  <w:color w:val="000000" w:themeColor="text1"/>
                  <w:sz w:val="24"/>
                  <w:szCs w:val="24"/>
                  <w:lang w:val="zh-CN"/>
                </w:rPr>
                <w:delText>2</w:delText>
              </w:r>
              <w:bookmarkStart w:id="2732" w:name="_Toc137217392"/>
              <w:bookmarkEnd w:id="2732"/>
            </w:del>
          </w:p>
        </w:tc>
        <w:tc>
          <w:tcPr>
            <w:tcW w:w="1559" w:type="dxa"/>
            <w:vAlign w:val="center"/>
          </w:tcPr>
          <w:p w14:paraId="074291A3" w14:textId="32E4011C" w:rsidR="00682B05" w:rsidRPr="00A52A69" w:rsidDel="00C2385F" w:rsidRDefault="00682B05" w:rsidP="00682B05">
            <w:pPr>
              <w:pStyle w:val="af7"/>
              <w:rPr>
                <w:del w:id="2733" w:author="Microsoft Office User" w:date="2023-06-09T15:19:00Z"/>
                <w:rFonts w:ascii="Arial" w:eastAsia="宋体" w:hAnsi="Arial" w:cs="Arial"/>
                <w:color w:val="000000" w:themeColor="text1"/>
                <w:sz w:val="24"/>
                <w:szCs w:val="24"/>
                <w:lang w:val="zh-CN"/>
              </w:rPr>
            </w:pPr>
            <w:del w:id="2734" w:author="Microsoft Office User" w:date="2023-06-09T15:19:00Z">
              <w:r w:rsidRPr="00A52A69" w:rsidDel="00C2385F">
                <w:rPr>
                  <w:rFonts w:ascii="Arial" w:eastAsia="宋体" w:hAnsi="Arial" w:cs="Arial"/>
                  <w:color w:val="000000" w:themeColor="text1"/>
                  <w:sz w:val="24"/>
                  <w:szCs w:val="24"/>
                  <w:lang w:val="zh-CN"/>
                </w:rPr>
                <w:delText>数据源</w:delText>
              </w:r>
              <w:bookmarkStart w:id="2735" w:name="_Toc137217393"/>
              <w:bookmarkEnd w:id="2735"/>
            </w:del>
          </w:p>
        </w:tc>
        <w:tc>
          <w:tcPr>
            <w:tcW w:w="1559" w:type="dxa"/>
            <w:vAlign w:val="center"/>
          </w:tcPr>
          <w:p w14:paraId="1FD9CC7E" w14:textId="01CDFDFF" w:rsidR="00682B05" w:rsidRPr="00A52A69" w:rsidDel="00C2385F" w:rsidRDefault="00682B05" w:rsidP="00682B05">
            <w:pPr>
              <w:pStyle w:val="af7"/>
              <w:rPr>
                <w:del w:id="2736" w:author="Microsoft Office User" w:date="2023-06-09T15:19:00Z"/>
                <w:rFonts w:ascii="Arial" w:eastAsia="宋体" w:hAnsi="Arial" w:cs="Arial"/>
                <w:color w:val="000000" w:themeColor="text1"/>
                <w:sz w:val="24"/>
                <w:szCs w:val="24"/>
                <w:lang w:val="zh-CN"/>
              </w:rPr>
            </w:pPr>
            <w:del w:id="2737" w:author="Microsoft Office User" w:date="2023-06-09T15:19:00Z">
              <w:r w:rsidRPr="00A52A69" w:rsidDel="00C2385F">
                <w:rPr>
                  <w:rFonts w:ascii="Arial" w:eastAsia="宋体" w:hAnsi="Arial" w:cs="Arial"/>
                  <w:color w:val="000000" w:themeColor="text1"/>
                  <w:sz w:val="24"/>
                  <w:szCs w:val="24"/>
                  <w:lang w:val="zh-CN"/>
                </w:rPr>
                <w:delText>unsigned char</w:delText>
              </w:r>
              <w:bookmarkStart w:id="2738" w:name="_Toc137217394"/>
              <w:bookmarkEnd w:id="2738"/>
            </w:del>
          </w:p>
        </w:tc>
        <w:tc>
          <w:tcPr>
            <w:tcW w:w="1418" w:type="dxa"/>
            <w:vAlign w:val="center"/>
          </w:tcPr>
          <w:p w14:paraId="0186D30C" w14:textId="64384E9E" w:rsidR="00682B05" w:rsidRPr="00A52A69" w:rsidDel="00C2385F" w:rsidRDefault="00682B05" w:rsidP="00682B05">
            <w:pPr>
              <w:pStyle w:val="af7"/>
              <w:rPr>
                <w:del w:id="2739" w:author="Microsoft Office User" w:date="2023-06-09T15:19:00Z"/>
                <w:rFonts w:ascii="Arial" w:eastAsia="宋体" w:hAnsi="Arial" w:cs="Arial"/>
                <w:color w:val="000000" w:themeColor="text1"/>
                <w:sz w:val="24"/>
                <w:szCs w:val="24"/>
                <w:lang w:val="zh-CN"/>
              </w:rPr>
            </w:pPr>
            <w:del w:id="2740" w:author="Microsoft Office User" w:date="2023-06-09T15:19:00Z">
              <w:r w:rsidRPr="00A52A69" w:rsidDel="00C2385F">
                <w:rPr>
                  <w:rFonts w:ascii="Arial" w:eastAsia="宋体" w:hAnsi="Arial" w:cs="Arial"/>
                  <w:color w:val="000000" w:themeColor="text1"/>
                  <w:sz w:val="24"/>
                  <w:szCs w:val="24"/>
                  <w:lang w:val="zh-CN"/>
                </w:rPr>
                <w:delText>1</w:delText>
              </w:r>
              <w:r w:rsidRPr="00A52A69" w:rsidDel="00C2385F">
                <w:rPr>
                  <w:rFonts w:ascii="Arial" w:eastAsia="宋体" w:hAnsi="Arial" w:cs="Arial"/>
                  <w:color w:val="000000" w:themeColor="text1"/>
                  <w:sz w:val="24"/>
                  <w:szCs w:val="24"/>
                  <w:lang w:val="zh-CN"/>
                </w:rPr>
                <w:delText>字节</w:delText>
              </w:r>
              <w:bookmarkStart w:id="2741" w:name="_Toc137217395"/>
              <w:bookmarkEnd w:id="2741"/>
            </w:del>
          </w:p>
        </w:tc>
        <w:tc>
          <w:tcPr>
            <w:tcW w:w="2914" w:type="dxa"/>
            <w:vAlign w:val="center"/>
          </w:tcPr>
          <w:p w14:paraId="3E3E84D1" w14:textId="5F2CF1C4" w:rsidR="00682B05" w:rsidRPr="00A52A69" w:rsidDel="00C2385F" w:rsidRDefault="00682B05" w:rsidP="00682B05">
            <w:pPr>
              <w:pStyle w:val="af7"/>
              <w:jc w:val="both"/>
              <w:rPr>
                <w:del w:id="2742" w:author="Microsoft Office User" w:date="2023-06-09T15:19:00Z"/>
                <w:rFonts w:ascii="Arial" w:eastAsia="宋体" w:hAnsi="Arial" w:cs="Arial"/>
                <w:color w:val="000000" w:themeColor="text1"/>
                <w:sz w:val="24"/>
                <w:szCs w:val="24"/>
              </w:rPr>
            </w:pPr>
            <w:bookmarkStart w:id="2743" w:name="_Toc137217396"/>
            <w:bookmarkEnd w:id="2743"/>
          </w:p>
        </w:tc>
        <w:bookmarkStart w:id="2744" w:name="_Toc137217397"/>
        <w:bookmarkEnd w:id="2744"/>
      </w:tr>
      <w:tr w:rsidR="00682B05" w:rsidRPr="00A52A69" w:rsidDel="00C2385F" w14:paraId="5E80233C" w14:textId="45C79409" w:rsidTr="00BA6A63">
        <w:trPr>
          <w:jc w:val="center"/>
          <w:del w:id="2745" w:author="Microsoft Office User" w:date="2023-06-09T15:19:00Z"/>
        </w:trPr>
        <w:tc>
          <w:tcPr>
            <w:tcW w:w="846" w:type="dxa"/>
            <w:vAlign w:val="center"/>
          </w:tcPr>
          <w:p w14:paraId="07B06B8E" w14:textId="7BDA0D59" w:rsidR="00682B05" w:rsidRPr="00A52A69" w:rsidDel="00C2385F" w:rsidRDefault="00682B05" w:rsidP="00682B05">
            <w:pPr>
              <w:pStyle w:val="af7"/>
              <w:rPr>
                <w:del w:id="2746" w:author="Microsoft Office User" w:date="2023-06-09T15:19:00Z"/>
                <w:rFonts w:ascii="Arial" w:eastAsia="宋体" w:hAnsi="Arial" w:cs="Arial"/>
                <w:color w:val="000000" w:themeColor="text1"/>
                <w:sz w:val="24"/>
                <w:szCs w:val="24"/>
                <w:lang w:val="zh-CN"/>
              </w:rPr>
            </w:pPr>
            <w:del w:id="2747" w:author="Microsoft Office User" w:date="2023-06-09T15:19:00Z">
              <w:r w:rsidRPr="00A52A69" w:rsidDel="00C2385F">
                <w:rPr>
                  <w:rFonts w:ascii="Arial" w:eastAsia="宋体" w:hAnsi="Arial" w:cs="Arial"/>
                  <w:color w:val="000000" w:themeColor="text1"/>
                  <w:sz w:val="24"/>
                  <w:szCs w:val="24"/>
                  <w:lang w:val="zh-CN"/>
                </w:rPr>
                <w:delText>3</w:delText>
              </w:r>
              <w:bookmarkStart w:id="2748" w:name="_Toc137217398"/>
              <w:bookmarkEnd w:id="2748"/>
            </w:del>
          </w:p>
        </w:tc>
        <w:tc>
          <w:tcPr>
            <w:tcW w:w="1559" w:type="dxa"/>
            <w:vAlign w:val="center"/>
          </w:tcPr>
          <w:p w14:paraId="161ADA5D" w14:textId="464CEEA9" w:rsidR="00682B05" w:rsidRPr="00A52A69" w:rsidDel="00C2385F" w:rsidRDefault="00682B05" w:rsidP="00682B05">
            <w:pPr>
              <w:pStyle w:val="af7"/>
              <w:rPr>
                <w:del w:id="2749" w:author="Microsoft Office User" w:date="2023-06-09T15:19:00Z"/>
                <w:rFonts w:ascii="Arial" w:eastAsia="宋体" w:hAnsi="Arial" w:cs="Arial"/>
                <w:color w:val="000000" w:themeColor="text1"/>
                <w:sz w:val="24"/>
                <w:szCs w:val="24"/>
                <w:lang w:val="zh-CN"/>
              </w:rPr>
            </w:pPr>
            <w:del w:id="2750" w:author="Microsoft Office User" w:date="2023-06-09T15:19:00Z">
              <w:r w:rsidRPr="00A52A69" w:rsidDel="00C2385F">
                <w:rPr>
                  <w:rFonts w:ascii="Arial" w:eastAsia="宋体" w:hAnsi="Arial" w:cs="Arial"/>
                  <w:color w:val="000000" w:themeColor="text1"/>
                  <w:sz w:val="24"/>
                  <w:szCs w:val="24"/>
                  <w:lang w:val="zh-CN"/>
                </w:rPr>
                <w:delText>数据目的</w:delText>
              </w:r>
              <w:bookmarkStart w:id="2751" w:name="_Toc137217399"/>
              <w:bookmarkEnd w:id="2751"/>
            </w:del>
          </w:p>
        </w:tc>
        <w:tc>
          <w:tcPr>
            <w:tcW w:w="1559" w:type="dxa"/>
            <w:vAlign w:val="center"/>
          </w:tcPr>
          <w:p w14:paraId="1F37E8F8" w14:textId="300D2582" w:rsidR="00682B05" w:rsidRPr="00A52A69" w:rsidDel="00C2385F" w:rsidRDefault="00682B05" w:rsidP="00682B05">
            <w:pPr>
              <w:pStyle w:val="af7"/>
              <w:rPr>
                <w:del w:id="2752" w:author="Microsoft Office User" w:date="2023-06-09T15:19:00Z"/>
                <w:rFonts w:ascii="Arial" w:eastAsia="宋体" w:hAnsi="Arial" w:cs="Arial"/>
                <w:color w:val="000000" w:themeColor="text1"/>
                <w:sz w:val="24"/>
                <w:szCs w:val="24"/>
                <w:lang w:val="zh-CN"/>
              </w:rPr>
            </w:pPr>
            <w:del w:id="2753" w:author="Microsoft Office User" w:date="2023-06-09T15:19:00Z">
              <w:r w:rsidRPr="00A52A69" w:rsidDel="00C2385F">
                <w:rPr>
                  <w:rFonts w:ascii="Arial" w:eastAsia="宋体" w:hAnsi="Arial" w:cs="Arial"/>
                  <w:color w:val="000000" w:themeColor="text1"/>
                  <w:sz w:val="24"/>
                  <w:szCs w:val="24"/>
                  <w:lang w:val="zh-CN"/>
                </w:rPr>
                <w:delText>unsigned char</w:delText>
              </w:r>
              <w:bookmarkStart w:id="2754" w:name="_Toc137217400"/>
              <w:bookmarkEnd w:id="2754"/>
            </w:del>
          </w:p>
        </w:tc>
        <w:tc>
          <w:tcPr>
            <w:tcW w:w="1418" w:type="dxa"/>
            <w:vAlign w:val="center"/>
          </w:tcPr>
          <w:p w14:paraId="3EF13B00" w14:textId="2D68CE20" w:rsidR="00682B05" w:rsidRPr="00A52A69" w:rsidDel="00C2385F" w:rsidRDefault="00682B05" w:rsidP="00682B05">
            <w:pPr>
              <w:pStyle w:val="af7"/>
              <w:rPr>
                <w:del w:id="2755" w:author="Microsoft Office User" w:date="2023-06-09T15:19:00Z"/>
                <w:rFonts w:ascii="Arial" w:eastAsia="宋体" w:hAnsi="Arial" w:cs="Arial"/>
                <w:color w:val="000000" w:themeColor="text1"/>
                <w:sz w:val="24"/>
                <w:szCs w:val="24"/>
                <w:lang w:val="zh-CN"/>
              </w:rPr>
            </w:pPr>
            <w:del w:id="2756" w:author="Microsoft Office User" w:date="2023-06-09T15:19:00Z">
              <w:r w:rsidRPr="00A52A69" w:rsidDel="00C2385F">
                <w:rPr>
                  <w:rFonts w:ascii="Arial" w:eastAsia="宋体" w:hAnsi="Arial" w:cs="Arial"/>
                  <w:color w:val="000000" w:themeColor="text1"/>
                  <w:sz w:val="24"/>
                  <w:szCs w:val="24"/>
                  <w:lang w:val="zh-CN"/>
                </w:rPr>
                <w:delText>1</w:delText>
              </w:r>
              <w:r w:rsidRPr="00A52A69" w:rsidDel="00C2385F">
                <w:rPr>
                  <w:rFonts w:ascii="Arial" w:eastAsia="宋体" w:hAnsi="Arial" w:cs="Arial"/>
                  <w:color w:val="000000" w:themeColor="text1"/>
                  <w:sz w:val="24"/>
                  <w:szCs w:val="24"/>
                  <w:lang w:val="zh-CN"/>
                </w:rPr>
                <w:delText>字节</w:delText>
              </w:r>
              <w:bookmarkStart w:id="2757" w:name="_Toc137217401"/>
              <w:bookmarkEnd w:id="2757"/>
            </w:del>
          </w:p>
        </w:tc>
        <w:tc>
          <w:tcPr>
            <w:tcW w:w="2914" w:type="dxa"/>
            <w:vAlign w:val="center"/>
          </w:tcPr>
          <w:p w14:paraId="47713EB9" w14:textId="28B86A02" w:rsidR="00682B05" w:rsidRPr="00A52A69" w:rsidDel="00C2385F" w:rsidRDefault="00682B05" w:rsidP="00682B05">
            <w:pPr>
              <w:pStyle w:val="af7"/>
              <w:jc w:val="both"/>
              <w:rPr>
                <w:del w:id="2758" w:author="Microsoft Office User" w:date="2023-06-09T15:19:00Z"/>
                <w:rFonts w:ascii="Arial" w:eastAsia="宋体" w:hAnsi="Arial" w:cs="Arial"/>
                <w:color w:val="000000" w:themeColor="text1"/>
                <w:sz w:val="24"/>
                <w:szCs w:val="24"/>
              </w:rPr>
            </w:pPr>
            <w:bookmarkStart w:id="2759" w:name="_Toc137217402"/>
            <w:bookmarkEnd w:id="2759"/>
          </w:p>
        </w:tc>
        <w:bookmarkStart w:id="2760" w:name="_Toc137217403"/>
        <w:bookmarkEnd w:id="2760"/>
      </w:tr>
      <w:tr w:rsidR="00114A70" w:rsidRPr="00A52A69" w:rsidDel="00C2385F" w14:paraId="743D9FA0" w14:textId="089D31C0" w:rsidTr="00BA6A63">
        <w:trPr>
          <w:jc w:val="center"/>
          <w:del w:id="2761" w:author="Microsoft Office User" w:date="2023-06-09T15:19:00Z"/>
        </w:trPr>
        <w:tc>
          <w:tcPr>
            <w:tcW w:w="846" w:type="dxa"/>
            <w:vAlign w:val="center"/>
          </w:tcPr>
          <w:p w14:paraId="74D4A171" w14:textId="18DC9DAF" w:rsidR="00114A70" w:rsidRPr="00A52A69" w:rsidDel="00C2385F" w:rsidRDefault="00114A70" w:rsidP="00BA6A63">
            <w:pPr>
              <w:pStyle w:val="af7"/>
              <w:rPr>
                <w:del w:id="2762" w:author="Microsoft Office User" w:date="2023-06-09T15:19:00Z"/>
                <w:rFonts w:ascii="Arial" w:eastAsia="宋体" w:hAnsi="Arial" w:cs="Arial"/>
                <w:color w:val="000000" w:themeColor="text1"/>
                <w:sz w:val="24"/>
                <w:szCs w:val="24"/>
                <w:lang w:val="zh-CN"/>
              </w:rPr>
            </w:pPr>
            <w:del w:id="2763" w:author="Microsoft Office User" w:date="2023-06-09T15:19:00Z">
              <w:r w:rsidRPr="00A52A69" w:rsidDel="00C2385F">
                <w:rPr>
                  <w:rFonts w:ascii="Arial" w:eastAsia="宋体" w:hAnsi="Arial" w:cs="Arial"/>
                  <w:color w:val="000000" w:themeColor="text1"/>
                  <w:sz w:val="24"/>
                  <w:szCs w:val="24"/>
                  <w:lang w:val="zh-CN"/>
                </w:rPr>
                <w:delText>4</w:delText>
              </w:r>
              <w:bookmarkStart w:id="2764" w:name="_Toc137217404"/>
              <w:bookmarkEnd w:id="2764"/>
            </w:del>
          </w:p>
        </w:tc>
        <w:tc>
          <w:tcPr>
            <w:tcW w:w="1559" w:type="dxa"/>
            <w:vAlign w:val="center"/>
          </w:tcPr>
          <w:p w14:paraId="1C42546E" w14:textId="47A0C0F9" w:rsidR="00114A70" w:rsidRPr="00A52A69" w:rsidDel="00C2385F" w:rsidRDefault="00114A70" w:rsidP="00BA6A63">
            <w:pPr>
              <w:pStyle w:val="af7"/>
              <w:rPr>
                <w:del w:id="2765" w:author="Microsoft Office User" w:date="2023-06-09T15:19:00Z"/>
                <w:rFonts w:ascii="Arial" w:eastAsia="宋体" w:hAnsi="Arial" w:cs="Arial"/>
                <w:color w:val="000000" w:themeColor="text1"/>
                <w:sz w:val="24"/>
                <w:szCs w:val="24"/>
                <w:lang w:val="zh-CN"/>
              </w:rPr>
            </w:pPr>
            <w:del w:id="2766" w:author="Microsoft Office User" w:date="2023-06-09T15:19:00Z">
              <w:r w:rsidRPr="00A52A69" w:rsidDel="00C2385F">
                <w:rPr>
                  <w:rFonts w:ascii="Arial" w:eastAsia="宋体" w:hAnsi="Arial" w:cs="Arial"/>
                  <w:color w:val="000000" w:themeColor="text1"/>
                  <w:sz w:val="24"/>
                  <w:szCs w:val="24"/>
                  <w:lang w:val="zh-CN"/>
                </w:rPr>
                <w:delText>反馈命令类型</w:delText>
              </w:r>
              <w:bookmarkStart w:id="2767" w:name="_Toc137217405"/>
              <w:bookmarkEnd w:id="2767"/>
            </w:del>
          </w:p>
        </w:tc>
        <w:tc>
          <w:tcPr>
            <w:tcW w:w="1559" w:type="dxa"/>
            <w:vAlign w:val="center"/>
          </w:tcPr>
          <w:p w14:paraId="37ADB47D" w14:textId="1867A416" w:rsidR="00114A70" w:rsidRPr="00A52A69" w:rsidDel="00C2385F" w:rsidRDefault="00114A70" w:rsidP="00BA6A63">
            <w:pPr>
              <w:pStyle w:val="af7"/>
              <w:rPr>
                <w:del w:id="2768" w:author="Microsoft Office User" w:date="2023-06-09T15:19:00Z"/>
                <w:rFonts w:ascii="Arial" w:eastAsia="宋体" w:hAnsi="Arial" w:cs="Arial"/>
                <w:color w:val="000000" w:themeColor="text1"/>
                <w:sz w:val="24"/>
                <w:szCs w:val="24"/>
                <w:lang w:val="zh-CN"/>
              </w:rPr>
            </w:pPr>
            <w:del w:id="2769" w:author="Microsoft Office User" w:date="2023-06-09T15:19:00Z">
              <w:r w:rsidRPr="00A52A69" w:rsidDel="00C2385F">
                <w:rPr>
                  <w:rFonts w:ascii="Arial" w:eastAsia="宋体" w:hAnsi="Arial" w:cs="Arial"/>
                  <w:color w:val="000000" w:themeColor="text1"/>
                  <w:sz w:val="24"/>
                  <w:szCs w:val="24"/>
                  <w:lang w:val="zh-CN"/>
                </w:rPr>
                <w:delText>unsigned char</w:delText>
              </w:r>
              <w:bookmarkStart w:id="2770" w:name="_Toc137217406"/>
              <w:bookmarkEnd w:id="2770"/>
            </w:del>
          </w:p>
        </w:tc>
        <w:tc>
          <w:tcPr>
            <w:tcW w:w="1418" w:type="dxa"/>
            <w:vAlign w:val="center"/>
          </w:tcPr>
          <w:p w14:paraId="1DF1DF8D" w14:textId="4DB24B1B" w:rsidR="00114A70" w:rsidRPr="00A52A69" w:rsidDel="00C2385F" w:rsidRDefault="00114A70" w:rsidP="00BA6A63">
            <w:pPr>
              <w:pStyle w:val="af7"/>
              <w:rPr>
                <w:del w:id="2771" w:author="Microsoft Office User" w:date="2023-06-09T15:19:00Z"/>
                <w:rFonts w:ascii="Arial" w:eastAsia="宋体" w:hAnsi="Arial" w:cs="Arial"/>
                <w:color w:val="000000" w:themeColor="text1"/>
                <w:sz w:val="24"/>
                <w:szCs w:val="24"/>
                <w:lang w:val="zh-CN"/>
              </w:rPr>
            </w:pPr>
            <w:del w:id="2772" w:author="Microsoft Office User" w:date="2023-06-09T15:19:00Z">
              <w:r w:rsidRPr="00A52A69" w:rsidDel="00C2385F">
                <w:rPr>
                  <w:rFonts w:ascii="Arial" w:eastAsia="宋体" w:hAnsi="Arial" w:cs="Arial"/>
                  <w:color w:val="000000" w:themeColor="text1"/>
                  <w:sz w:val="24"/>
                  <w:szCs w:val="24"/>
                  <w:lang w:val="zh-CN"/>
                </w:rPr>
                <w:delText>1</w:delText>
              </w:r>
              <w:r w:rsidRPr="00A52A69" w:rsidDel="00C2385F">
                <w:rPr>
                  <w:rFonts w:ascii="Arial" w:eastAsia="宋体" w:hAnsi="Arial" w:cs="Arial"/>
                  <w:color w:val="000000" w:themeColor="text1"/>
                  <w:sz w:val="24"/>
                  <w:szCs w:val="24"/>
                  <w:lang w:val="zh-CN"/>
                </w:rPr>
                <w:delText>字节</w:delText>
              </w:r>
              <w:bookmarkStart w:id="2773" w:name="_Toc137217407"/>
              <w:bookmarkEnd w:id="2773"/>
            </w:del>
          </w:p>
        </w:tc>
        <w:tc>
          <w:tcPr>
            <w:tcW w:w="2914" w:type="dxa"/>
            <w:vAlign w:val="center"/>
          </w:tcPr>
          <w:p w14:paraId="6319EA47" w14:textId="4BF81DD4" w:rsidR="00114A70" w:rsidRPr="00A52A69" w:rsidDel="00C2385F" w:rsidRDefault="00114A70" w:rsidP="00BA6A63">
            <w:pPr>
              <w:pStyle w:val="af7"/>
              <w:jc w:val="both"/>
              <w:rPr>
                <w:del w:id="2774" w:author="Microsoft Office User" w:date="2023-06-09T15:19:00Z"/>
                <w:rFonts w:ascii="Arial" w:eastAsia="宋体" w:hAnsi="Arial" w:cs="Arial"/>
                <w:color w:val="000000" w:themeColor="text1"/>
                <w:sz w:val="24"/>
                <w:szCs w:val="24"/>
                <w:lang w:val="zh-CN"/>
              </w:rPr>
            </w:pPr>
            <w:bookmarkStart w:id="2775" w:name="_Toc137217408"/>
            <w:bookmarkEnd w:id="2775"/>
          </w:p>
        </w:tc>
        <w:bookmarkStart w:id="2776" w:name="_Toc137217409"/>
        <w:bookmarkEnd w:id="2776"/>
      </w:tr>
      <w:tr w:rsidR="00114A70" w:rsidRPr="00A52A69" w:rsidDel="00C2385F" w14:paraId="3A3BC897" w14:textId="32E3F858" w:rsidTr="00BA6A63">
        <w:trPr>
          <w:jc w:val="center"/>
          <w:del w:id="2777" w:author="Microsoft Office User" w:date="2023-06-09T15:19:00Z"/>
        </w:trPr>
        <w:tc>
          <w:tcPr>
            <w:tcW w:w="846" w:type="dxa"/>
            <w:vAlign w:val="center"/>
          </w:tcPr>
          <w:p w14:paraId="7B21A44C" w14:textId="7F592063" w:rsidR="00114A70" w:rsidRPr="00A52A69" w:rsidDel="00C2385F" w:rsidRDefault="00114A70" w:rsidP="00BA6A63">
            <w:pPr>
              <w:pStyle w:val="af7"/>
              <w:rPr>
                <w:del w:id="2778" w:author="Microsoft Office User" w:date="2023-06-09T15:19:00Z"/>
                <w:rFonts w:ascii="Arial" w:eastAsia="宋体" w:hAnsi="Arial" w:cs="Arial"/>
                <w:color w:val="000000" w:themeColor="text1"/>
                <w:sz w:val="24"/>
                <w:szCs w:val="24"/>
                <w:lang w:val="zh-CN"/>
              </w:rPr>
            </w:pPr>
            <w:del w:id="2779" w:author="Microsoft Office User" w:date="2023-06-09T15:19:00Z">
              <w:r w:rsidRPr="00A52A69" w:rsidDel="00C2385F">
                <w:rPr>
                  <w:rFonts w:ascii="Arial" w:eastAsia="宋体" w:hAnsi="Arial" w:cs="Arial"/>
                  <w:color w:val="000000" w:themeColor="text1"/>
                  <w:sz w:val="24"/>
                  <w:szCs w:val="24"/>
                  <w:lang w:val="zh-CN"/>
                </w:rPr>
                <w:delText>5</w:delText>
              </w:r>
              <w:bookmarkStart w:id="2780" w:name="_Toc137217410"/>
              <w:bookmarkEnd w:id="2780"/>
            </w:del>
          </w:p>
        </w:tc>
        <w:tc>
          <w:tcPr>
            <w:tcW w:w="1559" w:type="dxa"/>
            <w:vAlign w:val="center"/>
          </w:tcPr>
          <w:p w14:paraId="54A8FC75" w14:textId="3F7A0233" w:rsidR="00114A70" w:rsidRPr="00A52A69" w:rsidDel="00C2385F" w:rsidRDefault="00114A70" w:rsidP="00BA6A63">
            <w:pPr>
              <w:pStyle w:val="af7"/>
              <w:rPr>
                <w:del w:id="2781" w:author="Microsoft Office User" w:date="2023-06-09T15:19:00Z"/>
                <w:rFonts w:ascii="Arial" w:eastAsia="宋体" w:hAnsi="Arial" w:cs="Arial"/>
                <w:color w:val="000000" w:themeColor="text1"/>
                <w:sz w:val="24"/>
                <w:szCs w:val="24"/>
                <w:lang w:val="zh-CN"/>
              </w:rPr>
            </w:pPr>
            <w:del w:id="2782" w:author="Microsoft Office User" w:date="2023-06-09T15:19:00Z">
              <w:r w:rsidRPr="00A52A69" w:rsidDel="00C2385F">
                <w:rPr>
                  <w:rFonts w:ascii="Arial" w:eastAsia="宋体" w:hAnsi="Arial" w:cs="Arial"/>
                  <w:color w:val="000000" w:themeColor="text1"/>
                  <w:sz w:val="24"/>
                  <w:szCs w:val="24"/>
                  <w:lang w:val="zh-CN"/>
                </w:rPr>
                <w:delText>数据体长度</w:delText>
              </w:r>
              <w:bookmarkStart w:id="2783" w:name="_Toc137217411"/>
              <w:bookmarkEnd w:id="2783"/>
            </w:del>
          </w:p>
        </w:tc>
        <w:tc>
          <w:tcPr>
            <w:tcW w:w="1559" w:type="dxa"/>
            <w:vAlign w:val="center"/>
          </w:tcPr>
          <w:p w14:paraId="71E9F04A" w14:textId="6307F105" w:rsidR="00114A70" w:rsidRPr="00A52A69" w:rsidDel="00C2385F" w:rsidRDefault="00114A70" w:rsidP="00BA6A63">
            <w:pPr>
              <w:pStyle w:val="af7"/>
              <w:rPr>
                <w:del w:id="2784" w:author="Microsoft Office User" w:date="2023-06-09T15:19:00Z"/>
                <w:rFonts w:ascii="Arial" w:eastAsia="宋体" w:hAnsi="Arial" w:cs="Arial"/>
                <w:color w:val="000000" w:themeColor="text1"/>
                <w:sz w:val="24"/>
                <w:szCs w:val="24"/>
                <w:lang w:val="zh-CN"/>
              </w:rPr>
            </w:pPr>
            <w:del w:id="2785" w:author="Microsoft Office User" w:date="2023-06-09T15:19:00Z">
              <w:r w:rsidRPr="00A52A69" w:rsidDel="00C2385F">
                <w:rPr>
                  <w:rFonts w:ascii="Arial" w:eastAsia="宋体" w:hAnsi="Arial" w:cs="Arial"/>
                  <w:color w:val="000000" w:themeColor="text1"/>
                  <w:sz w:val="24"/>
                  <w:szCs w:val="24"/>
                  <w:lang w:val="zh-CN"/>
                </w:rPr>
                <w:delText>unsigned char</w:delText>
              </w:r>
              <w:bookmarkStart w:id="2786" w:name="_Toc137217412"/>
              <w:bookmarkEnd w:id="2786"/>
            </w:del>
          </w:p>
        </w:tc>
        <w:tc>
          <w:tcPr>
            <w:tcW w:w="1418" w:type="dxa"/>
            <w:vAlign w:val="center"/>
          </w:tcPr>
          <w:p w14:paraId="36B43447" w14:textId="0D83415E" w:rsidR="00114A70" w:rsidRPr="00A52A69" w:rsidDel="00C2385F" w:rsidRDefault="00114A70" w:rsidP="00BA6A63">
            <w:pPr>
              <w:pStyle w:val="af7"/>
              <w:rPr>
                <w:del w:id="2787" w:author="Microsoft Office User" w:date="2023-06-09T15:19:00Z"/>
                <w:rFonts w:ascii="Arial" w:eastAsia="宋体" w:hAnsi="Arial" w:cs="Arial"/>
                <w:color w:val="000000" w:themeColor="text1"/>
                <w:sz w:val="24"/>
                <w:szCs w:val="24"/>
                <w:lang w:val="zh-CN"/>
              </w:rPr>
            </w:pPr>
            <w:del w:id="2788" w:author="Microsoft Office User" w:date="2023-06-09T15:19:00Z">
              <w:r w:rsidRPr="00A52A69" w:rsidDel="00C2385F">
                <w:rPr>
                  <w:rFonts w:ascii="Arial" w:eastAsia="宋体" w:hAnsi="Arial" w:cs="Arial"/>
                  <w:color w:val="000000" w:themeColor="text1"/>
                  <w:sz w:val="24"/>
                  <w:szCs w:val="24"/>
                  <w:lang w:val="zh-CN"/>
                </w:rPr>
                <w:delText>1</w:delText>
              </w:r>
              <w:r w:rsidRPr="00A52A69" w:rsidDel="00C2385F">
                <w:rPr>
                  <w:rFonts w:ascii="Arial" w:eastAsia="宋体" w:hAnsi="Arial" w:cs="Arial"/>
                  <w:color w:val="000000" w:themeColor="text1"/>
                  <w:sz w:val="24"/>
                  <w:szCs w:val="24"/>
                  <w:lang w:val="zh-CN"/>
                </w:rPr>
                <w:delText>字节</w:delText>
              </w:r>
              <w:bookmarkStart w:id="2789" w:name="_Toc137217413"/>
              <w:bookmarkEnd w:id="2789"/>
            </w:del>
          </w:p>
        </w:tc>
        <w:tc>
          <w:tcPr>
            <w:tcW w:w="2914" w:type="dxa"/>
            <w:vAlign w:val="center"/>
          </w:tcPr>
          <w:p w14:paraId="3A466920" w14:textId="702E14E1" w:rsidR="00114A70" w:rsidRPr="00A52A69" w:rsidDel="00C2385F" w:rsidRDefault="00114A70" w:rsidP="00BA6A63">
            <w:pPr>
              <w:pStyle w:val="af7"/>
              <w:jc w:val="both"/>
              <w:rPr>
                <w:del w:id="2790" w:author="Microsoft Office User" w:date="2023-06-09T15:19:00Z"/>
                <w:rFonts w:ascii="Arial" w:eastAsia="宋体" w:hAnsi="Arial" w:cs="Arial"/>
                <w:color w:val="000000" w:themeColor="text1"/>
                <w:sz w:val="24"/>
                <w:szCs w:val="24"/>
                <w:lang w:val="zh-CN"/>
              </w:rPr>
            </w:pPr>
            <w:del w:id="2791" w:author="Microsoft Office User" w:date="2023-06-09T15:19:00Z">
              <w:r w:rsidRPr="00A52A69" w:rsidDel="00C2385F">
                <w:rPr>
                  <w:rFonts w:ascii="Arial" w:eastAsia="宋体" w:hAnsi="Arial" w:cs="Arial"/>
                  <w:color w:val="000000" w:themeColor="text1"/>
                  <w:sz w:val="24"/>
                  <w:szCs w:val="24"/>
                  <w:lang w:val="zh-CN"/>
                </w:rPr>
                <w:delText>指定可变长数据体的内容长度</w:delText>
              </w:r>
              <w:bookmarkStart w:id="2792" w:name="_Toc137217414"/>
              <w:bookmarkEnd w:id="2792"/>
            </w:del>
          </w:p>
        </w:tc>
        <w:bookmarkStart w:id="2793" w:name="_Toc137217415"/>
        <w:bookmarkEnd w:id="2793"/>
      </w:tr>
      <w:tr w:rsidR="00114A70" w:rsidRPr="00A52A69" w:rsidDel="00C2385F" w14:paraId="286FC0C5" w14:textId="4D7C1A60" w:rsidTr="00BA6A63">
        <w:trPr>
          <w:jc w:val="center"/>
          <w:del w:id="2794" w:author="Microsoft Office User" w:date="2023-06-09T15:19:00Z"/>
        </w:trPr>
        <w:tc>
          <w:tcPr>
            <w:tcW w:w="846" w:type="dxa"/>
            <w:vAlign w:val="center"/>
          </w:tcPr>
          <w:p w14:paraId="228B2C23" w14:textId="1C744F38" w:rsidR="00114A70" w:rsidRPr="00A52A69" w:rsidDel="00C2385F" w:rsidRDefault="00114A70" w:rsidP="00BA6A63">
            <w:pPr>
              <w:pStyle w:val="af7"/>
              <w:rPr>
                <w:del w:id="2795" w:author="Microsoft Office User" w:date="2023-06-09T15:19:00Z"/>
                <w:rFonts w:ascii="Arial" w:eastAsia="宋体" w:hAnsi="Arial" w:cs="Arial"/>
                <w:color w:val="000000" w:themeColor="text1"/>
                <w:sz w:val="24"/>
                <w:szCs w:val="24"/>
                <w:lang w:val="zh-CN"/>
              </w:rPr>
            </w:pPr>
            <w:del w:id="2796" w:author="Microsoft Office User" w:date="2023-06-09T15:19:00Z">
              <w:r w:rsidRPr="00A52A69" w:rsidDel="00C2385F">
                <w:rPr>
                  <w:rFonts w:ascii="Arial" w:eastAsia="宋体" w:hAnsi="Arial" w:cs="Arial"/>
                  <w:color w:val="000000" w:themeColor="text1"/>
                  <w:sz w:val="24"/>
                  <w:szCs w:val="24"/>
                  <w:lang w:val="zh-CN"/>
                </w:rPr>
                <w:delText>6</w:delText>
              </w:r>
              <w:bookmarkStart w:id="2797" w:name="_Toc137217416"/>
              <w:bookmarkEnd w:id="2797"/>
            </w:del>
          </w:p>
        </w:tc>
        <w:tc>
          <w:tcPr>
            <w:tcW w:w="1559" w:type="dxa"/>
            <w:vAlign w:val="center"/>
          </w:tcPr>
          <w:p w14:paraId="5029080A" w14:textId="26404EC3" w:rsidR="00114A70" w:rsidRPr="00A52A69" w:rsidDel="00C2385F" w:rsidRDefault="00114A70" w:rsidP="00BA6A63">
            <w:pPr>
              <w:pStyle w:val="af7"/>
              <w:rPr>
                <w:del w:id="2798" w:author="Microsoft Office User" w:date="2023-06-09T15:19:00Z"/>
                <w:rFonts w:ascii="Arial" w:eastAsia="宋体" w:hAnsi="Arial" w:cs="Arial"/>
                <w:color w:val="000000" w:themeColor="text1"/>
                <w:sz w:val="24"/>
                <w:szCs w:val="24"/>
                <w:lang w:val="zh-CN"/>
              </w:rPr>
            </w:pPr>
            <w:del w:id="2799" w:author="Microsoft Office User" w:date="2023-06-09T15:19:00Z">
              <w:r w:rsidRPr="00A52A69" w:rsidDel="00C2385F">
                <w:rPr>
                  <w:rFonts w:ascii="Arial" w:eastAsia="宋体" w:hAnsi="Arial" w:cs="Arial"/>
                  <w:color w:val="000000" w:themeColor="text1"/>
                  <w:sz w:val="24"/>
                  <w:szCs w:val="24"/>
                  <w:lang w:val="zh-CN"/>
                </w:rPr>
                <w:delText>响应命令类型</w:delText>
              </w:r>
              <w:r w:rsidRPr="00A52A69" w:rsidDel="00C2385F">
                <w:rPr>
                  <w:rFonts w:ascii="Arial" w:eastAsia="宋体" w:hAnsi="Arial" w:cs="Arial"/>
                  <w:color w:val="000000" w:themeColor="text1"/>
                  <w:sz w:val="24"/>
                  <w:szCs w:val="24"/>
                  <w:lang w:val="zh-CN"/>
                </w:rPr>
                <w:delText>+</w:delText>
              </w:r>
              <w:bookmarkStart w:id="2800" w:name="_Toc137217417"/>
              <w:bookmarkEnd w:id="2800"/>
            </w:del>
          </w:p>
          <w:p w14:paraId="512652DB" w14:textId="684939C2" w:rsidR="00114A70" w:rsidRPr="00A52A69" w:rsidDel="00C2385F" w:rsidRDefault="00114A70" w:rsidP="00BA6A63">
            <w:pPr>
              <w:pStyle w:val="af7"/>
              <w:rPr>
                <w:del w:id="2801" w:author="Microsoft Office User" w:date="2023-06-09T15:19:00Z"/>
                <w:rFonts w:ascii="Arial" w:eastAsia="宋体" w:hAnsi="Arial" w:cs="Arial"/>
                <w:color w:val="000000" w:themeColor="text1"/>
                <w:sz w:val="24"/>
                <w:szCs w:val="24"/>
                <w:lang w:val="zh-CN"/>
              </w:rPr>
            </w:pPr>
            <w:del w:id="2802" w:author="Microsoft Office User" w:date="2023-06-09T15:19:00Z">
              <w:r w:rsidRPr="00A52A69" w:rsidDel="00C2385F">
                <w:rPr>
                  <w:rFonts w:ascii="Arial" w:eastAsia="宋体" w:hAnsi="Arial" w:cs="Arial"/>
                  <w:color w:val="000000" w:themeColor="text1"/>
                  <w:sz w:val="24"/>
                  <w:szCs w:val="24"/>
                  <w:lang w:val="zh-CN"/>
                </w:rPr>
                <w:delText>数据体内容</w:delText>
              </w:r>
              <w:bookmarkStart w:id="2803" w:name="_Toc137217418"/>
              <w:bookmarkEnd w:id="2803"/>
            </w:del>
          </w:p>
        </w:tc>
        <w:tc>
          <w:tcPr>
            <w:tcW w:w="1559" w:type="dxa"/>
            <w:vAlign w:val="center"/>
          </w:tcPr>
          <w:p w14:paraId="464572A0" w14:textId="62BDD9B6" w:rsidR="00114A70" w:rsidRPr="00A52A69" w:rsidDel="00C2385F" w:rsidRDefault="00114A70" w:rsidP="00BA6A63">
            <w:pPr>
              <w:pStyle w:val="af7"/>
              <w:rPr>
                <w:del w:id="2804" w:author="Microsoft Office User" w:date="2023-06-09T15:19:00Z"/>
                <w:rFonts w:ascii="Arial" w:eastAsia="宋体" w:hAnsi="Arial" w:cs="Arial"/>
                <w:color w:val="000000" w:themeColor="text1"/>
                <w:sz w:val="24"/>
                <w:szCs w:val="24"/>
                <w:lang w:val="zh-CN"/>
              </w:rPr>
            </w:pPr>
            <w:del w:id="2805" w:author="Microsoft Office User" w:date="2023-06-09T15:19:00Z">
              <w:r w:rsidRPr="00A52A69" w:rsidDel="00C2385F">
                <w:rPr>
                  <w:rFonts w:ascii="Arial" w:eastAsia="宋体" w:hAnsi="Arial" w:cs="Arial"/>
                  <w:color w:val="000000" w:themeColor="text1"/>
                  <w:sz w:val="24"/>
                  <w:szCs w:val="24"/>
                  <w:lang w:val="zh-CN"/>
                </w:rPr>
                <w:delText>unsigned char+</w:delText>
              </w:r>
              <w:r w:rsidRPr="00A52A69" w:rsidDel="00C2385F">
                <w:rPr>
                  <w:rFonts w:ascii="Arial" w:eastAsia="宋体" w:hAnsi="Arial" w:cs="Arial"/>
                  <w:color w:val="000000" w:themeColor="text1"/>
                  <w:sz w:val="24"/>
                  <w:szCs w:val="24"/>
                  <w:lang w:val="zh-CN"/>
                </w:rPr>
                <w:delText>二进制</w:delText>
              </w:r>
              <w:bookmarkStart w:id="2806" w:name="_Toc137217419"/>
              <w:bookmarkEnd w:id="2806"/>
            </w:del>
          </w:p>
        </w:tc>
        <w:tc>
          <w:tcPr>
            <w:tcW w:w="1418" w:type="dxa"/>
            <w:vAlign w:val="center"/>
          </w:tcPr>
          <w:p w14:paraId="714B4082" w14:textId="438BEE02" w:rsidR="00114A70" w:rsidRPr="00A52A69" w:rsidDel="00C2385F" w:rsidRDefault="00114A70" w:rsidP="00BA6A63">
            <w:pPr>
              <w:pStyle w:val="af7"/>
              <w:rPr>
                <w:del w:id="2807" w:author="Microsoft Office User" w:date="2023-06-09T15:19:00Z"/>
                <w:rFonts w:ascii="Arial" w:eastAsia="宋体" w:hAnsi="Arial" w:cs="Arial"/>
                <w:color w:val="000000" w:themeColor="text1"/>
                <w:sz w:val="24"/>
                <w:szCs w:val="24"/>
                <w:lang w:val="zh-CN"/>
              </w:rPr>
            </w:pPr>
            <w:del w:id="2808" w:author="Microsoft Office User" w:date="2023-06-09T15:19:00Z">
              <w:r w:rsidRPr="00A52A69" w:rsidDel="00C2385F">
                <w:rPr>
                  <w:rFonts w:ascii="Arial" w:eastAsia="宋体" w:hAnsi="Arial" w:cs="Arial"/>
                  <w:color w:val="000000" w:themeColor="text1"/>
                  <w:sz w:val="24"/>
                  <w:szCs w:val="24"/>
                  <w:lang w:val="zh-CN"/>
                </w:rPr>
                <w:delText>1</w:delText>
              </w:r>
              <w:r w:rsidRPr="00A52A69" w:rsidDel="00C2385F">
                <w:rPr>
                  <w:rFonts w:ascii="Arial" w:eastAsia="宋体" w:hAnsi="Arial" w:cs="Arial"/>
                  <w:color w:val="000000" w:themeColor="text1"/>
                  <w:sz w:val="24"/>
                  <w:szCs w:val="24"/>
                  <w:lang w:val="zh-CN"/>
                </w:rPr>
                <w:delText>字节</w:delText>
              </w:r>
              <w:r w:rsidRPr="00A52A69" w:rsidDel="00C2385F">
                <w:rPr>
                  <w:rFonts w:ascii="Arial" w:eastAsia="宋体" w:hAnsi="Arial" w:cs="Arial"/>
                  <w:color w:val="000000" w:themeColor="text1"/>
                  <w:sz w:val="24"/>
                  <w:szCs w:val="24"/>
                  <w:lang w:val="zh-CN"/>
                </w:rPr>
                <w:delText>+</w:delText>
              </w:r>
              <w:bookmarkStart w:id="2809" w:name="_Toc137217420"/>
              <w:bookmarkEnd w:id="2809"/>
            </w:del>
          </w:p>
          <w:p w14:paraId="6EF6BA01" w14:textId="4B8BBF12" w:rsidR="00114A70" w:rsidRPr="00A52A69" w:rsidDel="00C2385F" w:rsidRDefault="00114A70" w:rsidP="00BA6A63">
            <w:pPr>
              <w:pStyle w:val="af7"/>
              <w:rPr>
                <w:del w:id="2810" w:author="Microsoft Office User" w:date="2023-06-09T15:19:00Z"/>
                <w:rFonts w:ascii="Arial" w:eastAsia="宋体" w:hAnsi="Arial" w:cs="Arial"/>
                <w:color w:val="000000" w:themeColor="text1"/>
                <w:sz w:val="24"/>
                <w:szCs w:val="24"/>
                <w:lang w:val="zh-CN"/>
              </w:rPr>
            </w:pPr>
            <w:del w:id="2811" w:author="Microsoft Office User" w:date="2023-06-09T15:19:00Z">
              <w:r w:rsidRPr="00A52A69" w:rsidDel="00C2385F">
                <w:rPr>
                  <w:rFonts w:ascii="Arial" w:eastAsia="宋体" w:hAnsi="Arial" w:cs="Arial"/>
                  <w:color w:val="000000" w:themeColor="text1"/>
                  <w:sz w:val="24"/>
                  <w:szCs w:val="24"/>
                  <w:lang w:val="zh-CN"/>
                </w:rPr>
                <w:delText>……</w:delText>
              </w:r>
              <w:bookmarkStart w:id="2812" w:name="_Toc137217421"/>
              <w:bookmarkEnd w:id="2812"/>
            </w:del>
          </w:p>
        </w:tc>
        <w:tc>
          <w:tcPr>
            <w:tcW w:w="2914" w:type="dxa"/>
            <w:vAlign w:val="center"/>
          </w:tcPr>
          <w:p w14:paraId="0A4A9F18" w14:textId="3F9247E3" w:rsidR="00114A70" w:rsidRPr="00A52A69" w:rsidDel="00C2385F" w:rsidRDefault="00114A70" w:rsidP="00BA6A63">
            <w:pPr>
              <w:pStyle w:val="af7"/>
              <w:jc w:val="both"/>
              <w:rPr>
                <w:del w:id="2813" w:author="Microsoft Office User" w:date="2023-06-09T15:19:00Z"/>
                <w:rFonts w:ascii="Arial" w:eastAsia="宋体" w:hAnsi="Arial" w:cs="Arial"/>
                <w:color w:val="000000" w:themeColor="text1"/>
                <w:sz w:val="24"/>
                <w:szCs w:val="24"/>
                <w:lang w:val="zh-CN"/>
              </w:rPr>
            </w:pPr>
            <w:del w:id="2814" w:author="Microsoft Office User" w:date="2023-06-09T15:19:00Z">
              <w:r w:rsidRPr="00A52A69" w:rsidDel="00C2385F">
                <w:rPr>
                  <w:rFonts w:ascii="Arial" w:eastAsia="宋体" w:hAnsi="Arial" w:cs="Arial"/>
                  <w:color w:val="000000" w:themeColor="text1"/>
                  <w:sz w:val="24"/>
                  <w:szCs w:val="24"/>
                  <w:lang w:val="zh-CN"/>
                </w:rPr>
                <w:delText>响应数据类型</w:delText>
              </w:r>
              <w:bookmarkStart w:id="2815" w:name="_Toc137217422"/>
              <w:bookmarkEnd w:id="2815"/>
            </w:del>
          </w:p>
          <w:p w14:paraId="6BC61064" w14:textId="53ADCC1B" w:rsidR="00114A70" w:rsidRPr="00A52A69" w:rsidDel="00C2385F" w:rsidRDefault="00114A70" w:rsidP="00BA6A63">
            <w:pPr>
              <w:pStyle w:val="af7"/>
              <w:jc w:val="both"/>
              <w:rPr>
                <w:del w:id="2816" w:author="Microsoft Office User" w:date="2023-06-09T15:19:00Z"/>
                <w:rFonts w:ascii="Arial" w:eastAsia="宋体" w:hAnsi="Arial" w:cs="Arial"/>
                <w:color w:val="000000" w:themeColor="text1"/>
                <w:sz w:val="24"/>
                <w:szCs w:val="24"/>
                <w:lang w:val="zh-CN"/>
              </w:rPr>
            </w:pPr>
            <w:del w:id="2817" w:author="Microsoft Office User" w:date="2023-06-09T15:19:00Z">
              <w:r w:rsidRPr="00A52A69" w:rsidDel="00C2385F">
                <w:rPr>
                  <w:rFonts w:ascii="Arial" w:eastAsia="宋体" w:hAnsi="Arial" w:cs="Arial"/>
                  <w:color w:val="000000" w:themeColor="text1"/>
                  <w:sz w:val="24"/>
                  <w:szCs w:val="24"/>
                  <w:lang w:val="zh-CN"/>
                </w:rPr>
                <w:delText>数据体内容：变长大小，按协议约定</w:delText>
              </w:r>
              <w:bookmarkStart w:id="2818" w:name="_Toc137217423"/>
              <w:bookmarkEnd w:id="2818"/>
            </w:del>
          </w:p>
        </w:tc>
        <w:bookmarkStart w:id="2819" w:name="_Toc137217424"/>
        <w:bookmarkEnd w:id="2819"/>
      </w:tr>
      <w:tr w:rsidR="00114A70" w:rsidRPr="00A52A69" w:rsidDel="00C2385F" w14:paraId="2CA72F17" w14:textId="657B86DF" w:rsidTr="00BA6A63">
        <w:trPr>
          <w:jc w:val="center"/>
          <w:del w:id="2820" w:author="Microsoft Office User" w:date="2023-06-09T15:19:00Z"/>
        </w:trPr>
        <w:tc>
          <w:tcPr>
            <w:tcW w:w="846" w:type="dxa"/>
            <w:vAlign w:val="center"/>
          </w:tcPr>
          <w:p w14:paraId="62430388" w14:textId="5907E621" w:rsidR="00114A70" w:rsidRPr="00A52A69" w:rsidDel="00C2385F" w:rsidRDefault="00114A70" w:rsidP="00BA6A63">
            <w:pPr>
              <w:pStyle w:val="af7"/>
              <w:rPr>
                <w:del w:id="2821" w:author="Microsoft Office User" w:date="2023-06-09T15:19:00Z"/>
                <w:rFonts w:ascii="Arial" w:eastAsia="宋体" w:hAnsi="Arial" w:cs="Arial"/>
                <w:color w:val="000000" w:themeColor="text1"/>
                <w:sz w:val="24"/>
                <w:szCs w:val="24"/>
                <w:lang w:val="zh-CN"/>
              </w:rPr>
            </w:pPr>
            <w:del w:id="2822" w:author="Microsoft Office User" w:date="2023-06-09T15:19:00Z">
              <w:r w:rsidRPr="00A52A69" w:rsidDel="00C2385F">
                <w:rPr>
                  <w:rFonts w:ascii="Arial" w:eastAsia="宋体" w:hAnsi="Arial" w:cs="Arial"/>
                  <w:color w:val="000000" w:themeColor="text1"/>
                  <w:sz w:val="24"/>
                  <w:szCs w:val="24"/>
                  <w:lang w:val="zh-CN"/>
                </w:rPr>
                <w:delText>7</w:delText>
              </w:r>
              <w:bookmarkStart w:id="2823" w:name="_Toc137217425"/>
              <w:bookmarkEnd w:id="2823"/>
            </w:del>
          </w:p>
        </w:tc>
        <w:tc>
          <w:tcPr>
            <w:tcW w:w="1559" w:type="dxa"/>
            <w:vAlign w:val="center"/>
          </w:tcPr>
          <w:p w14:paraId="3FEB5A90" w14:textId="6A5110FD" w:rsidR="00114A70" w:rsidRPr="00A52A69" w:rsidDel="00C2385F" w:rsidRDefault="00114A70" w:rsidP="00BA6A63">
            <w:pPr>
              <w:pStyle w:val="af7"/>
              <w:rPr>
                <w:del w:id="2824" w:author="Microsoft Office User" w:date="2023-06-09T15:19:00Z"/>
                <w:rFonts w:ascii="Arial" w:eastAsia="宋体" w:hAnsi="Arial" w:cs="Arial"/>
                <w:color w:val="000000" w:themeColor="text1"/>
                <w:sz w:val="24"/>
                <w:szCs w:val="24"/>
                <w:lang w:val="zh-CN"/>
              </w:rPr>
            </w:pPr>
            <w:del w:id="2825" w:author="Microsoft Office User" w:date="2023-06-09T15:19:00Z">
              <w:r w:rsidRPr="00A52A69" w:rsidDel="00C2385F">
                <w:rPr>
                  <w:rFonts w:ascii="Arial" w:eastAsia="宋体" w:hAnsi="Arial" w:cs="Arial"/>
                  <w:color w:val="000000" w:themeColor="text1"/>
                  <w:sz w:val="24"/>
                  <w:szCs w:val="24"/>
                  <w:lang w:val="zh-CN"/>
                </w:rPr>
                <w:delText>校验码</w:delText>
              </w:r>
              <w:bookmarkStart w:id="2826" w:name="_Toc137217426"/>
              <w:bookmarkEnd w:id="2826"/>
            </w:del>
          </w:p>
        </w:tc>
        <w:tc>
          <w:tcPr>
            <w:tcW w:w="1559" w:type="dxa"/>
            <w:vAlign w:val="center"/>
          </w:tcPr>
          <w:p w14:paraId="42FE1E34" w14:textId="4A43C46D" w:rsidR="00114A70" w:rsidRPr="00A52A69" w:rsidDel="00C2385F" w:rsidRDefault="00114A70" w:rsidP="00BA6A63">
            <w:pPr>
              <w:pStyle w:val="af7"/>
              <w:rPr>
                <w:del w:id="2827" w:author="Microsoft Office User" w:date="2023-06-09T15:19:00Z"/>
                <w:rFonts w:ascii="Arial" w:eastAsia="宋体" w:hAnsi="Arial" w:cs="Arial"/>
                <w:color w:val="000000" w:themeColor="text1"/>
                <w:sz w:val="24"/>
                <w:szCs w:val="24"/>
                <w:lang w:val="zh-CN"/>
              </w:rPr>
            </w:pPr>
            <w:del w:id="2828" w:author="Microsoft Office User" w:date="2023-06-09T15:19:00Z">
              <w:r w:rsidRPr="00A52A69" w:rsidDel="00C2385F">
                <w:rPr>
                  <w:rFonts w:ascii="Arial" w:eastAsia="宋体" w:hAnsi="Arial" w:cs="Arial"/>
                  <w:color w:val="000000" w:themeColor="text1"/>
                  <w:sz w:val="24"/>
                  <w:szCs w:val="24"/>
                  <w:lang w:val="zh-CN"/>
                </w:rPr>
                <w:delText>unsigned char</w:delText>
              </w:r>
              <w:bookmarkStart w:id="2829" w:name="_Toc137217427"/>
              <w:bookmarkEnd w:id="2829"/>
            </w:del>
          </w:p>
        </w:tc>
        <w:tc>
          <w:tcPr>
            <w:tcW w:w="1418" w:type="dxa"/>
            <w:vAlign w:val="center"/>
          </w:tcPr>
          <w:p w14:paraId="29D98D34" w14:textId="229D479E" w:rsidR="00114A70" w:rsidRPr="00A52A69" w:rsidDel="00C2385F" w:rsidRDefault="00114A70" w:rsidP="00BA6A63">
            <w:pPr>
              <w:pStyle w:val="af7"/>
              <w:rPr>
                <w:del w:id="2830" w:author="Microsoft Office User" w:date="2023-06-09T15:19:00Z"/>
                <w:rFonts w:ascii="Arial" w:eastAsia="宋体" w:hAnsi="Arial" w:cs="Arial"/>
                <w:color w:val="000000" w:themeColor="text1"/>
                <w:sz w:val="24"/>
                <w:szCs w:val="24"/>
                <w:lang w:val="zh-CN"/>
              </w:rPr>
            </w:pPr>
            <w:del w:id="2831" w:author="Microsoft Office User" w:date="2023-06-09T15:19:00Z">
              <w:r w:rsidRPr="00A52A69" w:rsidDel="00C2385F">
                <w:rPr>
                  <w:rFonts w:ascii="Arial" w:eastAsia="宋体" w:hAnsi="Arial" w:cs="Arial"/>
                  <w:color w:val="000000" w:themeColor="text1"/>
                  <w:sz w:val="24"/>
                  <w:szCs w:val="24"/>
                  <w:lang w:val="zh-CN"/>
                </w:rPr>
                <w:delText>1</w:delText>
              </w:r>
              <w:r w:rsidRPr="00A52A69" w:rsidDel="00C2385F">
                <w:rPr>
                  <w:rFonts w:ascii="Arial" w:eastAsia="宋体" w:hAnsi="Arial" w:cs="Arial"/>
                  <w:color w:val="000000" w:themeColor="text1"/>
                  <w:sz w:val="24"/>
                  <w:szCs w:val="24"/>
                  <w:lang w:val="zh-CN"/>
                </w:rPr>
                <w:delText>字节</w:delText>
              </w:r>
              <w:bookmarkStart w:id="2832" w:name="_Toc137217428"/>
              <w:bookmarkEnd w:id="2832"/>
            </w:del>
          </w:p>
        </w:tc>
        <w:tc>
          <w:tcPr>
            <w:tcW w:w="2914" w:type="dxa"/>
            <w:vAlign w:val="center"/>
          </w:tcPr>
          <w:p w14:paraId="1A0AD557" w14:textId="667D06D2" w:rsidR="00114A70" w:rsidRPr="00A52A69" w:rsidDel="00C2385F" w:rsidRDefault="00114A70" w:rsidP="00BA6A63">
            <w:pPr>
              <w:pStyle w:val="af7"/>
              <w:jc w:val="both"/>
              <w:rPr>
                <w:del w:id="2833" w:author="Microsoft Office User" w:date="2023-06-09T15:19:00Z"/>
                <w:rFonts w:ascii="Arial" w:eastAsia="宋体" w:hAnsi="Arial" w:cs="Arial"/>
                <w:color w:val="000000" w:themeColor="text1"/>
                <w:sz w:val="24"/>
                <w:szCs w:val="24"/>
                <w:lang w:val="zh-CN"/>
              </w:rPr>
            </w:pPr>
            <w:del w:id="2834" w:author="Microsoft Office User" w:date="2023-06-09T15:19:00Z">
              <w:r w:rsidRPr="00A52A69" w:rsidDel="00C2385F">
                <w:rPr>
                  <w:rFonts w:ascii="Arial" w:eastAsia="宋体" w:hAnsi="Arial" w:cs="Arial"/>
                  <w:color w:val="000000" w:themeColor="text1"/>
                  <w:sz w:val="24"/>
                  <w:szCs w:val="24"/>
                  <w:lang w:val="zh-CN"/>
                </w:rPr>
                <w:delText>字段</w:delText>
              </w:r>
              <w:r w:rsidRPr="00A52A69" w:rsidDel="00C2385F">
                <w:rPr>
                  <w:rFonts w:ascii="Arial" w:eastAsia="宋体" w:hAnsi="Arial" w:cs="Arial"/>
                  <w:color w:val="000000" w:themeColor="text1"/>
                  <w:sz w:val="24"/>
                  <w:szCs w:val="24"/>
                  <w:lang w:val="zh-CN"/>
                </w:rPr>
                <w:delText>2</w:delText>
              </w:r>
              <w:r w:rsidRPr="00A52A69" w:rsidDel="00C2385F">
                <w:rPr>
                  <w:rFonts w:ascii="Arial" w:eastAsia="宋体" w:hAnsi="Arial" w:cs="Arial"/>
                  <w:color w:val="000000" w:themeColor="text1"/>
                  <w:sz w:val="24"/>
                  <w:szCs w:val="24"/>
                  <w:lang w:val="zh-CN"/>
                </w:rPr>
                <w:delText>到字段</w:delText>
              </w:r>
              <w:r w:rsidRPr="00A52A69" w:rsidDel="00C2385F">
                <w:rPr>
                  <w:rFonts w:ascii="Arial" w:eastAsia="宋体" w:hAnsi="Arial" w:cs="Arial"/>
                  <w:color w:val="000000" w:themeColor="text1"/>
                  <w:sz w:val="24"/>
                  <w:szCs w:val="24"/>
                  <w:lang w:val="zh-CN"/>
                </w:rPr>
                <w:delText>6</w:delText>
              </w:r>
              <w:r w:rsidRPr="00A52A69" w:rsidDel="00C2385F">
                <w:rPr>
                  <w:rFonts w:ascii="Arial" w:eastAsia="宋体" w:hAnsi="Arial" w:cs="Arial"/>
                  <w:color w:val="000000" w:themeColor="text1"/>
                  <w:sz w:val="24"/>
                  <w:szCs w:val="24"/>
                  <w:lang w:val="zh-CN"/>
                </w:rPr>
                <w:delText>内容异或，按字节异或</w:delText>
              </w:r>
              <w:bookmarkStart w:id="2835" w:name="_Toc137217429"/>
              <w:bookmarkEnd w:id="2835"/>
            </w:del>
          </w:p>
        </w:tc>
        <w:bookmarkStart w:id="2836" w:name="_Toc137217430"/>
        <w:bookmarkEnd w:id="2836"/>
      </w:tr>
      <w:tr w:rsidR="00114A70" w:rsidRPr="00A52A69" w:rsidDel="00C2385F" w14:paraId="50EB2B2C" w14:textId="38D350D2" w:rsidTr="00BA6A63">
        <w:trPr>
          <w:jc w:val="center"/>
          <w:del w:id="2837" w:author="Microsoft Office User" w:date="2023-06-09T15:19:00Z"/>
        </w:trPr>
        <w:tc>
          <w:tcPr>
            <w:tcW w:w="846" w:type="dxa"/>
            <w:vAlign w:val="center"/>
          </w:tcPr>
          <w:p w14:paraId="24C65FF2" w14:textId="33C4BDF2" w:rsidR="00114A70" w:rsidRPr="00A52A69" w:rsidDel="00C2385F" w:rsidRDefault="00114A70" w:rsidP="00BA6A63">
            <w:pPr>
              <w:pStyle w:val="af7"/>
              <w:rPr>
                <w:del w:id="2838" w:author="Microsoft Office User" w:date="2023-06-09T15:19:00Z"/>
                <w:rFonts w:ascii="Arial" w:eastAsia="宋体" w:hAnsi="Arial" w:cs="Arial"/>
                <w:color w:val="000000" w:themeColor="text1"/>
                <w:sz w:val="24"/>
                <w:szCs w:val="24"/>
                <w:lang w:val="zh-CN"/>
              </w:rPr>
            </w:pPr>
            <w:del w:id="2839" w:author="Microsoft Office User" w:date="2023-06-09T15:19:00Z">
              <w:r w:rsidRPr="00A52A69" w:rsidDel="00C2385F">
                <w:rPr>
                  <w:rFonts w:ascii="Arial" w:eastAsia="宋体" w:hAnsi="Arial" w:cs="Arial"/>
                  <w:color w:val="000000" w:themeColor="text1"/>
                  <w:sz w:val="24"/>
                  <w:szCs w:val="24"/>
                  <w:lang w:val="zh-CN"/>
                </w:rPr>
                <w:delText>8</w:delText>
              </w:r>
              <w:bookmarkStart w:id="2840" w:name="_Toc137217431"/>
              <w:bookmarkEnd w:id="2840"/>
            </w:del>
          </w:p>
        </w:tc>
        <w:tc>
          <w:tcPr>
            <w:tcW w:w="1559" w:type="dxa"/>
            <w:vAlign w:val="center"/>
          </w:tcPr>
          <w:p w14:paraId="695B918A" w14:textId="2BE0E7DA" w:rsidR="00114A70" w:rsidRPr="00A52A69" w:rsidDel="00C2385F" w:rsidRDefault="00114A70" w:rsidP="00BA6A63">
            <w:pPr>
              <w:pStyle w:val="af7"/>
              <w:rPr>
                <w:del w:id="2841" w:author="Microsoft Office User" w:date="2023-06-09T15:19:00Z"/>
                <w:rFonts w:ascii="Arial" w:eastAsia="宋体" w:hAnsi="Arial" w:cs="Arial"/>
                <w:color w:val="000000" w:themeColor="text1"/>
                <w:sz w:val="24"/>
                <w:szCs w:val="24"/>
                <w:lang w:val="zh-CN"/>
              </w:rPr>
            </w:pPr>
            <w:del w:id="2842" w:author="Microsoft Office User" w:date="2023-06-09T15:19:00Z">
              <w:r w:rsidRPr="00A52A69" w:rsidDel="00C2385F">
                <w:rPr>
                  <w:rFonts w:ascii="Arial" w:eastAsia="宋体" w:hAnsi="Arial" w:cs="Arial"/>
                  <w:color w:val="000000" w:themeColor="text1"/>
                  <w:sz w:val="24"/>
                  <w:szCs w:val="24"/>
                  <w:lang w:val="zh-CN"/>
                </w:rPr>
                <w:delText>结束标记</w:delText>
              </w:r>
              <w:bookmarkStart w:id="2843" w:name="_Toc137217432"/>
              <w:bookmarkEnd w:id="2843"/>
            </w:del>
          </w:p>
        </w:tc>
        <w:tc>
          <w:tcPr>
            <w:tcW w:w="1559" w:type="dxa"/>
            <w:vAlign w:val="center"/>
          </w:tcPr>
          <w:p w14:paraId="78EB5809" w14:textId="0F6DE95F" w:rsidR="00114A70" w:rsidRPr="00A52A69" w:rsidDel="00C2385F" w:rsidRDefault="00114A70" w:rsidP="00BA6A63">
            <w:pPr>
              <w:pStyle w:val="af7"/>
              <w:rPr>
                <w:del w:id="2844" w:author="Microsoft Office User" w:date="2023-06-09T15:19:00Z"/>
                <w:rFonts w:ascii="Arial" w:eastAsia="宋体" w:hAnsi="Arial" w:cs="Arial"/>
                <w:color w:val="000000" w:themeColor="text1"/>
                <w:sz w:val="24"/>
                <w:szCs w:val="24"/>
                <w:lang w:val="zh-CN"/>
              </w:rPr>
            </w:pPr>
            <w:del w:id="2845" w:author="Microsoft Office User" w:date="2023-06-09T15:19:00Z">
              <w:r w:rsidRPr="00A52A69" w:rsidDel="00C2385F">
                <w:rPr>
                  <w:rFonts w:ascii="Arial" w:eastAsia="宋体" w:hAnsi="Arial" w:cs="Arial"/>
                  <w:color w:val="000000" w:themeColor="text1"/>
                  <w:sz w:val="24"/>
                  <w:szCs w:val="24"/>
                  <w:lang w:val="zh-CN"/>
                </w:rPr>
                <w:delText>unsigned char</w:delText>
              </w:r>
              <w:bookmarkStart w:id="2846" w:name="_Toc137217433"/>
              <w:bookmarkEnd w:id="2846"/>
            </w:del>
          </w:p>
        </w:tc>
        <w:tc>
          <w:tcPr>
            <w:tcW w:w="1418" w:type="dxa"/>
            <w:vAlign w:val="center"/>
          </w:tcPr>
          <w:p w14:paraId="779D499A" w14:textId="0C36C978" w:rsidR="00114A70" w:rsidRPr="00A52A69" w:rsidDel="00C2385F" w:rsidRDefault="00114A70" w:rsidP="00BA6A63">
            <w:pPr>
              <w:pStyle w:val="af7"/>
              <w:rPr>
                <w:del w:id="2847" w:author="Microsoft Office User" w:date="2023-06-09T15:19:00Z"/>
                <w:rFonts w:ascii="Arial" w:eastAsia="宋体" w:hAnsi="Arial" w:cs="Arial"/>
                <w:color w:val="000000" w:themeColor="text1"/>
                <w:sz w:val="24"/>
                <w:szCs w:val="24"/>
                <w:lang w:val="zh-CN"/>
              </w:rPr>
            </w:pPr>
            <w:del w:id="2848" w:author="Microsoft Office User" w:date="2023-06-09T15:19:00Z">
              <w:r w:rsidRPr="00A52A69" w:rsidDel="00C2385F">
                <w:rPr>
                  <w:rFonts w:ascii="Arial" w:eastAsia="宋体" w:hAnsi="Arial" w:cs="Arial"/>
                  <w:color w:val="000000" w:themeColor="text1"/>
                  <w:sz w:val="24"/>
                  <w:szCs w:val="24"/>
                  <w:lang w:val="zh-CN"/>
                </w:rPr>
                <w:delText>1</w:delText>
              </w:r>
              <w:r w:rsidRPr="00A52A69" w:rsidDel="00C2385F">
                <w:rPr>
                  <w:rFonts w:ascii="Arial" w:eastAsia="宋体" w:hAnsi="Arial" w:cs="Arial"/>
                  <w:color w:val="000000" w:themeColor="text1"/>
                  <w:sz w:val="24"/>
                  <w:szCs w:val="24"/>
                  <w:lang w:val="zh-CN"/>
                </w:rPr>
                <w:delText>字节</w:delText>
              </w:r>
              <w:bookmarkStart w:id="2849" w:name="_Toc137217434"/>
              <w:bookmarkEnd w:id="2849"/>
            </w:del>
          </w:p>
        </w:tc>
        <w:tc>
          <w:tcPr>
            <w:tcW w:w="2914" w:type="dxa"/>
            <w:vAlign w:val="center"/>
          </w:tcPr>
          <w:p w14:paraId="681D8E5B" w14:textId="45FDE8A8" w:rsidR="00114A70" w:rsidRPr="00A52A69" w:rsidDel="00C2385F" w:rsidRDefault="00114A70" w:rsidP="00BA6A63">
            <w:pPr>
              <w:pStyle w:val="af7"/>
              <w:jc w:val="both"/>
              <w:rPr>
                <w:del w:id="2850" w:author="Microsoft Office User" w:date="2023-06-09T15:19:00Z"/>
                <w:rFonts w:ascii="Arial" w:eastAsia="宋体" w:hAnsi="Arial" w:cs="Arial"/>
                <w:color w:val="000000" w:themeColor="text1"/>
                <w:sz w:val="24"/>
                <w:szCs w:val="24"/>
                <w:lang w:val="zh-CN"/>
              </w:rPr>
            </w:pPr>
            <w:del w:id="2851" w:author="Microsoft Office User" w:date="2023-06-09T15:19:00Z">
              <w:r w:rsidRPr="00A52A69" w:rsidDel="00C2385F">
                <w:rPr>
                  <w:rFonts w:ascii="Arial" w:eastAsia="宋体" w:hAnsi="Arial" w:cs="Arial"/>
                  <w:color w:val="000000" w:themeColor="text1"/>
                  <w:sz w:val="24"/>
                  <w:szCs w:val="24"/>
                  <w:lang w:val="zh-CN"/>
                </w:rPr>
                <w:delText>固定</w:delText>
              </w:r>
              <w:r w:rsidRPr="00A52A69" w:rsidDel="00C2385F">
                <w:rPr>
                  <w:rFonts w:ascii="Arial" w:eastAsia="宋体" w:hAnsi="Arial" w:cs="Arial"/>
                  <w:color w:val="000000" w:themeColor="text1"/>
                  <w:sz w:val="24"/>
                  <w:szCs w:val="24"/>
                  <w:lang w:val="zh-CN"/>
                </w:rPr>
                <w:delText>0xDD</w:delText>
              </w:r>
              <w:bookmarkStart w:id="2852" w:name="_Toc137217435"/>
              <w:bookmarkEnd w:id="2852"/>
            </w:del>
          </w:p>
        </w:tc>
        <w:bookmarkStart w:id="2853" w:name="_Toc137217436"/>
        <w:bookmarkEnd w:id="2853"/>
      </w:tr>
    </w:tbl>
    <w:p w14:paraId="68E42953" w14:textId="69494B59" w:rsidR="00114A70" w:rsidDel="00C2385F" w:rsidRDefault="00114A70" w:rsidP="00114A70">
      <w:pPr>
        <w:spacing w:line="360" w:lineRule="auto"/>
        <w:ind w:firstLineChars="100" w:firstLine="240"/>
        <w:rPr>
          <w:del w:id="2854" w:author="Microsoft Office User" w:date="2023-06-09T15:19:00Z"/>
          <w:rFonts w:ascii="Arial" w:hAnsi="Arial" w:cs="Arial"/>
          <w:color w:val="000000" w:themeColor="text1"/>
          <w:szCs w:val="21"/>
        </w:rPr>
      </w:pPr>
      <w:del w:id="2855" w:author="Microsoft Office User" w:date="2023-06-09T15:19:00Z">
        <w:r w:rsidRPr="00A52A69" w:rsidDel="00C2385F">
          <w:rPr>
            <w:rFonts w:ascii="Arial" w:hAnsi="Arial" w:cs="Arial"/>
            <w:color w:val="000000" w:themeColor="text1"/>
            <w:szCs w:val="21"/>
          </w:rPr>
          <w:delText>其中：数据</w:delText>
        </w:r>
        <w:r w:rsidRPr="00A52A69" w:rsidDel="00C2385F">
          <w:rPr>
            <w:rFonts w:ascii="Arial" w:hAnsi="Arial" w:cs="Arial" w:hint="eastAsia"/>
            <w:color w:val="000000" w:themeColor="text1"/>
            <w:szCs w:val="21"/>
          </w:rPr>
          <w:delText>字节序采用小端模式</w:delText>
        </w:r>
        <w:r w:rsidRPr="00A52A69" w:rsidDel="00C2385F">
          <w:rPr>
            <w:rFonts w:ascii="Arial" w:hAnsi="Arial" w:cs="Arial"/>
            <w:color w:val="000000" w:themeColor="text1"/>
            <w:szCs w:val="21"/>
          </w:rPr>
          <w:delText>，先发低位，再发高位；</w:delText>
        </w:r>
        <w:bookmarkStart w:id="2856" w:name="_Toc137217437"/>
        <w:bookmarkEnd w:id="2856"/>
      </w:del>
    </w:p>
    <w:p w14:paraId="1412360A" w14:textId="2C61BA44" w:rsidR="00114A70" w:rsidRDefault="00114A70" w:rsidP="00AC0620">
      <w:pPr>
        <w:pStyle w:val="30"/>
        <w:numPr>
          <w:ilvl w:val="2"/>
          <w:numId w:val="3"/>
        </w:numPr>
        <w:spacing w:beforeLines="50" w:before="156" w:after="0" w:line="360" w:lineRule="auto"/>
        <w:rPr>
          <w:ins w:id="2857" w:author="Microsoft Office User" w:date="2023-06-07T13:04:00Z"/>
          <w:rFonts w:ascii="Arial" w:eastAsia="黑体" w:hAnsi="Arial" w:cs="Arial"/>
          <w:color w:val="000000" w:themeColor="text1"/>
          <w:sz w:val="24"/>
          <w:szCs w:val="24"/>
        </w:rPr>
      </w:pPr>
      <w:bookmarkStart w:id="2858" w:name="_Toc137217438"/>
      <w:r w:rsidRPr="00581064">
        <w:rPr>
          <w:rFonts w:ascii="Arial" w:eastAsia="黑体" w:hAnsi="Arial" w:cs="Arial"/>
          <w:color w:val="000000" w:themeColor="text1"/>
          <w:sz w:val="24"/>
          <w:szCs w:val="24"/>
        </w:rPr>
        <w:t>通信协议内容</w:t>
      </w:r>
      <w:bookmarkEnd w:id="2858"/>
    </w:p>
    <w:p w14:paraId="2D680713" w14:textId="4F86169D" w:rsidR="00186111" w:rsidRPr="00186111" w:rsidDel="00C2385F" w:rsidRDefault="00186111">
      <w:pPr>
        <w:rPr>
          <w:del w:id="2859" w:author="Microsoft Office User" w:date="2023-06-09T15:19:00Z"/>
          <w:rPrChange w:id="2860" w:author="Microsoft Office User" w:date="2023-06-07T13:04:00Z">
            <w:rPr>
              <w:del w:id="2861" w:author="Microsoft Office User" w:date="2023-06-09T15:19:00Z"/>
              <w:rFonts w:ascii="Arial" w:eastAsia="黑体" w:hAnsi="Arial" w:cs="Arial"/>
              <w:color w:val="000000" w:themeColor="text1"/>
              <w:sz w:val="24"/>
              <w:szCs w:val="24"/>
            </w:rPr>
          </w:rPrChange>
        </w:rPr>
        <w:pPrChange w:id="2862" w:author="Microsoft Office User" w:date="2023-06-07T13:04:00Z">
          <w:pPr>
            <w:pStyle w:val="30"/>
            <w:numPr>
              <w:ilvl w:val="2"/>
              <w:numId w:val="3"/>
            </w:numPr>
            <w:spacing w:beforeLines="50" w:before="156" w:after="0" w:line="360" w:lineRule="auto"/>
            <w:ind w:left="709" w:hanging="709"/>
          </w:pPr>
        </w:pPrChange>
      </w:pPr>
    </w:p>
    <w:p w14:paraId="19AFCBCB" w14:textId="68E6C8A4" w:rsidR="00114A70" w:rsidRDefault="00114A70" w:rsidP="00114A70">
      <w:pPr>
        <w:pStyle w:val="ae"/>
        <w:keepNext/>
        <w:spacing w:beforeLines="100" w:before="312"/>
        <w:jc w:val="center"/>
        <w:rPr>
          <w:rFonts w:ascii="Arial" w:hAnsi="Arial" w:cs="Arial"/>
          <w:color w:val="000000" w:themeColor="text1"/>
          <w:sz w:val="24"/>
        </w:rPr>
      </w:pPr>
      <w:r w:rsidRPr="00BB02AD">
        <w:rPr>
          <w:rFonts w:ascii="Arial" w:hAnsi="Arial" w:cs="Arial"/>
          <w:color w:val="000000" w:themeColor="text1"/>
          <w:sz w:val="24"/>
        </w:rPr>
        <w:t>表</w:t>
      </w:r>
      <w:r w:rsidRPr="00BB02AD">
        <w:rPr>
          <w:rFonts w:ascii="Arial" w:hAnsi="Arial" w:cs="Arial"/>
          <w:color w:val="000000" w:themeColor="text1"/>
          <w:sz w:val="24"/>
        </w:rPr>
        <w:fldChar w:fldCharType="begin"/>
      </w:r>
      <w:r w:rsidRPr="00BB02AD">
        <w:rPr>
          <w:rFonts w:ascii="Arial" w:hAnsi="Arial" w:cs="Arial"/>
          <w:color w:val="000000" w:themeColor="text1"/>
          <w:sz w:val="24"/>
        </w:rPr>
        <w:instrText xml:space="preserve"> STYLEREF 1 \s </w:instrText>
      </w:r>
      <w:r w:rsidRPr="00BB02AD">
        <w:rPr>
          <w:rFonts w:ascii="Arial" w:hAnsi="Arial" w:cs="Arial"/>
          <w:color w:val="000000" w:themeColor="text1"/>
          <w:sz w:val="24"/>
        </w:rPr>
        <w:fldChar w:fldCharType="separate"/>
      </w:r>
      <w:r w:rsidR="00C2385F">
        <w:rPr>
          <w:rFonts w:ascii="Arial" w:hAnsi="Arial" w:cs="Arial"/>
          <w:noProof/>
          <w:color w:val="000000" w:themeColor="text1"/>
          <w:sz w:val="24"/>
        </w:rPr>
        <w:t>2</w:t>
      </w:r>
      <w:r w:rsidRPr="00BB02AD">
        <w:rPr>
          <w:rFonts w:ascii="Arial" w:hAnsi="Arial" w:cs="Arial"/>
          <w:color w:val="000000" w:themeColor="text1"/>
          <w:sz w:val="24"/>
        </w:rPr>
        <w:fldChar w:fldCharType="end"/>
      </w:r>
      <w:r w:rsidRPr="00BB02AD">
        <w:rPr>
          <w:rFonts w:ascii="Arial" w:hAnsi="Arial" w:cs="Arial"/>
          <w:color w:val="000000" w:themeColor="text1"/>
          <w:sz w:val="24"/>
        </w:rPr>
        <w:t>.</w:t>
      </w:r>
      <w:r w:rsidRPr="00BB02AD">
        <w:rPr>
          <w:rFonts w:ascii="Arial" w:hAnsi="Arial" w:cs="Arial"/>
          <w:color w:val="000000" w:themeColor="text1"/>
          <w:sz w:val="24"/>
        </w:rPr>
        <w:fldChar w:fldCharType="begin"/>
      </w:r>
      <w:r w:rsidRPr="00BB02AD">
        <w:rPr>
          <w:rFonts w:ascii="Arial" w:hAnsi="Arial" w:cs="Arial"/>
          <w:color w:val="000000" w:themeColor="text1"/>
          <w:sz w:val="24"/>
        </w:rPr>
        <w:instrText xml:space="preserve"> SEQ </w:instrText>
      </w:r>
      <w:r w:rsidRPr="00BB02AD">
        <w:rPr>
          <w:rFonts w:ascii="Arial" w:hAnsi="Arial" w:cs="Arial"/>
          <w:color w:val="000000" w:themeColor="text1"/>
          <w:sz w:val="24"/>
        </w:rPr>
        <w:instrText>表</w:instrText>
      </w:r>
      <w:r w:rsidRPr="00BB02AD">
        <w:rPr>
          <w:rFonts w:ascii="Arial" w:hAnsi="Arial" w:cs="Arial"/>
          <w:color w:val="000000" w:themeColor="text1"/>
          <w:sz w:val="24"/>
        </w:rPr>
        <w:instrText xml:space="preserve"> \* ARABIC \s 1 </w:instrText>
      </w:r>
      <w:r w:rsidRPr="00BB02AD">
        <w:rPr>
          <w:rFonts w:ascii="Arial" w:hAnsi="Arial" w:cs="Arial"/>
          <w:color w:val="000000" w:themeColor="text1"/>
          <w:sz w:val="24"/>
        </w:rPr>
        <w:fldChar w:fldCharType="separate"/>
      </w:r>
      <w:ins w:id="2863" w:author="Microsoft Office User" w:date="2023-06-09T15:26:00Z">
        <w:r w:rsidR="00C2385F">
          <w:rPr>
            <w:rFonts w:ascii="Arial" w:hAnsi="Arial" w:cs="Arial"/>
            <w:noProof/>
            <w:color w:val="000000" w:themeColor="text1"/>
            <w:sz w:val="24"/>
          </w:rPr>
          <w:t>10</w:t>
        </w:r>
      </w:ins>
      <w:del w:id="2864" w:author="Microsoft Office User" w:date="2023-06-09T15:25:00Z">
        <w:r w:rsidR="000B2617" w:rsidDel="00C2385F">
          <w:rPr>
            <w:rFonts w:ascii="Arial" w:hAnsi="Arial" w:cs="Arial"/>
            <w:noProof/>
            <w:color w:val="000000" w:themeColor="text1"/>
            <w:sz w:val="24"/>
          </w:rPr>
          <w:delText>11</w:delText>
        </w:r>
      </w:del>
      <w:r w:rsidRPr="00BB02AD">
        <w:rPr>
          <w:rFonts w:ascii="Arial" w:hAnsi="Arial" w:cs="Arial"/>
          <w:color w:val="000000" w:themeColor="text1"/>
          <w:sz w:val="24"/>
        </w:rPr>
        <w:fldChar w:fldCharType="end"/>
      </w:r>
      <w:r w:rsidRPr="00BB02AD">
        <w:rPr>
          <w:rFonts w:ascii="Arial" w:hAnsi="Arial" w:cs="Arial" w:hint="eastAsia"/>
          <w:color w:val="000000" w:themeColor="text1"/>
          <w:sz w:val="24"/>
        </w:rPr>
        <w:t xml:space="preserve">　</w:t>
      </w:r>
      <w:r>
        <w:rPr>
          <w:rFonts w:ascii="Arial" w:hAnsi="Arial" w:cs="Arial" w:hint="eastAsia"/>
          <w:color w:val="000000" w:themeColor="text1"/>
          <w:sz w:val="24"/>
        </w:rPr>
        <w:t>潜标声学应答板与潜标水通机板的命令数据体定义</w:t>
      </w:r>
    </w:p>
    <w:tbl>
      <w:tblPr>
        <w:tblStyle w:val="a4"/>
        <w:tblW w:w="5000" w:type="pct"/>
        <w:tblLook w:val="04A0" w:firstRow="1" w:lastRow="0" w:firstColumn="1" w:lastColumn="0" w:noHBand="0" w:noVBand="1"/>
        <w:tblPrChange w:id="2865" w:author="Microsoft Office User" w:date="2023-06-09T15:19:00Z">
          <w:tblPr>
            <w:tblStyle w:val="a4"/>
            <w:tblW w:w="0" w:type="auto"/>
            <w:tblInd w:w="108" w:type="dxa"/>
            <w:tblLook w:val="04A0" w:firstRow="1" w:lastRow="0" w:firstColumn="1" w:lastColumn="0" w:noHBand="0" w:noVBand="1"/>
          </w:tblPr>
        </w:tblPrChange>
      </w:tblPr>
      <w:tblGrid>
        <w:gridCol w:w="880"/>
        <w:gridCol w:w="2512"/>
        <w:gridCol w:w="5441"/>
        <w:tblGridChange w:id="2866">
          <w:tblGrid>
            <w:gridCol w:w="108"/>
            <w:gridCol w:w="596"/>
            <w:gridCol w:w="176"/>
            <w:gridCol w:w="1525"/>
            <w:gridCol w:w="987"/>
            <w:gridCol w:w="2698"/>
            <w:gridCol w:w="2743"/>
          </w:tblGrid>
        </w:tblGridChange>
      </w:tblGrid>
      <w:tr w:rsidR="00C2385F" w:rsidRPr="00550946" w14:paraId="701F77CB" w14:textId="77777777" w:rsidTr="00C2385F">
        <w:trPr>
          <w:trHeight w:val="624"/>
          <w:trPrChange w:id="2867" w:author="Microsoft Office User" w:date="2023-06-09T15:19:00Z">
            <w:trPr>
              <w:gridBefore w:val="1"/>
              <w:gridAfter w:val="0"/>
              <w:trHeight w:val="624"/>
            </w:trPr>
          </w:trPrChange>
        </w:trPr>
        <w:tc>
          <w:tcPr>
            <w:tcW w:w="498" w:type="pct"/>
            <w:shd w:val="pct15" w:color="auto" w:fill="auto"/>
            <w:vAlign w:val="center"/>
            <w:tcPrChange w:id="2868" w:author="Microsoft Office User" w:date="2023-06-09T15:19:00Z">
              <w:tcPr>
                <w:tcW w:w="596" w:type="dxa"/>
                <w:shd w:val="pct15" w:color="auto" w:fill="auto"/>
                <w:vAlign w:val="center"/>
              </w:tcPr>
            </w:tcPrChange>
          </w:tcPr>
          <w:p w14:paraId="3D47913A" w14:textId="77777777" w:rsidR="00C2385F" w:rsidRPr="00550946" w:rsidRDefault="00C2385F" w:rsidP="007268AC">
            <w:pPr>
              <w:jc w:val="center"/>
              <w:rPr>
                <w:rFonts w:ascii="Arial" w:hAnsi="Arial" w:cs="Arial"/>
                <w:b/>
                <w:color w:val="000000" w:themeColor="text1"/>
                <w:szCs w:val="21"/>
              </w:rPr>
            </w:pPr>
            <w:r w:rsidRPr="00550946">
              <w:rPr>
                <w:rFonts w:ascii="Arial" w:hAnsi="Arial" w:cs="Arial"/>
                <w:b/>
                <w:color w:val="000000" w:themeColor="text1"/>
                <w:szCs w:val="21"/>
              </w:rPr>
              <w:t>编号</w:t>
            </w:r>
          </w:p>
        </w:tc>
        <w:tc>
          <w:tcPr>
            <w:tcW w:w="1422" w:type="pct"/>
            <w:shd w:val="pct15" w:color="auto" w:fill="auto"/>
            <w:vAlign w:val="center"/>
            <w:tcPrChange w:id="2869" w:author="Microsoft Office User" w:date="2023-06-09T15:19:00Z">
              <w:tcPr>
                <w:tcW w:w="1701" w:type="dxa"/>
                <w:gridSpan w:val="2"/>
                <w:shd w:val="pct15" w:color="auto" w:fill="auto"/>
                <w:vAlign w:val="center"/>
              </w:tcPr>
            </w:tcPrChange>
          </w:tcPr>
          <w:p w14:paraId="7D9B3582" w14:textId="77777777" w:rsidR="00C2385F" w:rsidRPr="00550946" w:rsidRDefault="00C2385F" w:rsidP="007268AC">
            <w:pPr>
              <w:jc w:val="center"/>
              <w:rPr>
                <w:rFonts w:ascii="Arial" w:hAnsi="Arial" w:cs="Arial"/>
                <w:b/>
                <w:color w:val="000000" w:themeColor="text1"/>
                <w:szCs w:val="21"/>
              </w:rPr>
            </w:pPr>
            <w:r w:rsidRPr="00550946">
              <w:rPr>
                <w:rFonts w:ascii="Arial" w:hAnsi="Arial" w:cs="Arial"/>
                <w:b/>
                <w:color w:val="000000" w:themeColor="text1"/>
                <w:szCs w:val="21"/>
              </w:rPr>
              <w:t>命令类型</w:t>
            </w:r>
          </w:p>
        </w:tc>
        <w:tc>
          <w:tcPr>
            <w:tcW w:w="3080" w:type="pct"/>
            <w:shd w:val="pct15" w:color="auto" w:fill="auto"/>
            <w:vAlign w:val="center"/>
            <w:tcPrChange w:id="2870" w:author="Microsoft Office User" w:date="2023-06-09T15:19:00Z">
              <w:tcPr>
                <w:tcW w:w="3685" w:type="dxa"/>
                <w:gridSpan w:val="2"/>
                <w:shd w:val="pct15" w:color="auto" w:fill="auto"/>
                <w:vAlign w:val="center"/>
              </w:tcPr>
            </w:tcPrChange>
          </w:tcPr>
          <w:p w14:paraId="464C171C" w14:textId="77777777" w:rsidR="00C2385F" w:rsidRPr="00550946" w:rsidRDefault="00C2385F" w:rsidP="007268AC">
            <w:pPr>
              <w:jc w:val="center"/>
              <w:rPr>
                <w:rFonts w:ascii="Arial" w:hAnsi="Arial" w:cs="Arial"/>
                <w:b/>
                <w:color w:val="000000" w:themeColor="text1"/>
                <w:szCs w:val="21"/>
              </w:rPr>
            </w:pPr>
            <w:r w:rsidRPr="00550946">
              <w:rPr>
                <w:rFonts w:ascii="Arial" w:hAnsi="Arial" w:cs="Arial"/>
                <w:b/>
                <w:color w:val="000000" w:themeColor="text1"/>
                <w:szCs w:val="21"/>
              </w:rPr>
              <w:t>数据体内容</w:t>
            </w:r>
          </w:p>
        </w:tc>
      </w:tr>
      <w:tr w:rsidR="00C2385F" w:rsidRPr="00550946" w:rsidDel="00186111" w14:paraId="62021643" w14:textId="2842853B" w:rsidTr="00C2385F">
        <w:trPr>
          <w:trHeight w:val="624"/>
          <w:del w:id="2871" w:author="Microsoft Office User" w:date="2023-06-07T13:04:00Z"/>
          <w:trPrChange w:id="2872" w:author="Microsoft Office User" w:date="2023-06-09T15:19:00Z">
            <w:trPr>
              <w:gridBefore w:val="1"/>
              <w:gridAfter w:val="0"/>
              <w:trHeight w:val="624"/>
            </w:trPr>
          </w:trPrChange>
        </w:trPr>
        <w:tc>
          <w:tcPr>
            <w:tcW w:w="498" w:type="pct"/>
            <w:vAlign w:val="center"/>
            <w:tcPrChange w:id="2873" w:author="Microsoft Office User" w:date="2023-06-09T15:19:00Z">
              <w:tcPr>
                <w:tcW w:w="596" w:type="dxa"/>
                <w:vAlign w:val="center"/>
              </w:tcPr>
            </w:tcPrChange>
          </w:tcPr>
          <w:p w14:paraId="7D8983D2" w14:textId="097C6783" w:rsidR="00C2385F" w:rsidRPr="00550946" w:rsidDel="00186111" w:rsidRDefault="00C2385F" w:rsidP="007268AC">
            <w:pPr>
              <w:jc w:val="center"/>
              <w:rPr>
                <w:del w:id="2874" w:author="Microsoft Office User" w:date="2023-06-07T13:04:00Z"/>
                <w:rFonts w:ascii="Arial" w:hAnsi="Arial" w:cs="Arial"/>
                <w:szCs w:val="21"/>
              </w:rPr>
            </w:pPr>
            <w:del w:id="2875" w:author="Microsoft Office User" w:date="2023-06-07T13:04:00Z">
              <w:r w:rsidRPr="00550946" w:rsidDel="00186111">
                <w:rPr>
                  <w:rFonts w:ascii="Arial" w:hAnsi="Arial" w:cs="Arial"/>
                  <w:szCs w:val="21"/>
                </w:rPr>
                <w:delText>1</w:delText>
              </w:r>
            </w:del>
          </w:p>
        </w:tc>
        <w:tc>
          <w:tcPr>
            <w:tcW w:w="1422" w:type="pct"/>
            <w:vAlign w:val="center"/>
            <w:tcPrChange w:id="2876" w:author="Microsoft Office User" w:date="2023-06-09T15:19:00Z">
              <w:tcPr>
                <w:tcW w:w="1701" w:type="dxa"/>
                <w:gridSpan w:val="2"/>
                <w:vAlign w:val="center"/>
              </w:tcPr>
            </w:tcPrChange>
          </w:tcPr>
          <w:p w14:paraId="1F92FAAA" w14:textId="142373F8" w:rsidR="00C2385F" w:rsidRPr="00550946" w:rsidDel="00186111" w:rsidRDefault="00C2385F" w:rsidP="007268AC">
            <w:pPr>
              <w:jc w:val="center"/>
              <w:rPr>
                <w:del w:id="2877" w:author="Microsoft Office User" w:date="2023-06-07T13:04:00Z"/>
                <w:rFonts w:ascii="Arial" w:hAnsi="Arial" w:cs="Arial"/>
                <w:szCs w:val="21"/>
              </w:rPr>
            </w:pPr>
            <w:del w:id="2878" w:author="Microsoft Office User" w:date="2023-06-07T13:04:00Z">
              <w:r w:rsidDel="00186111">
                <w:rPr>
                  <w:rFonts w:ascii="Arial" w:hAnsi="Arial" w:cs="Arial" w:hint="eastAsia"/>
                  <w:szCs w:val="21"/>
                </w:rPr>
                <w:delText>潜标</w:delText>
              </w:r>
              <w:r w:rsidRPr="00550946" w:rsidDel="00186111">
                <w:rPr>
                  <w:rFonts w:ascii="Arial" w:hAnsi="Arial" w:cs="Arial"/>
                  <w:szCs w:val="21"/>
                </w:rPr>
                <w:delText>唤醒命令</w:delText>
              </w:r>
            </w:del>
          </w:p>
        </w:tc>
        <w:tc>
          <w:tcPr>
            <w:tcW w:w="3080" w:type="pct"/>
            <w:vAlign w:val="center"/>
            <w:tcPrChange w:id="2879" w:author="Microsoft Office User" w:date="2023-06-09T15:19:00Z">
              <w:tcPr>
                <w:tcW w:w="3685" w:type="dxa"/>
                <w:gridSpan w:val="2"/>
                <w:vAlign w:val="center"/>
              </w:tcPr>
            </w:tcPrChange>
          </w:tcPr>
          <w:p w14:paraId="5E684A95" w14:textId="5A05B6CC" w:rsidR="00C2385F" w:rsidRPr="00550946" w:rsidDel="00186111" w:rsidRDefault="00C2385F" w:rsidP="007268AC">
            <w:pPr>
              <w:rPr>
                <w:del w:id="2880" w:author="Microsoft Office User" w:date="2023-06-07T13:04:00Z"/>
                <w:rFonts w:ascii="Arial" w:hAnsi="Arial" w:cs="Arial"/>
                <w:szCs w:val="21"/>
              </w:rPr>
            </w:pPr>
            <w:del w:id="2881" w:author="Microsoft Office User" w:date="2023-06-07T13:04:00Z">
              <w:r w:rsidRPr="00550946" w:rsidDel="00186111">
                <w:rPr>
                  <w:rFonts w:ascii="Arial" w:hAnsi="Arial" w:cs="Arial"/>
                  <w:szCs w:val="21"/>
                </w:rPr>
                <w:delText>无</w:delText>
              </w:r>
            </w:del>
          </w:p>
        </w:tc>
      </w:tr>
      <w:tr w:rsidR="00D6019B" w:rsidRPr="00550946" w14:paraId="39A72470" w14:textId="77777777" w:rsidTr="00D6019B">
        <w:trPr>
          <w:trHeight w:val="238"/>
        </w:trPr>
        <w:tc>
          <w:tcPr>
            <w:tcW w:w="498" w:type="pct"/>
            <w:vMerge w:val="restart"/>
            <w:vAlign w:val="center"/>
          </w:tcPr>
          <w:p w14:paraId="051CE3E8" w14:textId="2C589A1D" w:rsidR="00D6019B" w:rsidRPr="00550946" w:rsidRDefault="00D6019B" w:rsidP="007268AC">
            <w:pPr>
              <w:jc w:val="center"/>
              <w:rPr>
                <w:rFonts w:ascii="Arial" w:hAnsi="Arial" w:cs="Arial"/>
                <w:szCs w:val="21"/>
              </w:rPr>
            </w:pPr>
            <w:ins w:id="2882" w:author="Microsoft Office User" w:date="2023-06-07T13:05:00Z">
              <w:r>
                <w:rPr>
                  <w:rFonts w:ascii="Arial" w:hAnsi="Arial" w:cs="Arial"/>
                  <w:szCs w:val="21"/>
                </w:rPr>
                <w:t>1</w:t>
              </w:r>
            </w:ins>
            <w:del w:id="2883" w:author="Microsoft Office User" w:date="2023-06-07T13:05:00Z">
              <w:r w:rsidRPr="00550946" w:rsidDel="00186111">
                <w:rPr>
                  <w:rFonts w:ascii="Arial" w:hAnsi="Arial" w:cs="Arial"/>
                  <w:szCs w:val="21"/>
                </w:rPr>
                <w:delText>2</w:delText>
              </w:r>
            </w:del>
          </w:p>
        </w:tc>
        <w:tc>
          <w:tcPr>
            <w:tcW w:w="1422" w:type="pct"/>
            <w:vMerge w:val="restart"/>
            <w:vAlign w:val="center"/>
          </w:tcPr>
          <w:p w14:paraId="405FED69" w14:textId="201CCEE7" w:rsidR="00D6019B" w:rsidRPr="00550946" w:rsidRDefault="00D6019B" w:rsidP="007268AC">
            <w:pPr>
              <w:jc w:val="center"/>
              <w:rPr>
                <w:rFonts w:ascii="Arial" w:hAnsi="Arial" w:cs="Arial"/>
                <w:szCs w:val="21"/>
              </w:rPr>
            </w:pPr>
            <w:ins w:id="2884" w:author="Microsoft Office User" w:date="2023-06-07T13:07:00Z">
              <w:r>
                <w:rPr>
                  <w:rFonts w:ascii="Arial" w:hAnsi="Arial" w:cs="Arial" w:hint="eastAsia"/>
                  <w:szCs w:val="21"/>
                </w:rPr>
                <w:t>水通机</w:t>
              </w:r>
            </w:ins>
            <w:del w:id="2885" w:author="Microsoft Office User" w:date="2023-06-07T13:07:00Z">
              <w:r w:rsidDel="00186111">
                <w:rPr>
                  <w:rFonts w:ascii="Arial" w:hAnsi="Arial" w:cs="Arial" w:hint="eastAsia"/>
                  <w:szCs w:val="21"/>
                </w:rPr>
                <w:delText>潜标</w:delText>
              </w:r>
            </w:del>
            <w:r w:rsidRPr="00550946">
              <w:rPr>
                <w:rFonts w:ascii="Arial" w:hAnsi="Arial" w:cs="Arial"/>
                <w:szCs w:val="21"/>
              </w:rPr>
              <w:t>休眠命令</w:t>
            </w:r>
          </w:p>
        </w:tc>
        <w:tc>
          <w:tcPr>
            <w:tcW w:w="3080" w:type="pct"/>
            <w:vAlign w:val="center"/>
          </w:tcPr>
          <w:p w14:paraId="779D9F26" w14:textId="77777777" w:rsidR="00D6019B" w:rsidRDefault="00D6019B" w:rsidP="007268AC">
            <w:pPr>
              <w:rPr>
                <w:ins w:id="2886" w:author="Microsoft Office User" w:date="2023-06-09T15:27:00Z"/>
                <w:rFonts w:ascii="Arial" w:hAnsi="Arial" w:cs="Arial"/>
                <w:szCs w:val="21"/>
              </w:rPr>
            </w:pPr>
            <w:ins w:id="2887" w:author="Microsoft Office User" w:date="2023-06-09T15:27:00Z">
              <w:r>
                <w:rPr>
                  <w:rFonts w:ascii="Arial" w:hAnsi="Arial" w:cs="Arial" w:hint="eastAsia"/>
                  <w:szCs w:val="21"/>
                </w:rPr>
                <w:t>下行：</w:t>
              </w:r>
            </w:ins>
            <w:del w:id="2888" w:author="Microsoft Office User" w:date="2023-06-09T15:26:00Z">
              <w:r w:rsidRPr="00550946" w:rsidDel="00D6019B">
                <w:rPr>
                  <w:rFonts w:ascii="Arial" w:hAnsi="Arial" w:cs="Arial"/>
                  <w:szCs w:val="21"/>
                </w:rPr>
                <w:delText>无</w:delText>
              </w:r>
            </w:del>
          </w:p>
          <w:p w14:paraId="311CD1BE" w14:textId="4FB5E3AD" w:rsidR="00D6019B" w:rsidRPr="00550946" w:rsidRDefault="00D6019B" w:rsidP="007268AC">
            <w:pPr>
              <w:rPr>
                <w:rFonts w:ascii="Arial" w:hAnsi="Arial" w:cs="Arial" w:hint="eastAsia"/>
                <w:szCs w:val="21"/>
              </w:rPr>
            </w:pPr>
            <w:ins w:id="2889" w:author="Microsoft Office User" w:date="2023-06-09T15:27:00Z">
              <w:r>
                <w:rPr>
                  <w:rFonts w:ascii="Arial" w:hAnsi="Arial" w:cs="Arial" w:hint="eastAsia"/>
                  <w:szCs w:val="21"/>
                </w:rPr>
                <w:t>无</w:t>
              </w:r>
            </w:ins>
          </w:p>
        </w:tc>
      </w:tr>
      <w:tr w:rsidR="00D6019B" w:rsidRPr="00550946" w14:paraId="15504348" w14:textId="77777777" w:rsidTr="00D6019B">
        <w:trPr>
          <w:trHeight w:val="237"/>
        </w:trPr>
        <w:tc>
          <w:tcPr>
            <w:tcW w:w="498" w:type="pct"/>
            <w:vMerge/>
            <w:vAlign w:val="center"/>
          </w:tcPr>
          <w:p w14:paraId="6621B0BE" w14:textId="77777777" w:rsidR="00D6019B" w:rsidRDefault="00D6019B" w:rsidP="007268AC">
            <w:pPr>
              <w:jc w:val="center"/>
              <w:rPr>
                <w:ins w:id="2890" w:author="Microsoft Office User" w:date="2023-06-07T13:05:00Z"/>
                <w:rFonts w:ascii="Arial" w:hAnsi="Arial" w:cs="Arial"/>
                <w:szCs w:val="21"/>
              </w:rPr>
            </w:pPr>
          </w:p>
        </w:tc>
        <w:tc>
          <w:tcPr>
            <w:tcW w:w="1422" w:type="pct"/>
            <w:vMerge/>
            <w:vAlign w:val="center"/>
          </w:tcPr>
          <w:p w14:paraId="35865A3E" w14:textId="77777777" w:rsidR="00D6019B" w:rsidRDefault="00D6019B" w:rsidP="007268AC">
            <w:pPr>
              <w:jc w:val="center"/>
              <w:rPr>
                <w:ins w:id="2891" w:author="Microsoft Office User" w:date="2023-06-07T13:07:00Z"/>
                <w:rFonts w:ascii="Arial" w:hAnsi="Arial" w:cs="Arial" w:hint="eastAsia"/>
                <w:szCs w:val="21"/>
              </w:rPr>
            </w:pPr>
          </w:p>
        </w:tc>
        <w:tc>
          <w:tcPr>
            <w:tcW w:w="3080" w:type="pct"/>
            <w:vAlign w:val="center"/>
          </w:tcPr>
          <w:p w14:paraId="7AE059F4" w14:textId="77777777" w:rsidR="00D6019B" w:rsidRDefault="00D6019B" w:rsidP="007268AC">
            <w:pPr>
              <w:rPr>
                <w:ins w:id="2892" w:author="Microsoft Office User" w:date="2023-06-09T15:27:00Z"/>
                <w:rFonts w:ascii="Arial" w:hAnsi="Arial" w:cs="Arial"/>
                <w:szCs w:val="21"/>
              </w:rPr>
            </w:pPr>
            <w:ins w:id="2893" w:author="Microsoft Office User" w:date="2023-06-09T15:27:00Z">
              <w:r>
                <w:rPr>
                  <w:rFonts w:ascii="Arial" w:hAnsi="Arial" w:cs="Arial" w:hint="eastAsia"/>
                  <w:szCs w:val="21"/>
                </w:rPr>
                <w:t>上行：</w:t>
              </w:r>
            </w:ins>
          </w:p>
          <w:p w14:paraId="7E40C19B" w14:textId="4C12AC32" w:rsidR="00D6019B" w:rsidRPr="00550946" w:rsidDel="00D6019B" w:rsidRDefault="00D6019B" w:rsidP="007268AC">
            <w:pPr>
              <w:rPr>
                <w:rFonts w:ascii="Arial" w:hAnsi="Arial" w:cs="Arial" w:hint="eastAsia"/>
                <w:szCs w:val="21"/>
              </w:rPr>
            </w:pPr>
            <w:ins w:id="2894" w:author="Microsoft Office User" w:date="2023-06-09T15:27:00Z">
              <w:r>
                <w:rPr>
                  <w:rFonts w:ascii="Arial" w:hAnsi="Arial" w:cs="Arial" w:hint="eastAsia"/>
                  <w:szCs w:val="21"/>
                </w:rPr>
                <w:t>无</w:t>
              </w:r>
            </w:ins>
          </w:p>
        </w:tc>
      </w:tr>
      <w:tr w:rsidR="00D6019B" w:rsidRPr="00550946" w14:paraId="33C697C2" w14:textId="77777777" w:rsidTr="00D6019B">
        <w:trPr>
          <w:trHeight w:val="238"/>
          <w:ins w:id="2895" w:author="Microsoft Office User" w:date="2023-06-07T13:05:00Z"/>
        </w:trPr>
        <w:tc>
          <w:tcPr>
            <w:tcW w:w="498" w:type="pct"/>
            <w:vMerge w:val="restart"/>
            <w:vAlign w:val="center"/>
          </w:tcPr>
          <w:p w14:paraId="079E0962" w14:textId="287A79AA" w:rsidR="00D6019B" w:rsidRPr="00550946" w:rsidRDefault="00D6019B" w:rsidP="00186111">
            <w:pPr>
              <w:jc w:val="center"/>
              <w:rPr>
                <w:ins w:id="2896" w:author="Microsoft Office User" w:date="2023-06-07T13:05:00Z"/>
                <w:rFonts w:ascii="Arial" w:hAnsi="Arial" w:cs="Arial"/>
                <w:szCs w:val="21"/>
              </w:rPr>
            </w:pPr>
            <w:ins w:id="2897" w:author="Microsoft Office User" w:date="2023-06-09T15:28:00Z">
              <w:r>
                <w:rPr>
                  <w:rFonts w:ascii="Arial" w:hAnsi="Arial" w:cs="Arial" w:hint="eastAsia"/>
                  <w:szCs w:val="21"/>
                </w:rPr>
                <w:t>2</w:t>
              </w:r>
            </w:ins>
          </w:p>
        </w:tc>
        <w:tc>
          <w:tcPr>
            <w:tcW w:w="1422" w:type="pct"/>
            <w:vMerge w:val="restart"/>
            <w:vAlign w:val="center"/>
          </w:tcPr>
          <w:p w14:paraId="54DAB4D0" w14:textId="3818B1D6" w:rsidR="00D6019B" w:rsidRDefault="00D6019B" w:rsidP="00186111">
            <w:pPr>
              <w:jc w:val="center"/>
              <w:rPr>
                <w:ins w:id="2898" w:author="Microsoft Office User" w:date="2023-06-07T13:05:00Z"/>
                <w:rFonts w:ascii="Arial" w:hAnsi="Arial" w:cs="Arial" w:hint="eastAsia"/>
                <w:szCs w:val="21"/>
              </w:rPr>
            </w:pPr>
            <w:ins w:id="2899" w:author="Microsoft Office User" w:date="2023-06-07T13:07:00Z">
              <w:r>
                <w:rPr>
                  <w:rFonts w:ascii="Arial" w:hAnsi="Arial" w:cs="Arial" w:hint="eastAsia"/>
                  <w:szCs w:val="21"/>
                </w:rPr>
                <w:t>水通机</w:t>
              </w:r>
            </w:ins>
            <w:ins w:id="2900" w:author="Microsoft Office User" w:date="2023-06-09T15:31:00Z">
              <w:r>
                <w:rPr>
                  <w:rFonts w:ascii="Arial" w:hAnsi="Arial" w:cs="Arial" w:hint="eastAsia"/>
                  <w:szCs w:val="21"/>
                </w:rPr>
                <w:t>上电启动指令</w:t>
              </w:r>
            </w:ins>
          </w:p>
        </w:tc>
        <w:tc>
          <w:tcPr>
            <w:tcW w:w="3080" w:type="pct"/>
            <w:vAlign w:val="center"/>
          </w:tcPr>
          <w:p w14:paraId="7C1A137D" w14:textId="77777777" w:rsidR="00D6019B" w:rsidRDefault="00D6019B" w:rsidP="00186111">
            <w:pPr>
              <w:rPr>
                <w:ins w:id="2901" w:author="Microsoft Office User" w:date="2023-06-09T15:28:00Z"/>
                <w:rFonts w:ascii="Arial" w:hAnsi="Arial" w:cs="Arial"/>
                <w:szCs w:val="21"/>
              </w:rPr>
            </w:pPr>
            <w:ins w:id="2902" w:author="Microsoft Office User" w:date="2023-06-09T15:28:00Z">
              <w:r>
                <w:rPr>
                  <w:rFonts w:ascii="Arial" w:hAnsi="Arial" w:cs="Arial" w:hint="eastAsia"/>
                  <w:szCs w:val="21"/>
                </w:rPr>
                <w:t>下行：</w:t>
              </w:r>
            </w:ins>
          </w:p>
          <w:p w14:paraId="7AEB6675" w14:textId="3F871ABA" w:rsidR="00D6019B" w:rsidRPr="00550946" w:rsidRDefault="00D6019B" w:rsidP="00186111">
            <w:pPr>
              <w:rPr>
                <w:ins w:id="2903" w:author="Microsoft Office User" w:date="2023-06-07T13:05:00Z"/>
                <w:rFonts w:ascii="Arial" w:hAnsi="Arial" w:cs="Arial" w:hint="eastAsia"/>
                <w:szCs w:val="21"/>
              </w:rPr>
            </w:pPr>
            <w:ins w:id="2904" w:author="Microsoft Office User" w:date="2023-06-09T15:28:00Z">
              <w:r>
                <w:rPr>
                  <w:rFonts w:ascii="Arial" w:hAnsi="Arial" w:cs="Arial" w:hint="eastAsia"/>
                  <w:szCs w:val="21"/>
                </w:rPr>
                <w:t>无</w:t>
              </w:r>
            </w:ins>
          </w:p>
        </w:tc>
      </w:tr>
      <w:tr w:rsidR="00D6019B" w:rsidRPr="00550946" w14:paraId="47E314F0" w14:textId="77777777" w:rsidTr="00D6019B">
        <w:trPr>
          <w:trHeight w:val="237"/>
          <w:ins w:id="2905" w:author="Microsoft Office User" w:date="2023-06-07T13:05:00Z"/>
        </w:trPr>
        <w:tc>
          <w:tcPr>
            <w:tcW w:w="498" w:type="pct"/>
            <w:vMerge/>
            <w:vAlign w:val="center"/>
          </w:tcPr>
          <w:p w14:paraId="5D0AA4C2" w14:textId="77777777" w:rsidR="00D6019B" w:rsidRDefault="00D6019B" w:rsidP="00186111">
            <w:pPr>
              <w:jc w:val="center"/>
              <w:rPr>
                <w:ins w:id="2906" w:author="Microsoft Office User" w:date="2023-06-07T13:06:00Z"/>
                <w:rFonts w:ascii="Arial" w:hAnsi="Arial" w:cs="Arial" w:hint="eastAsia"/>
                <w:szCs w:val="21"/>
              </w:rPr>
            </w:pPr>
          </w:p>
        </w:tc>
        <w:tc>
          <w:tcPr>
            <w:tcW w:w="1422" w:type="pct"/>
            <w:vMerge/>
            <w:vAlign w:val="center"/>
          </w:tcPr>
          <w:p w14:paraId="7C5F8901" w14:textId="77777777" w:rsidR="00D6019B" w:rsidRDefault="00D6019B" w:rsidP="00186111">
            <w:pPr>
              <w:jc w:val="center"/>
              <w:rPr>
                <w:ins w:id="2907" w:author="Microsoft Office User" w:date="2023-06-07T13:07:00Z"/>
                <w:rFonts w:ascii="Arial" w:hAnsi="Arial" w:cs="Arial" w:hint="eastAsia"/>
                <w:szCs w:val="21"/>
              </w:rPr>
            </w:pPr>
          </w:p>
        </w:tc>
        <w:tc>
          <w:tcPr>
            <w:tcW w:w="3080" w:type="pct"/>
            <w:vAlign w:val="center"/>
          </w:tcPr>
          <w:p w14:paraId="4C6A3E5E" w14:textId="77777777" w:rsidR="00D6019B" w:rsidRDefault="00D6019B" w:rsidP="00186111">
            <w:pPr>
              <w:rPr>
                <w:ins w:id="2908" w:author="Microsoft Office User" w:date="2023-06-09T15:28:00Z"/>
                <w:rFonts w:ascii="Arial" w:hAnsi="Arial" w:cs="Arial"/>
                <w:szCs w:val="21"/>
              </w:rPr>
            </w:pPr>
            <w:ins w:id="2909" w:author="Microsoft Office User" w:date="2023-06-09T15:28:00Z">
              <w:r>
                <w:rPr>
                  <w:rFonts w:ascii="Arial" w:hAnsi="Arial" w:cs="Arial" w:hint="eastAsia"/>
                  <w:szCs w:val="21"/>
                </w:rPr>
                <w:t>上行：</w:t>
              </w:r>
            </w:ins>
          </w:p>
          <w:p w14:paraId="1C6FF339" w14:textId="77777777" w:rsidR="00D6019B" w:rsidRPr="001002DB" w:rsidRDefault="00D6019B" w:rsidP="00D6019B">
            <w:pPr>
              <w:rPr>
                <w:ins w:id="2910" w:author="Microsoft Office User" w:date="2023-06-09T15:28:00Z"/>
                <w:rFonts w:ascii="Arial" w:hAnsi="Arial" w:cs="Arial"/>
                <w:color w:val="000000" w:themeColor="text1"/>
                <w:szCs w:val="21"/>
              </w:rPr>
            </w:pPr>
            <w:ins w:id="2911" w:author="Microsoft Office User" w:date="2023-06-09T15:28:00Z">
              <w:r w:rsidRPr="001002DB">
                <w:rPr>
                  <w:rFonts w:ascii="Arial" w:hAnsi="Arial" w:cs="Arial"/>
                  <w:color w:val="000000" w:themeColor="text1"/>
                  <w:szCs w:val="21"/>
                </w:rPr>
                <w:t>回复内容</w:t>
              </w:r>
              <w:r>
                <w:rPr>
                  <w:rFonts w:ascii="Arial" w:hAnsi="Arial" w:cs="Arial"/>
                  <w:color w:val="000000" w:themeColor="text1"/>
                  <w:szCs w:val="21"/>
                </w:rPr>
                <w:t>(</w:t>
              </w:r>
              <w:r w:rsidRPr="001002DB">
                <w:rPr>
                  <w:rFonts w:ascii="Arial" w:hAnsi="Arial" w:cs="Arial"/>
                  <w:color w:val="000000" w:themeColor="text1"/>
                  <w:szCs w:val="21"/>
                </w:rPr>
                <w:t>1byte</w:t>
              </w:r>
              <w:r w:rsidRPr="001002DB">
                <w:rPr>
                  <w:rFonts w:ascii="Arial" w:hAnsi="Arial" w:cs="Arial"/>
                  <w:color w:val="000000" w:themeColor="text1"/>
                  <w:szCs w:val="21"/>
                </w:rPr>
                <w:t>，</w:t>
              </w:r>
              <w:r w:rsidRPr="001002DB">
                <w:rPr>
                  <w:rFonts w:ascii="Arial" w:hAnsi="Arial" w:cs="Arial"/>
                  <w:color w:val="000000" w:themeColor="text1"/>
                  <w:szCs w:val="21"/>
                </w:rPr>
                <w:t>char</w:t>
              </w:r>
              <w:r>
                <w:rPr>
                  <w:rFonts w:ascii="Arial" w:hAnsi="Arial" w:cs="Arial"/>
                  <w:color w:val="000000" w:themeColor="text1"/>
                  <w:szCs w:val="21"/>
                </w:rPr>
                <w:t>)</w:t>
              </w:r>
              <w:r w:rsidRPr="001002DB">
                <w:rPr>
                  <w:rFonts w:ascii="Arial" w:hAnsi="Arial" w:cs="Arial"/>
                  <w:color w:val="000000" w:themeColor="text1"/>
                  <w:szCs w:val="21"/>
                </w:rPr>
                <w:t>；</w:t>
              </w:r>
            </w:ins>
          </w:p>
          <w:p w14:paraId="0DD28AA8" w14:textId="757B1890" w:rsidR="00D6019B" w:rsidRPr="001002DB" w:rsidRDefault="00D6019B" w:rsidP="00D6019B">
            <w:pPr>
              <w:ind w:firstLineChars="200" w:firstLine="480"/>
              <w:rPr>
                <w:ins w:id="2912" w:author="Microsoft Office User" w:date="2023-06-09T15:28:00Z"/>
                <w:rFonts w:ascii="Arial" w:hAnsi="Arial" w:cs="Arial"/>
                <w:color w:val="000000" w:themeColor="text1"/>
                <w:szCs w:val="21"/>
              </w:rPr>
            </w:pPr>
            <w:ins w:id="2913" w:author="Microsoft Office User" w:date="2023-06-09T15:28:00Z">
              <w:r w:rsidRPr="001002DB">
                <w:rPr>
                  <w:rFonts w:ascii="Arial" w:hAnsi="Arial" w:cs="Arial"/>
                  <w:color w:val="000000" w:themeColor="text1"/>
                  <w:szCs w:val="21"/>
                </w:rPr>
                <w:t>0</w:t>
              </w:r>
              <w:r w:rsidRPr="001002DB">
                <w:rPr>
                  <w:rFonts w:ascii="Arial" w:hAnsi="Arial" w:cs="Arial"/>
                  <w:color w:val="000000" w:themeColor="text1"/>
                  <w:szCs w:val="21"/>
                </w:rPr>
                <w:t>：</w:t>
              </w:r>
            </w:ins>
            <w:ins w:id="2914" w:author="Microsoft Office User" w:date="2023-06-09T15:31:00Z">
              <w:r>
                <w:rPr>
                  <w:rFonts w:ascii="Arial" w:hAnsi="Arial" w:cs="Arial" w:hint="eastAsia"/>
                  <w:color w:val="000000" w:themeColor="text1"/>
                  <w:szCs w:val="21"/>
                </w:rPr>
                <w:t>上电启动</w:t>
              </w:r>
            </w:ins>
            <w:ins w:id="2915" w:author="Microsoft Office User" w:date="2023-06-09T15:28:00Z">
              <w:r w:rsidRPr="001002DB">
                <w:rPr>
                  <w:rFonts w:ascii="Arial" w:hAnsi="Arial" w:cs="Arial"/>
                  <w:szCs w:val="21"/>
                </w:rPr>
                <w:t>成功</w:t>
              </w:r>
            </w:ins>
          </w:p>
          <w:p w14:paraId="7817E618" w14:textId="70CA749E" w:rsidR="00D6019B" w:rsidRPr="00550946" w:rsidRDefault="00D6019B" w:rsidP="00D6019B">
            <w:pPr>
              <w:ind w:firstLineChars="200" w:firstLine="480"/>
              <w:rPr>
                <w:ins w:id="2916" w:author="Microsoft Office User" w:date="2023-06-07T13:05:00Z"/>
                <w:rFonts w:ascii="Arial" w:hAnsi="Arial" w:cs="Arial" w:hint="eastAsia"/>
                <w:szCs w:val="21"/>
              </w:rPr>
              <w:pPrChange w:id="2917" w:author="Microsoft Office User" w:date="2023-06-09T15:28:00Z">
                <w:pPr/>
              </w:pPrChange>
            </w:pPr>
            <w:ins w:id="2918" w:author="Microsoft Office User" w:date="2023-06-09T15:28:00Z">
              <w:r w:rsidRPr="001002DB">
                <w:rPr>
                  <w:rFonts w:ascii="Arial" w:hAnsi="Arial" w:cs="Arial"/>
                  <w:color w:val="000000" w:themeColor="text1"/>
                  <w:szCs w:val="21"/>
                </w:rPr>
                <w:t>1</w:t>
              </w:r>
              <w:r w:rsidRPr="001002DB">
                <w:rPr>
                  <w:rFonts w:ascii="Arial" w:hAnsi="Arial" w:cs="Arial"/>
                  <w:color w:val="000000" w:themeColor="text1"/>
                  <w:szCs w:val="21"/>
                </w:rPr>
                <w:t>：</w:t>
              </w:r>
            </w:ins>
            <w:ins w:id="2919" w:author="Microsoft Office User" w:date="2023-06-09T15:31:00Z">
              <w:r>
                <w:rPr>
                  <w:rFonts w:ascii="Arial" w:hAnsi="Arial" w:cs="Arial" w:hint="eastAsia"/>
                  <w:color w:val="000000" w:themeColor="text1"/>
                  <w:szCs w:val="21"/>
                </w:rPr>
                <w:t>上电启动</w:t>
              </w:r>
            </w:ins>
            <w:ins w:id="2920" w:author="Microsoft Office User" w:date="2023-06-09T15:28:00Z">
              <w:r w:rsidRPr="001002DB">
                <w:rPr>
                  <w:rFonts w:ascii="Arial" w:hAnsi="Arial" w:cs="Arial"/>
                  <w:szCs w:val="21"/>
                </w:rPr>
                <w:t>错误</w:t>
              </w:r>
            </w:ins>
          </w:p>
        </w:tc>
      </w:tr>
      <w:tr w:rsidR="00D6019B" w:rsidRPr="00550946" w14:paraId="7FD38D8A" w14:textId="77777777" w:rsidTr="001C4E13">
        <w:trPr>
          <w:trHeight w:val="237"/>
          <w:ins w:id="2921" w:author="Microsoft Office User" w:date="2023-06-09T15:30:00Z"/>
        </w:trPr>
        <w:tc>
          <w:tcPr>
            <w:tcW w:w="498" w:type="pct"/>
            <w:vMerge w:val="restart"/>
            <w:vAlign w:val="center"/>
          </w:tcPr>
          <w:p w14:paraId="2A5BF63D" w14:textId="2CA08227" w:rsidR="00D6019B" w:rsidRDefault="00D6019B" w:rsidP="00D6019B">
            <w:pPr>
              <w:jc w:val="center"/>
              <w:rPr>
                <w:ins w:id="2922" w:author="Microsoft Office User" w:date="2023-06-09T15:30:00Z"/>
                <w:rFonts w:ascii="Arial" w:hAnsi="Arial" w:cs="Arial" w:hint="eastAsia"/>
                <w:szCs w:val="21"/>
              </w:rPr>
            </w:pPr>
            <w:ins w:id="2923" w:author="Microsoft Office User" w:date="2023-06-09T15:32:00Z">
              <w:r>
                <w:rPr>
                  <w:rFonts w:ascii="Arial" w:hAnsi="Arial" w:cs="Arial" w:hint="eastAsia"/>
                  <w:szCs w:val="21"/>
                </w:rPr>
                <w:t>3</w:t>
              </w:r>
            </w:ins>
          </w:p>
        </w:tc>
        <w:tc>
          <w:tcPr>
            <w:tcW w:w="1422" w:type="pct"/>
            <w:vMerge w:val="restart"/>
            <w:vAlign w:val="center"/>
          </w:tcPr>
          <w:p w14:paraId="2502576E" w14:textId="384A1DD4" w:rsidR="00D6019B" w:rsidRDefault="00D6019B" w:rsidP="00D6019B">
            <w:pPr>
              <w:rPr>
                <w:ins w:id="2924" w:author="Microsoft Office User" w:date="2023-06-09T15:30:00Z"/>
                <w:rFonts w:ascii="Arial" w:hAnsi="Arial" w:cs="Arial" w:hint="eastAsia"/>
                <w:szCs w:val="21"/>
              </w:rPr>
            </w:pPr>
            <w:ins w:id="2925" w:author="Microsoft Office User" w:date="2023-06-09T15:31:00Z">
              <w:r>
                <w:rPr>
                  <w:rFonts w:ascii="Arial" w:hAnsi="Arial" w:cs="Arial" w:hint="eastAsia"/>
                  <w:szCs w:val="21"/>
                </w:rPr>
                <w:t>潜标声学应答板参数查询指令</w:t>
              </w:r>
            </w:ins>
          </w:p>
        </w:tc>
        <w:tc>
          <w:tcPr>
            <w:tcW w:w="3080" w:type="pct"/>
          </w:tcPr>
          <w:p w14:paraId="2704997E" w14:textId="77777777" w:rsidR="00D6019B" w:rsidRDefault="00D6019B" w:rsidP="00D6019B">
            <w:pPr>
              <w:pStyle w:val="af7"/>
              <w:jc w:val="both"/>
              <w:rPr>
                <w:ins w:id="2926" w:author="Microsoft Office User" w:date="2023-06-09T15:32:00Z"/>
                <w:rFonts w:ascii="Arial" w:eastAsia="宋体" w:hAnsi="Arial" w:cs="Arial"/>
                <w:sz w:val="24"/>
                <w:szCs w:val="24"/>
              </w:rPr>
            </w:pPr>
            <w:ins w:id="2927" w:author="Microsoft Office User" w:date="2023-06-09T15:32:00Z">
              <w:r>
                <w:rPr>
                  <w:rFonts w:ascii="Arial" w:eastAsia="宋体" w:hAnsi="Arial" w:cs="Arial" w:hint="eastAsia"/>
                  <w:sz w:val="24"/>
                  <w:szCs w:val="24"/>
                </w:rPr>
                <w:t>下行：</w:t>
              </w:r>
            </w:ins>
          </w:p>
          <w:p w14:paraId="65E0E58F" w14:textId="76812CA5" w:rsidR="00D6019B" w:rsidRDefault="00D6019B" w:rsidP="00D6019B">
            <w:pPr>
              <w:rPr>
                <w:ins w:id="2928" w:author="Microsoft Office User" w:date="2023-06-09T15:30:00Z"/>
                <w:rFonts w:ascii="Arial" w:hAnsi="Arial" w:cs="Arial" w:hint="eastAsia"/>
                <w:szCs w:val="21"/>
              </w:rPr>
            </w:pPr>
            <w:ins w:id="2929" w:author="Microsoft Office User" w:date="2023-06-09T15:32:00Z">
              <w:r>
                <w:rPr>
                  <w:rFonts w:ascii="Arial" w:hAnsi="Arial" w:cs="Arial" w:hint="eastAsia"/>
                  <w:szCs w:val="24"/>
                </w:rPr>
                <w:t>无</w:t>
              </w:r>
            </w:ins>
          </w:p>
        </w:tc>
      </w:tr>
      <w:tr w:rsidR="00D6019B" w:rsidRPr="00550946" w14:paraId="66568913" w14:textId="77777777" w:rsidTr="001C4E13">
        <w:trPr>
          <w:trHeight w:val="237"/>
          <w:ins w:id="2930" w:author="Microsoft Office User" w:date="2023-06-09T15:30:00Z"/>
        </w:trPr>
        <w:tc>
          <w:tcPr>
            <w:tcW w:w="498" w:type="pct"/>
            <w:vMerge/>
            <w:vAlign w:val="center"/>
          </w:tcPr>
          <w:p w14:paraId="65364EF5" w14:textId="77777777" w:rsidR="00D6019B" w:rsidRDefault="00D6019B" w:rsidP="00D6019B">
            <w:pPr>
              <w:jc w:val="center"/>
              <w:rPr>
                <w:ins w:id="2931" w:author="Microsoft Office User" w:date="2023-06-09T15:30:00Z"/>
                <w:rFonts w:ascii="Arial" w:hAnsi="Arial" w:cs="Arial" w:hint="eastAsia"/>
                <w:szCs w:val="21"/>
              </w:rPr>
            </w:pPr>
          </w:p>
        </w:tc>
        <w:tc>
          <w:tcPr>
            <w:tcW w:w="1422" w:type="pct"/>
            <w:vMerge/>
            <w:vAlign w:val="center"/>
          </w:tcPr>
          <w:p w14:paraId="6F800B7B" w14:textId="77777777" w:rsidR="00D6019B" w:rsidRDefault="00D6019B" w:rsidP="00D6019B">
            <w:pPr>
              <w:rPr>
                <w:ins w:id="2932" w:author="Microsoft Office User" w:date="2023-06-09T15:30:00Z"/>
                <w:rFonts w:ascii="Arial" w:hAnsi="Arial" w:cs="Arial" w:hint="eastAsia"/>
                <w:szCs w:val="21"/>
              </w:rPr>
            </w:pPr>
          </w:p>
        </w:tc>
        <w:tc>
          <w:tcPr>
            <w:tcW w:w="3080" w:type="pct"/>
          </w:tcPr>
          <w:p w14:paraId="706F4C89" w14:textId="77777777" w:rsidR="00D6019B" w:rsidRDefault="00D6019B" w:rsidP="00D6019B">
            <w:pPr>
              <w:pStyle w:val="af7"/>
              <w:jc w:val="both"/>
              <w:rPr>
                <w:ins w:id="2933" w:author="Microsoft Office User" w:date="2023-06-09T15:32:00Z"/>
                <w:rFonts w:ascii="Arial" w:eastAsia="宋体" w:hAnsi="Arial" w:cs="Arial"/>
                <w:sz w:val="24"/>
                <w:szCs w:val="24"/>
              </w:rPr>
            </w:pPr>
            <w:ins w:id="2934" w:author="Microsoft Office User" w:date="2023-06-09T15:32:00Z">
              <w:r>
                <w:rPr>
                  <w:rFonts w:ascii="Arial" w:eastAsia="宋体" w:hAnsi="Arial" w:cs="Arial" w:hint="eastAsia"/>
                  <w:sz w:val="24"/>
                  <w:szCs w:val="24"/>
                </w:rPr>
                <w:t>上行：</w:t>
              </w:r>
            </w:ins>
          </w:p>
          <w:p w14:paraId="78D80FAA" w14:textId="77777777" w:rsidR="00D6019B" w:rsidRPr="0004734D" w:rsidRDefault="00D6019B" w:rsidP="00D6019B">
            <w:pPr>
              <w:pStyle w:val="af7"/>
              <w:jc w:val="both"/>
              <w:rPr>
                <w:ins w:id="2935" w:author="Microsoft Office User" w:date="2023-06-09T15:32:00Z"/>
                <w:rFonts w:ascii="Arial" w:eastAsia="宋体" w:hAnsi="Arial" w:cs="Arial"/>
                <w:sz w:val="24"/>
                <w:szCs w:val="24"/>
              </w:rPr>
            </w:pPr>
            <w:ins w:id="2936" w:author="Microsoft Office User" w:date="2023-06-09T15:32:00Z">
              <w:r w:rsidRPr="0004734D">
                <w:rPr>
                  <w:rFonts w:ascii="Arial" w:eastAsia="宋体" w:hAnsi="Arial" w:cs="Arial" w:hint="eastAsia"/>
                  <w:sz w:val="24"/>
                  <w:szCs w:val="24"/>
                </w:rPr>
                <w:t>第</w:t>
              </w:r>
              <w:r w:rsidRPr="0004734D">
                <w:rPr>
                  <w:rFonts w:ascii="Arial" w:eastAsia="宋体" w:hAnsi="Arial" w:cs="Arial"/>
                  <w:sz w:val="24"/>
                  <w:szCs w:val="24"/>
                </w:rPr>
                <w:t>1</w:t>
              </w:r>
              <w:r w:rsidRPr="0004734D">
                <w:rPr>
                  <w:rFonts w:ascii="Arial" w:eastAsia="宋体" w:hAnsi="Arial" w:cs="Arial" w:hint="eastAsia"/>
                  <w:sz w:val="24"/>
                  <w:szCs w:val="24"/>
                </w:rPr>
                <w:t>字节：幅度门限；</w:t>
              </w:r>
            </w:ins>
          </w:p>
          <w:p w14:paraId="13DDDC2E" w14:textId="77777777" w:rsidR="00D6019B" w:rsidRPr="0004734D" w:rsidRDefault="00D6019B" w:rsidP="00D6019B">
            <w:pPr>
              <w:rPr>
                <w:ins w:id="2937" w:author="Microsoft Office User" w:date="2023-06-09T15:32:00Z"/>
                <w:rFonts w:ascii="Arial" w:hAnsi="Arial" w:cs="Arial"/>
                <w:szCs w:val="24"/>
              </w:rPr>
            </w:pPr>
            <w:ins w:id="2938" w:author="Microsoft Office User" w:date="2023-06-09T15:32:00Z">
              <w:r w:rsidRPr="0004734D">
                <w:rPr>
                  <w:rFonts w:ascii="Arial" w:hAnsi="Arial" w:cs="Arial" w:hint="eastAsia"/>
                  <w:szCs w:val="24"/>
                </w:rPr>
                <w:t>第</w:t>
              </w:r>
              <w:r w:rsidRPr="0004734D">
                <w:rPr>
                  <w:rFonts w:ascii="Arial" w:hAnsi="Arial" w:cs="Arial"/>
                  <w:szCs w:val="24"/>
                </w:rPr>
                <w:t>2-3</w:t>
              </w:r>
              <w:r w:rsidRPr="0004734D">
                <w:rPr>
                  <w:rFonts w:ascii="Arial" w:hAnsi="Arial" w:cs="Arial" w:hint="eastAsia"/>
                  <w:szCs w:val="24"/>
                </w:rPr>
                <w:t>字节：方差门限；</w:t>
              </w:r>
            </w:ins>
          </w:p>
          <w:p w14:paraId="1E455EE7" w14:textId="41548815" w:rsidR="00D6019B" w:rsidRDefault="00D6019B" w:rsidP="00D6019B">
            <w:pPr>
              <w:rPr>
                <w:ins w:id="2939" w:author="Microsoft Office User" w:date="2023-06-09T15:30:00Z"/>
                <w:rFonts w:ascii="Arial" w:hAnsi="Arial" w:cs="Arial" w:hint="eastAsia"/>
                <w:szCs w:val="21"/>
              </w:rPr>
            </w:pPr>
            <w:ins w:id="2940" w:author="Microsoft Office User" w:date="2023-06-09T15:32:00Z">
              <w:r w:rsidRPr="0004734D">
                <w:rPr>
                  <w:rFonts w:ascii="Arial" w:hAnsi="Arial" w:cs="Arial" w:hint="eastAsia"/>
                  <w:szCs w:val="24"/>
                </w:rPr>
                <w:t>第</w:t>
              </w:r>
              <w:r w:rsidRPr="0004734D">
                <w:rPr>
                  <w:rFonts w:ascii="Arial" w:hAnsi="Arial" w:cs="Arial"/>
                  <w:szCs w:val="24"/>
                </w:rPr>
                <w:t>4</w:t>
              </w:r>
              <w:r w:rsidRPr="0004734D">
                <w:rPr>
                  <w:rFonts w:ascii="Arial" w:hAnsi="Arial" w:cs="Arial" w:hint="eastAsia"/>
                  <w:szCs w:val="24"/>
                </w:rPr>
                <w:t>字节：接收增益；</w:t>
              </w:r>
            </w:ins>
          </w:p>
        </w:tc>
      </w:tr>
      <w:tr w:rsidR="00D6019B" w:rsidRPr="00550946" w14:paraId="1E724C84" w14:textId="77777777" w:rsidTr="00D12AB0">
        <w:trPr>
          <w:trHeight w:val="237"/>
          <w:ins w:id="2941" w:author="Microsoft Office User" w:date="2023-06-09T15:30:00Z"/>
        </w:trPr>
        <w:tc>
          <w:tcPr>
            <w:tcW w:w="498" w:type="pct"/>
            <w:vMerge w:val="restart"/>
            <w:vAlign w:val="center"/>
          </w:tcPr>
          <w:p w14:paraId="0DE3389F" w14:textId="24ADEC15" w:rsidR="00D6019B" w:rsidRDefault="00D6019B" w:rsidP="00D6019B">
            <w:pPr>
              <w:jc w:val="center"/>
              <w:rPr>
                <w:ins w:id="2942" w:author="Microsoft Office User" w:date="2023-06-09T15:30:00Z"/>
                <w:rFonts w:ascii="Arial" w:hAnsi="Arial" w:cs="Arial" w:hint="eastAsia"/>
                <w:szCs w:val="21"/>
              </w:rPr>
            </w:pPr>
            <w:ins w:id="2943" w:author="Microsoft Office User" w:date="2023-06-09T15:32:00Z">
              <w:r>
                <w:rPr>
                  <w:rFonts w:ascii="Arial" w:hAnsi="Arial" w:cs="Arial" w:hint="eastAsia"/>
                  <w:szCs w:val="21"/>
                </w:rPr>
                <w:t>4</w:t>
              </w:r>
            </w:ins>
          </w:p>
        </w:tc>
        <w:tc>
          <w:tcPr>
            <w:tcW w:w="1422" w:type="pct"/>
            <w:vMerge w:val="restart"/>
            <w:vAlign w:val="center"/>
          </w:tcPr>
          <w:p w14:paraId="60FFD472" w14:textId="263F992F" w:rsidR="00D6019B" w:rsidRDefault="00D6019B" w:rsidP="00D6019B">
            <w:pPr>
              <w:rPr>
                <w:ins w:id="2944" w:author="Microsoft Office User" w:date="2023-06-09T15:30:00Z"/>
                <w:rFonts w:ascii="Arial" w:hAnsi="Arial" w:cs="Arial" w:hint="eastAsia"/>
                <w:szCs w:val="21"/>
              </w:rPr>
            </w:pPr>
            <w:ins w:id="2945" w:author="Microsoft Office User" w:date="2023-06-09T15:31:00Z">
              <w:r>
                <w:rPr>
                  <w:rFonts w:ascii="Arial" w:hAnsi="Arial" w:cs="Arial" w:hint="eastAsia"/>
                  <w:szCs w:val="21"/>
                </w:rPr>
                <w:t>潜标声学应答板参数设置指令</w:t>
              </w:r>
            </w:ins>
          </w:p>
        </w:tc>
        <w:tc>
          <w:tcPr>
            <w:tcW w:w="3080" w:type="pct"/>
          </w:tcPr>
          <w:p w14:paraId="62F57062" w14:textId="77777777" w:rsidR="00D6019B" w:rsidRDefault="00D6019B" w:rsidP="00D6019B">
            <w:pPr>
              <w:pStyle w:val="af7"/>
              <w:jc w:val="both"/>
              <w:rPr>
                <w:ins w:id="2946" w:author="Microsoft Office User" w:date="2023-06-09T15:32:00Z"/>
                <w:rFonts w:ascii="Arial" w:eastAsia="宋体" w:hAnsi="Arial" w:cs="Arial" w:hint="eastAsia"/>
                <w:sz w:val="24"/>
                <w:szCs w:val="24"/>
                <w:highlight w:val="yellow"/>
              </w:rPr>
            </w:pPr>
            <w:ins w:id="2947" w:author="Microsoft Office User" w:date="2023-06-09T15:32:00Z">
              <w:r>
                <w:rPr>
                  <w:rFonts w:ascii="Arial" w:eastAsia="宋体" w:hAnsi="Arial" w:cs="Arial" w:hint="eastAsia"/>
                  <w:sz w:val="24"/>
                  <w:szCs w:val="24"/>
                  <w:highlight w:val="yellow"/>
                </w:rPr>
                <w:t>下行：</w:t>
              </w:r>
            </w:ins>
          </w:p>
          <w:p w14:paraId="7CE548DF" w14:textId="77777777" w:rsidR="00D6019B" w:rsidRPr="0004734D" w:rsidRDefault="00D6019B" w:rsidP="00D6019B">
            <w:pPr>
              <w:pStyle w:val="af7"/>
              <w:jc w:val="both"/>
              <w:rPr>
                <w:ins w:id="2948" w:author="Microsoft Office User" w:date="2023-06-09T15:32:00Z"/>
                <w:rFonts w:ascii="Arial" w:eastAsia="宋体" w:hAnsi="Arial" w:cs="Arial"/>
                <w:sz w:val="24"/>
                <w:szCs w:val="24"/>
              </w:rPr>
            </w:pPr>
            <w:ins w:id="2949" w:author="Microsoft Office User" w:date="2023-06-09T15:32:00Z">
              <w:r w:rsidRPr="0004734D">
                <w:rPr>
                  <w:rFonts w:ascii="Arial" w:eastAsia="宋体" w:hAnsi="Arial" w:cs="Arial" w:hint="eastAsia"/>
                  <w:sz w:val="24"/>
                  <w:szCs w:val="24"/>
                </w:rPr>
                <w:t>第</w:t>
              </w:r>
              <w:r w:rsidRPr="0004734D">
                <w:rPr>
                  <w:rFonts w:ascii="Arial" w:eastAsia="宋体" w:hAnsi="Arial" w:cs="Arial"/>
                  <w:sz w:val="24"/>
                  <w:szCs w:val="24"/>
                </w:rPr>
                <w:t>1</w:t>
              </w:r>
              <w:r w:rsidRPr="0004734D">
                <w:rPr>
                  <w:rFonts w:ascii="Arial" w:eastAsia="宋体" w:hAnsi="Arial" w:cs="Arial" w:hint="eastAsia"/>
                  <w:sz w:val="24"/>
                  <w:szCs w:val="24"/>
                </w:rPr>
                <w:t>字节：幅度门限；</w:t>
              </w:r>
            </w:ins>
          </w:p>
          <w:p w14:paraId="03299B16" w14:textId="77777777" w:rsidR="00D6019B" w:rsidRPr="0004734D" w:rsidRDefault="00D6019B" w:rsidP="00D6019B">
            <w:pPr>
              <w:rPr>
                <w:ins w:id="2950" w:author="Microsoft Office User" w:date="2023-06-09T15:32:00Z"/>
                <w:rFonts w:ascii="Arial" w:hAnsi="Arial" w:cs="Arial"/>
                <w:szCs w:val="24"/>
              </w:rPr>
            </w:pPr>
            <w:ins w:id="2951" w:author="Microsoft Office User" w:date="2023-06-09T15:32:00Z">
              <w:r w:rsidRPr="0004734D">
                <w:rPr>
                  <w:rFonts w:ascii="Arial" w:hAnsi="Arial" w:cs="Arial" w:hint="eastAsia"/>
                  <w:szCs w:val="24"/>
                </w:rPr>
                <w:t>第</w:t>
              </w:r>
              <w:r w:rsidRPr="0004734D">
                <w:rPr>
                  <w:rFonts w:ascii="Arial" w:hAnsi="Arial" w:cs="Arial"/>
                  <w:szCs w:val="24"/>
                </w:rPr>
                <w:t>2-3</w:t>
              </w:r>
              <w:r w:rsidRPr="0004734D">
                <w:rPr>
                  <w:rFonts w:ascii="Arial" w:hAnsi="Arial" w:cs="Arial" w:hint="eastAsia"/>
                  <w:szCs w:val="24"/>
                </w:rPr>
                <w:t>字节：方差门限；</w:t>
              </w:r>
            </w:ins>
          </w:p>
          <w:p w14:paraId="51860B74" w14:textId="6E2F4912" w:rsidR="00D6019B" w:rsidRDefault="00D6019B" w:rsidP="00D6019B">
            <w:pPr>
              <w:rPr>
                <w:ins w:id="2952" w:author="Microsoft Office User" w:date="2023-06-09T15:30:00Z"/>
                <w:rFonts w:ascii="Arial" w:hAnsi="Arial" w:cs="Arial" w:hint="eastAsia"/>
                <w:szCs w:val="21"/>
              </w:rPr>
            </w:pPr>
            <w:ins w:id="2953" w:author="Microsoft Office User" w:date="2023-06-09T15:32:00Z">
              <w:r w:rsidRPr="0004734D">
                <w:rPr>
                  <w:rFonts w:ascii="Arial" w:hAnsi="Arial" w:cs="Arial" w:hint="eastAsia"/>
                  <w:szCs w:val="24"/>
                </w:rPr>
                <w:t>第</w:t>
              </w:r>
              <w:r w:rsidRPr="0004734D">
                <w:rPr>
                  <w:rFonts w:ascii="Arial" w:hAnsi="Arial" w:cs="Arial"/>
                  <w:szCs w:val="24"/>
                </w:rPr>
                <w:t>4</w:t>
              </w:r>
              <w:r w:rsidRPr="0004734D">
                <w:rPr>
                  <w:rFonts w:ascii="Arial" w:hAnsi="Arial" w:cs="Arial" w:hint="eastAsia"/>
                  <w:szCs w:val="24"/>
                </w:rPr>
                <w:t>字节：接收增益；</w:t>
              </w:r>
            </w:ins>
          </w:p>
        </w:tc>
      </w:tr>
      <w:tr w:rsidR="00D6019B" w:rsidRPr="00550946" w14:paraId="39B3E4FB" w14:textId="77777777" w:rsidTr="00D12AB0">
        <w:trPr>
          <w:trHeight w:val="237"/>
          <w:ins w:id="2954" w:author="Microsoft Office User" w:date="2023-06-09T15:30:00Z"/>
        </w:trPr>
        <w:tc>
          <w:tcPr>
            <w:tcW w:w="498" w:type="pct"/>
            <w:vMerge/>
            <w:vAlign w:val="center"/>
          </w:tcPr>
          <w:p w14:paraId="457AEC73" w14:textId="77777777" w:rsidR="00D6019B" w:rsidRDefault="00D6019B" w:rsidP="00D6019B">
            <w:pPr>
              <w:jc w:val="center"/>
              <w:rPr>
                <w:ins w:id="2955" w:author="Microsoft Office User" w:date="2023-06-09T15:30:00Z"/>
                <w:rFonts w:ascii="Arial" w:hAnsi="Arial" w:cs="Arial" w:hint="eastAsia"/>
                <w:szCs w:val="21"/>
              </w:rPr>
            </w:pPr>
          </w:p>
        </w:tc>
        <w:tc>
          <w:tcPr>
            <w:tcW w:w="1422" w:type="pct"/>
            <w:vMerge/>
            <w:vAlign w:val="center"/>
          </w:tcPr>
          <w:p w14:paraId="17CDDD3C" w14:textId="77777777" w:rsidR="00D6019B" w:rsidRDefault="00D6019B" w:rsidP="00D6019B">
            <w:pPr>
              <w:rPr>
                <w:ins w:id="2956" w:author="Microsoft Office User" w:date="2023-06-09T15:30:00Z"/>
                <w:rFonts w:ascii="Arial" w:hAnsi="Arial" w:cs="Arial" w:hint="eastAsia"/>
                <w:szCs w:val="21"/>
              </w:rPr>
            </w:pPr>
          </w:p>
        </w:tc>
        <w:tc>
          <w:tcPr>
            <w:tcW w:w="3080" w:type="pct"/>
          </w:tcPr>
          <w:p w14:paraId="27132C95" w14:textId="77777777" w:rsidR="00D6019B" w:rsidRDefault="00D6019B" w:rsidP="00D6019B">
            <w:pPr>
              <w:pStyle w:val="af7"/>
              <w:jc w:val="both"/>
              <w:rPr>
                <w:ins w:id="2957" w:author="Microsoft Office User" w:date="2023-06-09T15:32:00Z"/>
                <w:rFonts w:ascii="Arial" w:eastAsia="宋体" w:hAnsi="Arial" w:cs="Arial"/>
                <w:sz w:val="24"/>
                <w:szCs w:val="24"/>
              </w:rPr>
            </w:pPr>
            <w:ins w:id="2958" w:author="Microsoft Office User" w:date="2023-06-09T15:32:00Z">
              <w:r>
                <w:rPr>
                  <w:rFonts w:ascii="Arial" w:eastAsia="宋体" w:hAnsi="Arial" w:cs="Arial" w:hint="eastAsia"/>
                  <w:sz w:val="24"/>
                  <w:szCs w:val="24"/>
                </w:rPr>
                <w:t>上行：</w:t>
              </w:r>
            </w:ins>
          </w:p>
          <w:p w14:paraId="25A2100B" w14:textId="77777777" w:rsidR="00D6019B" w:rsidRPr="00BB02AD" w:rsidRDefault="00D6019B" w:rsidP="00D6019B">
            <w:pPr>
              <w:rPr>
                <w:ins w:id="2959" w:author="Microsoft Office User" w:date="2023-06-09T15:32:00Z"/>
                <w:rFonts w:ascii="Arial" w:hAnsi="Arial" w:cs="Arial"/>
                <w:color w:val="000000" w:themeColor="text1"/>
                <w:szCs w:val="21"/>
              </w:rPr>
            </w:pPr>
            <w:ins w:id="2960" w:author="Microsoft Office User" w:date="2023-06-09T15:32:00Z">
              <w:r w:rsidRPr="00BB02AD">
                <w:rPr>
                  <w:rFonts w:ascii="Arial" w:hAnsi="Arial" w:cs="Arial" w:hint="eastAsia"/>
                  <w:color w:val="000000" w:themeColor="text1"/>
                  <w:szCs w:val="21"/>
                </w:rPr>
                <w:t>回复</w:t>
              </w:r>
              <w:r w:rsidRPr="00BB02AD">
                <w:rPr>
                  <w:rFonts w:ascii="Arial" w:hAnsi="Arial" w:cs="Arial"/>
                  <w:color w:val="000000" w:themeColor="text1"/>
                  <w:szCs w:val="21"/>
                </w:rPr>
                <w:t>内容</w:t>
              </w:r>
              <w:r>
                <w:rPr>
                  <w:rFonts w:ascii="Arial" w:hAnsi="Arial" w:cs="Arial"/>
                  <w:color w:val="000000" w:themeColor="text1"/>
                  <w:szCs w:val="21"/>
                </w:rPr>
                <w:t>(</w:t>
              </w:r>
              <w:r w:rsidRPr="00BB02AD">
                <w:rPr>
                  <w:rFonts w:ascii="Arial" w:hAnsi="Arial" w:cs="Arial"/>
                  <w:color w:val="000000" w:themeColor="text1"/>
                  <w:szCs w:val="21"/>
                </w:rPr>
                <w:t>1byte</w:t>
              </w:r>
              <w:r w:rsidRPr="00BB02AD">
                <w:rPr>
                  <w:rFonts w:ascii="Arial" w:hAnsi="Arial" w:cs="Arial" w:hint="eastAsia"/>
                  <w:color w:val="000000" w:themeColor="text1"/>
                  <w:szCs w:val="21"/>
                </w:rPr>
                <w:t>，</w:t>
              </w:r>
              <w:r w:rsidRPr="00BB02AD">
                <w:rPr>
                  <w:rFonts w:ascii="Arial" w:hAnsi="Arial" w:cs="Arial"/>
                  <w:color w:val="000000" w:themeColor="text1"/>
                  <w:szCs w:val="21"/>
                </w:rPr>
                <w:t>char</w:t>
              </w:r>
              <w:r>
                <w:rPr>
                  <w:rFonts w:ascii="Arial" w:hAnsi="Arial" w:cs="Arial"/>
                  <w:color w:val="000000" w:themeColor="text1"/>
                  <w:szCs w:val="21"/>
                </w:rPr>
                <w:t>)</w:t>
              </w:r>
              <w:r w:rsidRPr="00BB02AD">
                <w:rPr>
                  <w:rFonts w:ascii="Arial" w:hAnsi="Arial" w:cs="Arial" w:hint="eastAsia"/>
                  <w:color w:val="000000" w:themeColor="text1"/>
                  <w:szCs w:val="21"/>
                </w:rPr>
                <w:t>；</w:t>
              </w:r>
            </w:ins>
          </w:p>
          <w:p w14:paraId="554E4D83" w14:textId="77777777" w:rsidR="00D6019B" w:rsidRPr="00BB02AD" w:rsidRDefault="00D6019B" w:rsidP="00D6019B">
            <w:pPr>
              <w:ind w:firstLineChars="200" w:firstLine="480"/>
              <w:rPr>
                <w:ins w:id="2961" w:author="Microsoft Office User" w:date="2023-06-09T15:32:00Z"/>
                <w:rFonts w:ascii="Arial" w:hAnsi="Arial" w:cs="Arial"/>
                <w:color w:val="000000" w:themeColor="text1"/>
                <w:szCs w:val="21"/>
              </w:rPr>
            </w:pPr>
            <w:ins w:id="2962" w:author="Microsoft Office User" w:date="2023-06-09T15:32:00Z">
              <w:r w:rsidRPr="00BB02AD">
                <w:rPr>
                  <w:rFonts w:ascii="Arial" w:hAnsi="Arial" w:cs="Arial"/>
                  <w:color w:val="000000" w:themeColor="text1"/>
                  <w:szCs w:val="21"/>
                </w:rPr>
                <w:t>0</w:t>
              </w:r>
              <w:r w:rsidRPr="00BB02AD">
                <w:rPr>
                  <w:rFonts w:ascii="Arial" w:hAnsi="Arial" w:cs="Arial"/>
                  <w:color w:val="000000" w:themeColor="text1"/>
                  <w:szCs w:val="21"/>
                </w:rPr>
                <w:t>：</w:t>
              </w:r>
              <w:r>
                <w:rPr>
                  <w:rFonts w:ascii="Arial" w:hAnsi="Arial" w:cs="Arial" w:hint="eastAsia"/>
                  <w:szCs w:val="21"/>
                </w:rPr>
                <w:t>设置</w:t>
              </w:r>
              <w:r w:rsidRPr="005F0C89">
                <w:rPr>
                  <w:rFonts w:ascii="Arial" w:hAnsi="Arial" w:cs="Arial"/>
                  <w:szCs w:val="21"/>
                </w:rPr>
                <w:t>成功</w:t>
              </w:r>
            </w:ins>
          </w:p>
          <w:p w14:paraId="4FACF806" w14:textId="38007A6D" w:rsidR="00D6019B" w:rsidRDefault="00D6019B" w:rsidP="00D6019B">
            <w:pPr>
              <w:rPr>
                <w:ins w:id="2963" w:author="Microsoft Office User" w:date="2023-06-09T15:30:00Z"/>
                <w:rFonts w:ascii="Arial" w:hAnsi="Arial" w:cs="Arial" w:hint="eastAsia"/>
                <w:szCs w:val="21"/>
              </w:rPr>
            </w:pPr>
            <w:ins w:id="2964" w:author="Microsoft Office User" w:date="2023-06-09T15:32:00Z">
              <w:r w:rsidRPr="00981CC2">
                <w:rPr>
                  <w:rFonts w:ascii="Arial" w:hAnsi="Arial" w:cs="Arial"/>
                  <w:szCs w:val="21"/>
                </w:rPr>
                <w:t>1</w:t>
              </w:r>
              <w:r w:rsidRPr="00981CC2">
                <w:rPr>
                  <w:rFonts w:ascii="Arial" w:hAnsi="Arial" w:cs="Arial"/>
                  <w:szCs w:val="21"/>
                </w:rPr>
                <w:t>：</w:t>
              </w:r>
              <w:r w:rsidRPr="00981CC2">
                <w:rPr>
                  <w:rFonts w:ascii="Arial" w:hAnsi="Arial" w:cs="Arial" w:hint="eastAsia"/>
                  <w:szCs w:val="21"/>
                </w:rPr>
                <w:t>设置</w:t>
              </w:r>
              <w:r w:rsidRPr="005F0C89">
                <w:rPr>
                  <w:rFonts w:ascii="Arial" w:hAnsi="Arial" w:cs="Arial"/>
                  <w:szCs w:val="21"/>
                </w:rPr>
                <w:t>错误</w:t>
              </w:r>
            </w:ins>
          </w:p>
        </w:tc>
      </w:tr>
      <w:tr w:rsidR="00D6019B" w:rsidRPr="00550946" w14:paraId="083A25AB" w14:textId="77777777" w:rsidTr="00B3439E">
        <w:tblPrEx>
          <w:tblPrExChange w:id="2965" w:author="Microsoft Office User" w:date="2023-06-09T15:32:00Z">
            <w:tblPrEx>
              <w:tblW w:w="5000" w:type="pct"/>
              <w:tblInd w:w="0" w:type="dxa"/>
            </w:tblPrEx>
          </w:tblPrExChange>
        </w:tblPrEx>
        <w:trPr>
          <w:trHeight w:val="237"/>
          <w:ins w:id="2966" w:author="Microsoft Office User" w:date="2023-06-09T15:30:00Z"/>
          <w:trPrChange w:id="2967" w:author="Microsoft Office User" w:date="2023-06-09T15:32:00Z">
            <w:trPr>
              <w:trHeight w:val="237"/>
            </w:trPr>
          </w:trPrChange>
        </w:trPr>
        <w:tc>
          <w:tcPr>
            <w:tcW w:w="498" w:type="pct"/>
            <w:vAlign w:val="center"/>
            <w:tcPrChange w:id="2968" w:author="Microsoft Office User" w:date="2023-06-09T15:32:00Z">
              <w:tcPr>
                <w:tcW w:w="498" w:type="pct"/>
                <w:gridSpan w:val="3"/>
                <w:vAlign w:val="center"/>
              </w:tcPr>
            </w:tcPrChange>
          </w:tcPr>
          <w:p w14:paraId="46D348C4" w14:textId="3F46BA45" w:rsidR="00D6019B" w:rsidRDefault="00D6019B" w:rsidP="00D6019B">
            <w:pPr>
              <w:jc w:val="center"/>
              <w:rPr>
                <w:ins w:id="2969" w:author="Microsoft Office User" w:date="2023-06-09T15:30:00Z"/>
                <w:rFonts w:ascii="Arial" w:hAnsi="Arial" w:cs="Arial" w:hint="eastAsia"/>
                <w:szCs w:val="21"/>
              </w:rPr>
            </w:pPr>
            <w:ins w:id="2970" w:author="Microsoft Office User" w:date="2023-06-09T15:32:00Z">
              <w:r>
                <w:rPr>
                  <w:rFonts w:ascii="Arial" w:hAnsi="Arial" w:cs="Arial" w:hint="eastAsia"/>
                  <w:szCs w:val="21"/>
                </w:rPr>
                <w:t>5</w:t>
              </w:r>
            </w:ins>
          </w:p>
        </w:tc>
        <w:tc>
          <w:tcPr>
            <w:tcW w:w="1422" w:type="pct"/>
            <w:vAlign w:val="center"/>
            <w:tcPrChange w:id="2971" w:author="Microsoft Office User" w:date="2023-06-09T15:32:00Z">
              <w:tcPr>
                <w:tcW w:w="1422" w:type="pct"/>
                <w:gridSpan w:val="2"/>
                <w:vAlign w:val="center"/>
              </w:tcPr>
            </w:tcPrChange>
          </w:tcPr>
          <w:p w14:paraId="329B5E32" w14:textId="70E461EF" w:rsidR="00D6019B" w:rsidRDefault="00D6019B" w:rsidP="00D6019B">
            <w:pPr>
              <w:rPr>
                <w:ins w:id="2972" w:author="Microsoft Office User" w:date="2023-06-09T15:30:00Z"/>
                <w:rFonts w:ascii="Arial" w:hAnsi="Arial" w:cs="Arial" w:hint="eastAsia"/>
                <w:szCs w:val="21"/>
              </w:rPr>
            </w:pPr>
            <w:ins w:id="2973" w:author="Microsoft Office User" w:date="2023-06-09T15:31:00Z">
              <w:r>
                <w:rPr>
                  <w:rFonts w:ascii="Arial" w:hAnsi="Arial" w:cs="Arial" w:hint="eastAsia"/>
                  <w:szCs w:val="21"/>
                </w:rPr>
                <w:t>潜标状态查询命令</w:t>
              </w:r>
            </w:ins>
          </w:p>
        </w:tc>
        <w:tc>
          <w:tcPr>
            <w:tcW w:w="3080" w:type="pct"/>
            <w:tcPrChange w:id="2974" w:author="Microsoft Office User" w:date="2023-06-09T15:32:00Z">
              <w:tcPr>
                <w:tcW w:w="3080" w:type="pct"/>
                <w:gridSpan w:val="2"/>
                <w:vAlign w:val="center"/>
              </w:tcPr>
            </w:tcPrChange>
          </w:tcPr>
          <w:p w14:paraId="0D797996" w14:textId="0565674A" w:rsidR="00D6019B" w:rsidRDefault="00D6019B" w:rsidP="00D6019B">
            <w:pPr>
              <w:rPr>
                <w:ins w:id="2975" w:author="Microsoft Office User" w:date="2023-06-09T15:30:00Z"/>
                <w:rFonts w:ascii="Arial" w:hAnsi="Arial" w:cs="Arial" w:hint="eastAsia"/>
                <w:szCs w:val="21"/>
              </w:rPr>
            </w:pPr>
            <w:ins w:id="2976" w:author="Microsoft Office User" w:date="2023-06-09T15:32:00Z">
              <w:r w:rsidRPr="0004734D">
                <w:rPr>
                  <w:rFonts w:ascii="Arial" w:hAnsi="Arial" w:cs="Arial" w:hint="eastAsia"/>
                  <w:szCs w:val="24"/>
                  <w:highlight w:val="yellow"/>
                </w:rPr>
                <w:t>透传命令</w:t>
              </w:r>
            </w:ins>
          </w:p>
        </w:tc>
      </w:tr>
      <w:tr w:rsidR="00D6019B" w:rsidRPr="00550946" w14:paraId="79B342BB" w14:textId="77777777" w:rsidTr="00B3439E">
        <w:tblPrEx>
          <w:tblPrExChange w:id="2977" w:author="Microsoft Office User" w:date="2023-06-09T15:32:00Z">
            <w:tblPrEx>
              <w:tblW w:w="5000" w:type="pct"/>
              <w:tblInd w:w="0" w:type="dxa"/>
            </w:tblPrEx>
          </w:tblPrExChange>
        </w:tblPrEx>
        <w:trPr>
          <w:trHeight w:val="237"/>
          <w:ins w:id="2978" w:author="Microsoft Office User" w:date="2023-06-09T15:30:00Z"/>
          <w:trPrChange w:id="2979" w:author="Microsoft Office User" w:date="2023-06-09T15:32:00Z">
            <w:trPr>
              <w:trHeight w:val="237"/>
            </w:trPr>
          </w:trPrChange>
        </w:trPr>
        <w:tc>
          <w:tcPr>
            <w:tcW w:w="498" w:type="pct"/>
            <w:vAlign w:val="center"/>
            <w:tcPrChange w:id="2980" w:author="Microsoft Office User" w:date="2023-06-09T15:32:00Z">
              <w:tcPr>
                <w:tcW w:w="498" w:type="pct"/>
                <w:gridSpan w:val="3"/>
                <w:vAlign w:val="center"/>
              </w:tcPr>
            </w:tcPrChange>
          </w:tcPr>
          <w:p w14:paraId="66808DE4" w14:textId="1764BE56" w:rsidR="00D6019B" w:rsidRDefault="00D6019B" w:rsidP="00D6019B">
            <w:pPr>
              <w:jc w:val="center"/>
              <w:rPr>
                <w:ins w:id="2981" w:author="Microsoft Office User" w:date="2023-06-09T15:30:00Z"/>
                <w:rFonts w:ascii="Arial" w:hAnsi="Arial" w:cs="Arial" w:hint="eastAsia"/>
                <w:szCs w:val="21"/>
              </w:rPr>
            </w:pPr>
            <w:ins w:id="2982" w:author="Microsoft Office User" w:date="2023-06-09T15:32:00Z">
              <w:r>
                <w:rPr>
                  <w:rFonts w:ascii="Arial" w:hAnsi="Arial" w:cs="Arial" w:hint="eastAsia"/>
                  <w:szCs w:val="21"/>
                </w:rPr>
                <w:t>6</w:t>
              </w:r>
            </w:ins>
          </w:p>
        </w:tc>
        <w:tc>
          <w:tcPr>
            <w:tcW w:w="1422" w:type="pct"/>
            <w:vAlign w:val="center"/>
            <w:tcPrChange w:id="2983" w:author="Microsoft Office User" w:date="2023-06-09T15:32:00Z">
              <w:tcPr>
                <w:tcW w:w="1422" w:type="pct"/>
                <w:gridSpan w:val="2"/>
                <w:vAlign w:val="center"/>
              </w:tcPr>
            </w:tcPrChange>
          </w:tcPr>
          <w:p w14:paraId="6CD048E7" w14:textId="048E0111" w:rsidR="00D6019B" w:rsidRDefault="00D6019B" w:rsidP="00D6019B">
            <w:pPr>
              <w:rPr>
                <w:ins w:id="2984" w:author="Microsoft Office User" w:date="2023-06-09T15:30:00Z"/>
                <w:rFonts w:ascii="Arial" w:hAnsi="Arial" w:cs="Arial" w:hint="eastAsia"/>
                <w:szCs w:val="21"/>
              </w:rPr>
            </w:pPr>
            <w:ins w:id="2985" w:author="Microsoft Office User" w:date="2023-06-09T15:31:00Z">
              <w:r w:rsidRPr="00480B08">
                <w:rPr>
                  <w:rFonts w:ascii="Arial" w:hAnsi="Arial" w:cs="Arial" w:hint="eastAsia"/>
                  <w:szCs w:val="21"/>
                </w:rPr>
                <w:t>潜标</w:t>
              </w:r>
              <w:r w:rsidRPr="00480B08">
                <w:rPr>
                  <w:rFonts w:ascii="Arial" w:hAnsi="Arial" w:cs="Arial"/>
                  <w:szCs w:val="21"/>
                </w:rPr>
                <w:t>参数设置命令</w:t>
              </w:r>
            </w:ins>
          </w:p>
        </w:tc>
        <w:tc>
          <w:tcPr>
            <w:tcW w:w="3080" w:type="pct"/>
            <w:tcPrChange w:id="2986" w:author="Microsoft Office User" w:date="2023-06-09T15:32:00Z">
              <w:tcPr>
                <w:tcW w:w="3080" w:type="pct"/>
                <w:gridSpan w:val="2"/>
                <w:vAlign w:val="center"/>
              </w:tcPr>
            </w:tcPrChange>
          </w:tcPr>
          <w:p w14:paraId="0D89C766" w14:textId="1E38447F" w:rsidR="00D6019B" w:rsidRDefault="00D6019B" w:rsidP="00D6019B">
            <w:pPr>
              <w:rPr>
                <w:ins w:id="2987" w:author="Microsoft Office User" w:date="2023-06-09T15:30:00Z"/>
                <w:rFonts w:ascii="Arial" w:hAnsi="Arial" w:cs="Arial" w:hint="eastAsia"/>
                <w:szCs w:val="21"/>
              </w:rPr>
            </w:pPr>
            <w:ins w:id="2988" w:author="Microsoft Office User" w:date="2023-06-09T15:32:00Z">
              <w:r w:rsidRPr="0004734D">
                <w:rPr>
                  <w:rFonts w:ascii="Arial" w:hAnsi="Arial" w:cs="Arial" w:hint="eastAsia"/>
                  <w:szCs w:val="24"/>
                  <w:highlight w:val="yellow"/>
                </w:rPr>
                <w:t>透传命令</w:t>
              </w:r>
            </w:ins>
          </w:p>
        </w:tc>
      </w:tr>
      <w:tr w:rsidR="00D6019B" w:rsidRPr="00550946" w14:paraId="1E124E9D" w14:textId="77777777" w:rsidTr="00B3439E">
        <w:tblPrEx>
          <w:tblPrExChange w:id="2989" w:author="Microsoft Office User" w:date="2023-06-09T15:32:00Z">
            <w:tblPrEx>
              <w:tblW w:w="5000" w:type="pct"/>
              <w:tblInd w:w="0" w:type="dxa"/>
            </w:tblPrEx>
          </w:tblPrExChange>
        </w:tblPrEx>
        <w:trPr>
          <w:trHeight w:val="237"/>
          <w:ins w:id="2990" w:author="Microsoft Office User" w:date="2023-06-09T15:32:00Z"/>
          <w:trPrChange w:id="2991" w:author="Microsoft Office User" w:date="2023-06-09T15:32:00Z">
            <w:trPr>
              <w:trHeight w:val="237"/>
            </w:trPr>
          </w:trPrChange>
        </w:trPr>
        <w:tc>
          <w:tcPr>
            <w:tcW w:w="498" w:type="pct"/>
            <w:vAlign w:val="center"/>
            <w:tcPrChange w:id="2992" w:author="Microsoft Office User" w:date="2023-06-09T15:32:00Z">
              <w:tcPr>
                <w:tcW w:w="498" w:type="pct"/>
                <w:gridSpan w:val="3"/>
                <w:vAlign w:val="center"/>
              </w:tcPr>
            </w:tcPrChange>
          </w:tcPr>
          <w:p w14:paraId="74881735" w14:textId="0EE6B7D8" w:rsidR="00D6019B" w:rsidRDefault="00D6019B" w:rsidP="00D6019B">
            <w:pPr>
              <w:jc w:val="center"/>
              <w:rPr>
                <w:ins w:id="2993" w:author="Microsoft Office User" w:date="2023-06-09T15:32:00Z"/>
                <w:rFonts w:ascii="Arial" w:hAnsi="Arial" w:cs="Arial" w:hint="eastAsia"/>
                <w:szCs w:val="21"/>
              </w:rPr>
            </w:pPr>
            <w:ins w:id="2994" w:author="Microsoft Office User" w:date="2023-06-09T15:32:00Z">
              <w:r>
                <w:rPr>
                  <w:rFonts w:ascii="Arial" w:hAnsi="Arial" w:cs="Arial" w:hint="eastAsia"/>
                  <w:szCs w:val="21"/>
                </w:rPr>
                <w:t>7</w:t>
              </w:r>
            </w:ins>
          </w:p>
        </w:tc>
        <w:tc>
          <w:tcPr>
            <w:tcW w:w="1422" w:type="pct"/>
            <w:vAlign w:val="center"/>
            <w:tcPrChange w:id="2995" w:author="Microsoft Office User" w:date="2023-06-09T15:32:00Z">
              <w:tcPr>
                <w:tcW w:w="1422" w:type="pct"/>
                <w:gridSpan w:val="2"/>
                <w:vAlign w:val="center"/>
              </w:tcPr>
            </w:tcPrChange>
          </w:tcPr>
          <w:p w14:paraId="23EF5141" w14:textId="7B842281" w:rsidR="00D6019B" w:rsidRPr="00480B08" w:rsidRDefault="00D6019B" w:rsidP="00D6019B">
            <w:pPr>
              <w:rPr>
                <w:ins w:id="2996" w:author="Microsoft Office User" w:date="2023-06-09T15:32:00Z"/>
                <w:rFonts w:ascii="Arial" w:hAnsi="Arial" w:cs="Arial" w:hint="eastAsia"/>
                <w:szCs w:val="21"/>
              </w:rPr>
            </w:pPr>
            <w:ins w:id="2997" w:author="Microsoft Office User" w:date="2023-06-09T15:32:00Z">
              <w:r>
                <w:rPr>
                  <w:rFonts w:ascii="Arial" w:hAnsi="Arial" w:cs="Arial" w:hint="eastAsia"/>
                  <w:szCs w:val="21"/>
                </w:rPr>
                <w:t>潜标释放指令</w:t>
              </w:r>
            </w:ins>
          </w:p>
        </w:tc>
        <w:tc>
          <w:tcPr>
            <w:tcW w:w="3080" w:type="pct"/>
            <w:tcPrChange w:id="2998" w:author="Microsoft Office User" w:date="2023-06-09T15:32:00Z">
              <w:tcPr>
                <w:tcW w:w="3080" w:type="pct"/>
                <w:gridSpan w:val="2"/>
                <w:vAlign w:val="center"/>
              </w:tcPr>
            </w:tcPrChange>
          </w:tcPr>
          <w:p w14:paraId="2F0CEDFA" w14:textId="6FA881F8" w:rsidR="00D6019B" w:rsidRDefault="00D6019B" w:rsidP="00D6019B">
            <w:pPr>
              <w:rPr>
                <w:ins w:id="2999" w:author="Microsoft Office User" w:date="2023-06-09T15:32:00Z"/>
                <w:rFonts w:ascii="Arial" w:hAnsi="Arial" w:cs="Arial" w:hint="eastAsia"/>
                <w:szCs w:val="21"/>
              </w:rPr>
            </w:pPr>
            <w:ins w:id="3000" w:author="Microsoft Office User" w:date="2023-06-09T15:32:00Z">
              <w:r w:rsidRPr="0004734D">
                <w:rPr>
                  <w:rFonts w:ascii="Arial" w:hAnsi="Arial" w:cs="Arial" w:hint="eastAsia"/>
                  <w:szCs w:val="24"/>
                  <w:highlight w:val="yellow"/>
                </w:rPr>
                <w:t>透传命令</w:t>
              </w:r>
            </w:ins>
          </w:p>
        </w:tc>
      </w:tr>
      <w:tr w:rsidR="00D6019B" w:rsidRPr="00550946" w:rsidDel="00186111" w14:paraId="03321C4D" w14:textId="4FA2C58A" w:rsidTr="00C2385F">
        <w:trPr>
          <w:trHeight w:val="624"/>
          <w:del w:id="3001" w:author="Microsoft Office User" w:date="2023-06-07T13:02:00Z"/>
          <w:trPrChange w:id="3002" w:author="Microsoft Office User" w:date="2023-06-09T15:19:00Z">
            <w:trPr>
              <w:gridBefore w:val="1"/>
              <w:gridAfter w:val="0"/>
              <w:trHeight w:val="624"/>
            </w:trPr>
          </w:trPrChange>
        </w:trPr>
        <w:tc>
          <w:tcPr>
            <w:tcW w:w="498" w:type="pct"/>
            <w:vAlign w:val="center"/>
            <w:tcPrChange w:id="3003" w:author="Microsoft Office User" w:date="2023-06-09T15:19:00Z">
              <w:tcPr>
                <w:tcW w:w="596" w:type="dxa"/>
                <w:vAlign w:val="center"/>
              </w:tcPr>
            </w:tcPrChange>
          </w:tcPr>
          <w:p w14:paraId="5C2DC24A" w14:textId="2CEA626F" w:rsidR="00D6019B" w:rsidRPr="00550946" w:rsidDel="00186111" w:rsidRDefault="00D6019B" w:rsidP="00D6019B">
            <w:pPr>
              <w:jc w:val="center"/>
              <w:rPr>
                <w:del w:id="3004" w:author="Microsoft Office User" w:date="2023-06-07T13:02:00Z"/>
                <w:rFonts w:ascii="Arial" w:hAnsi="Arial" w:cs="Arial"/>
                <w:szCs w:val="21"/>
              </w:rPr>
            </w:pPr>
            <w:del w:id="3005" w:author="Microsoft Office User" w:date="2023-06-07T13:02:00Z">
              <w:r w:rsidRPr="00550946" w:rsidDel="00186111">
                <w:rPr>
                  <w:rFonts w:ascii="Arial" w:hAnsi="Arial" w:cs="Arial"/>
                  <w:szCs w:val="21"/>
                </w:rPr>
                <w:delText>3</w:delText>
              </w:r>
              <w:bookmarkStart w:id="3006" w:name="_Toc137217439"/>
              <w:bookmarkEnd w:id="3006"/>
            </w:del>
          </w:p>
        </w:tc>
        <w:tc>
          <w:tcPr>
            <w:tcW w:w="1422" w:type="pct"/>
            <w:vAlign w:val="center"/>
            <w:tcPrChange w:id="3007" w:author="Microsoft Office User" w:date="2023-06-09T15:19:00Z">
              <w:tcPr>
                <w:tcW w:w="1701" w:type="dxa"/>
                <w:gridSpan w:val="2"/>
                <w:vAlign w:val="center"/>
              </w:tcPr>
            </w:tcPrChange>
          </w:tcPr>
          <w:p w14:paraId="62837669" w14:textId="56CBAABD" w:rsidR="00D6019B" w:rsidRPr="00550946" w:rsidDel="00186111" w:rsidRDefault="00D6019B" w:rsidP="00D6019B">
            <w:pPr>
              <w:jc w:val="center"/>
              <w:rPr>
                <w:del w:id="3008" w:author="Microsoft Office User" w:date="2023-06-07T13:02:00Z"/>
                <w:rFonts w:ascii="Arial" w:hAnsi="Arial" w:cs="Arial"/>
                <w:szCs w:val="21"/>
              </w:rPr>
            </w:pPr>
            <w:bookmarkStart w:id="3009" w:name="_Toc137217440"/>
            <w:ins w:id="3010" w:author="Microsoft Office User" w:date="2023-06-09T15:31:00Z">
              <w:r>
                <w:rPr>
                  <w:rFonts w:ascii="Arial" w:hAnsi="Arial" w:cs="Arial" w:hint="eastAsia"/>
                  <w:szCs w:val="21"/>
                </w:rPr>
                <w:t>潜标</w:t>
              </w:r>
              <w:r w:rsidRPr="00550946">
                <w:rPr>
                  <w:rFonts w:ascii="Arial" w:hAnsi="Arial" w:cs="Arial"/>
                  <w:szCs w:val="21"/>
                </w:rPr>
                <w:t>释放命令</w:t>
              </w:r>
            </w:ins>
            <w:bookmarkEnd w:id="3009"/>
            <w:del w:id="3011" w:author="Microsoft Office User" w:date="2023-06-07T13:02:00Z">
              <w:r w:rsidDel="00186111">
                <w:rPr>
                  <w:rFonts w:ascii="Arial" w:hAnsi="Arial" w:cs="Arial" w:hint="eastAsia"/>
                  <w:szCs w:val="21"/>
                </w:rPr>
                <w:delText>潜标</w:delText>
              </w:r>
              <w:r w:rsidRPr="00550946" w:rsidDel="00186111">
                <w:rPr>
                  <w:rFonts w:ascii="Arial" w:hAnsi="Arial" w:cs="Arial"/>
                  <w:szCs w:val="21"/>
                </w:rPr>
                <w:delText>状态查询命令</w:delText>
              </w:r>
            </w:del>
          </w:p>
        </w:tc>
        <w:tc>
          <w:tcPr>
            <w:tcW w:w="3080" w:type="pct"/>
            <w:vAlign w:val="center"/>
            <w:tcPrChange w:id="3012" w:author="Microsoft Office User" w:date="2023-06-09T15:19:00Z">
              <w:tcPr>
                <w:tcW w:w="3685" w:type="dxa"/>
                <w:gridSpan w:val="2"/>
                <w:vAlign w:val="center"/>
              </w:tcPr>
            </w:tcPrChange>
          </w:tcPr>
          <w:p w14:paraId="131AB8D9" w14:textId="1FA67352" w:rsidR="00D6019B" w:rsidRPr="00550946" w:rsidDel="00186111" w:rsidRDefault="00D6019B" w:rsidP="00D6019B">
            <w:pPr>
              <w:rPr>
                <w:del w:id="3013" w:author="Microsoft Office User" w:date="2023-06-07T13:02:00Z"/>
                <w:rFonts w:ascii="Arial" w:hAnsi="Arial" w:cs="Arial"/>
                <w:szCs w:val="21"/>
              </w:rPr>
            </w:pPr>
            <w:del w:id="3014" w:author="Microsoft Office User" w:date="2023-06-07T13:02:00Z">
              <w:r w:rsidRPr="00550946" w:rsidDel="00186111">
                <w:rPr>
                  <w:rFonts w:ascii="Arial" w:hAnsi="Arial" w:cs="Arial"/>
                  <w:szCs w:val="21"/>
                </w:rPr>
                <w:delText>无</w:delText>
              </w:r>
              <w:bookmarkStart w:id="3015" w:name="_Toc137217441"/>
              <w:bookmarkEnd w:id="3015"/>
            </w:del>
          </w:p>
        </w:tc>
        <w:bookmarkStart w:id="3016" w:name="_Toc137217442"/>
        <w:bookmarkEnd w:id="3016"/>
      </w:tr>
      <w:tr w:rsidR="00D6019B" w:rsidRPr="00550946" w:rsidDel="00186111" w14:paraId="488CB1A4" w14:textId="4D1823B8" w:rsidTr="00C2385F">
        <w:trPr>
          <w:trHeight w:val="624"/>
          <w:del w:id="3017" w:author="Microsoft Office User" w:date="2023-06-07T13:02:00Z"/>
          <w:trPrChange w:id="3018" w:author="Microsoft Office User" w:date="2023-06-09T15:19:00Z">
            <w:trPr>
              <w:gridBefore w:val="1"/>
              <w:gridAfter w:val="0"/>
              <w:trHeight w:val="624"/>
            </w:trPr>
          </w:trPrChange>
        </w:trPr>
        <w:tc>
          <w:tcPr>
            <w:tcW w:w="498" w:type="pct"/>
            <w:vAlign w:val="center"/>
            <w:tcPrChange w:id="3019" w:author="Microsoft Office User" w:date="2023-06-09T15:19:00Z">
              <w:tcPr>
                <w:tcW w:w="596" w:type="dxa"/>
                <w:vAlign w:val="center"/>
              </w:tcPr>
            </w:tcPrChange>
          </w:tcPr>
          <w:p w14:paraId="347463AE" w14:textId="1CEFE268" w:rsidR="00D6019B" w:rsidRPr="00480B08" w:rsidDel="00186111" w:rsidRDefault="00D6019B" w:rsidP="00D6019B">
            <w:pPr>
              <w:jc w:val="center"/>
              <w:rPr>
                <w:del w:id="3020" w:author="Microsoft Office User" w:date="2023-06-07T13:02:00Z"/>
                <w:rFonts w:ascii="Arial" w:hAnsi="Arial" w:cs="Arial"/>
                <w:szCs w:val="21"/>
              </w:rPr>
            </w:pPr>
            <w:del w:id="3021" w:author="Microsoft Office User" w:date="2023-06-07T13:02:00Z">
              <w:r w:rsidRPr="00480B08" w:rsidDel="00186111">
                <w:rPr>
                  <w:rFonts w:ascii="Arial" w:hAnsi="Arial" w:cs="Arial"/>
                  <w:szCs w:val="21"/>
                </w:rPr>
                <w:delText>4</w:delText>
              </w:r>
              <w:bookmarkStart w:id="3022" w:name="_Toc137217443"/>
              <w:bookmarkEnd w:id="3022"/>
            </w:del>
          </w:p>
        </w:tc>
        <w:tc>
          <w:tcPr>
            <w:tcW w:w="1422" w:type="pct"/>
            <w:vAlign w:val="center"/>
            <w:tcPrChange w:id="3023" w:author="Microsoft Office User" w:date="2023-06-09T15:19:00Z">
              <w:tcPr>
                <w:tcW w:w="1701" w:type="dxa"/>
                <w:gridSpan w:val="2"/>
                <w:vAlign w:val="center"/>
              </w:tcPr>
            </w:tcPrChange>
          </w:tcPr>
          <w:p w14:paraId="7020DC68" w14:textId="1830095F" w:rsidR="00D6019B" w:rsidRPr="00480B08" w:rsidDel="00186111" w:rsidRDefault="00D6019B" w:rsidP="00D6019B">
            <w:pPr>
              <w:jc w:val="center"/>
              <w:rPr>
                <w:del w:id="3024" w:author="Microsoft Office User" w:date="2023-06-07T13:02:00Z"/>
                <w:rFonts w:ascii="Arial" w:hAnsi="Arial" w:cs="Arial"/>
                <w:szCs w:val="21"/>
              </w:rPr>
            </w:pPr>
            <w:del w:id="3025" w:author="Microsoft Office User" w:date="2023-06-07T13:02:00Z">
              <w:r w:rsidRPr="00480B08" w:rsidDel="00186111">
                <w:rPr>
                  <w:rFonts w:ascii="Arial" w:hAnsi="Arial" w:cs="Arial" w:hint="eastAsia"/>
                  <w:szCs w:val="21"/>
                </w:rPr>
                <w:delText>潜标</w:delText>
              </w:r>
              <w:r w:rsidRPr="00480B08" w:rsidDel="00186111">
                <w:rPr>
                  <w:rFonts w:ascii="Arial" w:hAnsi="Arial" w:cs="Arial"/>
                  <w:szCs w:val="21"/>
                </w:rPr>
                <w:delText>参数设置命令</w:delText>
              </w:r>
              <w:bookmarkStart w:id="3026" w:name="_Toc137217444"/>
              <w:bookmarkEnd w:id="3026"/>
            </w:del>
          </w:p>
        </w:tc>
        <w:tc>
          <w:tcPr>
            <w:tcW w:w="3080" w:type="pct"/>
            <w:tcPrChange w:id="3027" w:author="Microsoft Office User" w:date="2023-06-09T15:19:00Z">
              <w:tcPr>
                <w:tcW w:w="3685" w:type="dxa"/>
                <w:gridSpan w:val="2"/>
              </w:tcPr>
            </w:tcPrChange>
          </w:tcPr>
          <w:p w14:paraId="653D0F33" w14:textId="6F65AF7D" w:rsidR="00D6019B" w:rsidDel="00186111" w:rsidRDefault="00D6019B" w:rsidP="00D6019B">
            <w:pPr>
              <w:pStyle w:val="af7"/>
              <w:jc w:val="both"/>
              <w:rPr>
                <w:del w:id="3028" w:author="Microsoft Office User" w:date="2023-06-07T13:02:00Z"/>
                <w:rFonts w:ascii="Arial" w:eastAsia="宋体" w:hAnsi="Arial" w:cs="Arial"/>
                <w:sz w:val="24"/>
                <w:szCs w:val="24"/>
              </w:rPr>
            </w:pPr>
            <w:del w:id="3029" w:author="Microsoft Office User" w:date="2023-06-07T13:02:00Z">
              <w:r w:rsidRPr="00480B08" w:rsidDel="00186111">
                <w:rPr>
                  <w:rFonts w:ascii="Arial" w:eastAsia="宋体" w:hAnsi="Arial" w:cs="Arial"/>
                  <w:sz w:val="24"/>
                  <w:szCs w:val="24"/>
                </w:rPr>
                <w:delText>字段长度：</w:delText>
              </w:r>
              <w:r w:rsidDel="00186111">
                <w:rPr>
                  <w:rFonts w:ascii="Arial" w:eastAsia="宋体" w:hAnsi="Arial" w:cs="Arial"/>
                  <w:sz w:val="24"/>
                  <w:szCs w:val="24"/>
                </w:rPr>
                <w:delText>6</w:delText>
              </w:r>
              <w:r w:rsidRPr="00480B08" w:rsidDel="00186111">
                <w:rPr>
                  <w:rFonts w:ascii="Arial" w:eastAsia="宋体" w:hAnsi="Arial" w:cs="Arial"/>
                  <w:sz w:val="24"/>
                  <w:szCs w:val="24"/>
                </w:rPr>
                <w:delText>字节</w:delText>
              </w:r>
              <w:bookmarkStart w:id="3030" w:name="_Toc137217445"/>
              <w:bookmarkEnd w:id="3030"/>
            </w:del>
          </w:p>
          <w:p w14:paraId="727D09CA" w14:textId="779C950F" w:rsidR="00D6019B" w:rsidDel="00186111" w:rsidRDefault="00D6019B" w:rsidP="00D6019B">
            <w:pPr>
              <w:rPr>
                <w:del w:id="3031" w:author="Microsoft Office User" w:date="2023-06-07T13:02:00Z"/>
                <w:rFonts w:ascii="Arial" w:hAnsi="Arial" w:cs="Arial"/>
                <w:szCs w:val="24"/>
              </w:rPr>
            </w:pPr>
            <w:del w:id="3032" w:author="Microsoft Office User" w:date="2023-06-07T13:02:00Z">
              <w:r w:rsidRPr="00480B08" w:rsidDel="00186111">
                <w:rPr>
                  <w:rFonts w:ascii="Arial" w:hAnsi="Arial" w:cs="Arial"/>
                  <w:szCs w:val="24"/>
                </w:rPr>
                <w:delText>第</w:delText>
              </w:r>
              <w:r w:rsidRPr="00480B08" w:rsidDel="00186111">
                <w:rPr>
                  <w:rFonts w:ascii="Arial" w:hAnsi="Arial" w:cs="Arial"/>
                  <w:szCs w:val="24"/>
                </w:rPr>
                <w:delText>1</w:delText>
              </w:r>
              <w:r w:rsidRPr="00480B08" w:rsidDel="00186111">
                <w:rPr>
                  <w:rFonts w:ascii="Arial" w:hAnsi="Arial" w:cs="Arial"/>
                  <w:szCs w:val="24"/>
                </w:rPr>
                <w:delText>字节：</w:delText>
              </w:r>
              <w:r w:rsidDel="00186111">
                <w:rPr>
                  <w:rFonts w:ascii="Arial" w:hAnsi="Arial" w:cs="Arial" w:hint="eastAsia"/>
                  <w:szCs w:val="24"/>
                </w:rPr>
                <w:delText>工作模式；</w:delText>
              </w:r>
              <w:bookmarkStart w:id="3033" w:name="_Toc137217446"/>
              <w:bookmarkEnd w:id="3033"/>
            </w:del>
          </w:p>
          <w:p w14:paraId="41ED8AA9" w14:textId="6C1D3C3F" w:rsidR="00D6019B" w:rsidDel="00186111" w:rsidRDefault="00D6019B" w:rsidP="00D6019B">
            <w:pPr>
              <w:ind w:firstLineChars="200" w:firstLine="480"/>
              <w:rPr>
                <w:del w:id="3034" w:author="Microsoft Office User" w:date="2023-06-07T13:02:00Z"/>
                <w:rFonts w:ascii="Arial" w:hAnsi="Arial" w:cs="Arial"/>
                <w:szCs w:val="21"/>
              </w:rPr>
            </w:pPr>
            <w:del w:id="3035" w:author="Microsoft Office User" w:date="2023-06-07T13:02:00Z">
              <w:r w:rsidRPr="009769FD" w:rsidDel="00186111">
                <w:rPr>
                  <w:rFonts w:ascii="Arial" w:hAnsi="Arial" w:cs="Arial"/>
                  <w:szCs w:val="21"/>
                </w:rPr>
                <w:delText>0</w:delText>
              </w:r>
              <w:r w:rsidDel="00186111">
                <w:rPr>
                  <w:rFonts w:ascii="Arial" w:hAnsi="Arial" w:cs="Arial"/>
                  <w:szCs w:val="21"/>
                </w:rPr>
                <w:delText>：待机状态</w:delText>
              </w:r>
              <w:bookmarkStart w:id="3036" w:name="_Toc137217447"/>
              <w:bookmarkEnd w:id="3036"/>
            </w:del>
          </w:p>
          <w:p w14:paraId="50ED4E09" w14:textId="10B02012" w:rsidR="00D6019B" w:rsidDel="00186111" w:rsidRDefault="00D6019B" w:rsidP="00D6019B">
            <w:pPr>
              <w:ind w:firstLineChars="200" w:firstLine="480"/>
              <w:rPr>
                <w:del w:id="3037" w:author="Microsoft Office User" w:date="2023-06-07T13:02:00Z"/>
                <w:rFonts w:ascii="Arial" w:hAnsi="Arial" w:cs="Arial"/>
                <w:szCs w:val="21"/>
              </w:rPr>
            </w:pPr>
            <w:del w:id="3038" w:author="Microsoft Office User" w:date="2023-06-07T13:02:00Z">
              <w:r w:rsidRPr="009769FD" w:rsidDel="00186111">
                <w:rPr>
                  <w:rFonts w:ascii="Arial" w:hAnsi="Arial" w:cs="Arial"/>
                  <w:szCs w:val="21"/>
                </w:rPr>
                <w:delText>1</w:delText>
              </w:r>
              <w:r w:rsidDel="00186111">
                <w:rPr>
                  <w:rFonts w:ascii="Arial" w:hAnsi="Arial" w:cs="Arial"/>
                  <w:szCs w:val="21"/>
                </w:rPr>
                <w:delText>：连续数据采集存储不分析</w:delText>
              </w:r>
              <w:bookmarkStart w:id="3039" w:name="_Toc137217448"/>
              <w:bookmarkEnd w:id="3039"/>
            </w:del>
          </w:p>
          <w:p w14:paraId="3AD7848A" w14:textId="0DAD0B67" w:rsidR="00D6019B" w:rsidDel="00186111" w:rsidRDefault="00D6019B" w:rsidP="00D6019B">
            <w:pPr>
              <w:ind w:firstLineChars="200" w:firstLine="480"/>
              <w:rPr>
                <w:del w:id="3040" w:author="Microsoft Office User" w:date="2023-06-07T13:02:00Z"/>
                <w:rFonts w:ascii="Arial" w:hAnsi="Arial" w:cs="Arial"/>
                <w:szCs w:val="21"/>
              </w:rPr>
            </w:pPr>
            <w:del w:id="3041" w:author="Microsoft Office User" w:date="2023-06-07T13:02:00Z">
              <w:r w:rsidRPr="009769FD" w:rsidDel="00186111">
                <w:rPr>
                  <w:rFonts w:ascii="Arial" w:hAnsi="Arial" w:cs="Arial"/>
                  <w:szCs w:val="21"/>
                </w:rPr>
                <w:delText>2</w:delText>
              </w:r>
              <w:r w:rsidDel="00186111">
                <w:rPr>
                  <w:rFonts w:ascii="Arial" w:hAnsi="Arial" w:cs="Arial"/>
                  <w:szCs w:val="21"/>
                </w:rPr>
                <w:delText>：连续数据采集分析存储</w:delText>
              </w:r>
              <w:bookmarkStart w:id="3042" w:name="_Toc137217449"/>
              <w:bookmarkEnd w:id="3042"/>
            </w:del>
          </w:p>
          <w:p w14:paraId="790470BB" w14:textId="1F4CA483" w:rsidR="00D6019B" w:rsidDel="00186111" w:rsidRDefault="00D6019B" w:rsidP="00D6019B">
            <w:pPr>
              <w:ind w:firstLineChars="200" w:firstLine="480"/>
              <w:rPr>
                <w:del w:id="3043" w:author="Microsoft Office User" w:date="2023-06-07T13:02:00Z"/>
                <w:rFonts w:ascii="Arial" w:hAnsi="Arial" w:cs="Arial"/>
                <w:szCs w:val="21"/>
              </w:rPr>
            </w:pPr>
            <w:del w:id="3044" w:author="Microsoft Office User" w:date="2023-06-07T13:02:00Z">
              <w:r w:rsidRPr="009769FD" w:rsidDel="00186111">
                <w:rPr>
                  <w:rFonts w:ascii="Arial" w:hAnsi="Arial" w:cs="Arial"/>
                  <w:szCs w:val="21"/>
                </w:rPr>
                <w:delText>3</w:delText>
              </w:r>
              <w:r w:rsidRPr="009769FD" w:rsidDel="00186111">
                <w:rPr>
                  <w:rFonts w:ascii="Arial" w:hAnsi="Arial" w:cs="Arial"/>
                  <w:szCs w:val="21"/>
                </w:rPr>
                <w:delText>：触发采集</w:delText>
              </w:r>
              <w:bookmarkStart w:id="3045" w:name="_Toc137217450"/>
              <w:bookmarkEnd w:id="3045"/>
            </w:del>
          </w:p>
          <w:p w14:paraId="3A65A487" w14:textId="22CC4456" w:rsidR="00D6019B" w:rsidDel="00186111" w:rsidRDefault="00D6019B" w:rsidP="00D6019B">
            <w:pPr>
              <w:ind w:firstLineChars="200" w:firstLine="480"/>
              <w:rPr>
                <w:del w:id="3046" w:author="Microsoft Office User" w:date="2023-06-07T13:02:00Z"/>
                <w:rFonts w:ascii="Arial" w:hAnsi="Arial" w:cs="Arial"/>
                <w:szCs w:val="21"/>
              </w:rPr>
            </w:pPr>
            <w:del w:id="3047" w:author="Microsoft Office User" w:date="2023-06-07T13:02:00Z">
              <w:r w:rsidDel="00186111">
                <w:rPr>
                  <w:rFonts w:ascii="Arial" w:hAnsi="Arial" w:cs="Arial" w:hint="eastAsia"/>
                  <w:szCs w:val="21"/>
                </w:rPr>
                <w:delText>4</w:delText>
              </w:r>
              <w:r w:rsidDel="00186111">
                <w:rPr>
                  <w:rFonts w:ascii="Arial" w:hAnsi="Arial" w:cs="Arial" w:hint="eastAsia"/>
                  <w:szCs w:val="21"/>
                </w:rPr>
                <w:delText>：数据导出模式</w:delText>
              </w:r>
              <w:bookmarkStart w:id="3048" w:name="_Toc137217451"/>
              <w:bookmarkEnd w:id="3048"/>
            </w:del>
          </w:p>
          <w:p w14:paraId="6865ACC7" w14:textId="19BC671F" w:rsidR="00D6019B" w:rsidDel="00186111" w:rsidRDefault="00D6019B" w:rsidP="00D6019B">
            <w:pPr>
              <w:rPr>
                <w:del w:id="3049" w:author="Microsoft Office User" w:date="2023-06-07T13:02:00Z"/>
                <w:rFonts w:ascii="Arial" w:hAnsi="Arial" w:cs="Arial"/>
                <w:szCs w:val="21"/>
              </w:rPr>
            </w:pPr>
            <w:del w:id="3050" w:author="Microsoft Office User" w:date="2023-06-07T13:02:00Z">
              <w:r w:rsidRPr="00480B08" w:rsidDel="00186111">
                <w:rPr>
                  <w:rFonts w:ascii="Arial" w:hAnsi="Arial" w:cs="Arial"/>
                  <w:szCs w:val="24"/>
                </w:rPr>
                <w:delText>第</w:delText>
              </w:r>
              <w:r w:rsidDel="00186111">
                <w:rPr>
                  <w:rFonts w:ascii="Arial" w:hAnsi="Arial" w:cs="Arial"/>
                  <w:szCs w:val="24"/>
                </w:rPr>
                <w:delText>2</w:delText>
              </w:r>
              <w:r w:rsidRPr="00480B08" w:rsidDel="00186111">
                <w:rPr>
                  <w:rFonts w:ascii="Arial" w:hAnsi="Arial" w:cs="Arial"/>
                  <w:szCs w:val="24"/>
                </w:rPr>
                <w:delText>字节：</w:delText>
              </w:r>
              <w:r w:rsidDel="00186111">
                <w:rPr>
                  <w:rFonts w:ascii="Arial" w:hAnsi="Arial" w:cs="Arial" w:hint="eastAsia"/>
                  <w:szCs w:val="21"/>
                </w:rPr>
                <w:delText>自毁开关状态；</w:delText>
              </w:r>
              <w:bookmarkStart w:id="3051" w:name="_Toc137217452"/>
              <w:bookmarkEnd w:id="3051"/>
            </w:del>
          </w:p>
          <w:p w14:paraId="1FA2310D" w14:textId="33AB56C6" w:rsidR="00D6019B" w:rsidRPr="00471A06" w:rsidDel="00186111" w:rsidRDefault="00D6019B" w:rsidP="00D6019B">
            <w:pPr>
              <w:ind w:firstLineChars="200" w:firstLine="480"/>
              <w:rPr>
                <w:del w:id="3052" w:author="Microsoft Office User" w:date="2023-06-07T13:02:00Z"/>
                <w:rFonts w:ascii="Arial" w:hAnsi="Arial" w:cs="Arial"/>
                <w:szCs w:val="21"/>
              </w:rPr>
            </w:pPr>
            <w:del w:id="3053" w:author="Microsoft Office User" w:date="2023-06-07T13:02:00Z">
              <w:r w:rsidRPr="00471A06" w:rsidDel="00186111">
                <w:rPr>
                  <w:rFonts w:ascii="Arial" w:hAnsi="Arial" w:cs="Arial"/>
                  <w:szCs w:val="21"/>
                </w:rPr>
                <w:delText>0</w:delText>
              </w:r>
              <w:r w:rsidRPr="00471A06" w:rsidDel="00186111">
                <w:rPr>
                  <w:rFonts w:ascii="Arial" w:hAnsi="Arial" w:cs="Arial"/>
                  <w:szCs w:val="21"/>
                </w:rPr>
                <w:delText>：</w:delText>
              </w:r>
              <w:r w:rsidRPr="00471A06" w:rsidDel="00186111">
                <w:rPr>
                  <w:rFonts w:ascii="Arial" w:hAnsi="Arial" w:cs="Arial" w:hint="eastAsia"/>
                  <w:szCs w:val="21"/>
                </w:rPr>
                <w:delText>自毁开关开启</w:delText>
              </w:r>
              <w:bookmarkStart w:id="3054" w:name="_Toc137217453"/>
              <w:bookmarkEnd w:id="3054"/>
            </w:del>
          </w:p>
          <w:p w14:paraId="2C4082A3" w14:textId="431C5C75" w:rsidR="00D6019B" w:rsidRPr="00AF23C9" w:rsidDel="00186111" w:rsidRDefault="00D6019B" w:rsidP="00D6019B">
            <w:pPr>
              <w:ind w:firstLineChars="200" w:firstLine="480"/>
              <w:rPr>
                <w:del w:id="3055" w:author="Microsoft Office User" w:date="2023-06-07T13:02:00Z"/>
                <w:rFonts w:ascii="Arial" w:hAnsi="Arial" w:cs="Arial"/>
                <w:szCs w:val="21"/>
              </w:rPr>
            </w:pPr>
            <w:del w:id="3056" w:author="Microsoft Office User" w:date="2023-06-07T13:02:00Z">
              <w:r w:rsidRPr="00471A06" w:rsidDel="00186111">
                <w:rPr>
                  <w:rFonts w:ascii="Arial" w:hAnsi="Arial" w:cs="Arial"/>
                  <w:szCs w:val="21"/>
                </w:rPr>
                <w:delText>1</w:delText>
              </w:r>
              <w:r w:rsidRPr="00471A06" w:rsidDel="00186111">
                <w:rPr>
                  <w:rFonts w:ascii="Arial" w:hAnsi="Arial" w:cs="Arial"/>
                  <w:szCs w:val="21"/>
                </w:rPr>
                <w:delText>：</w:delText>
              </w:r>
              <w:r w:rsidRPr="00471A06" w:rsidDel="00186111">
                <w:rPr>
                  <w:rFonts w:ascii="Arial" w:hAnsi="Arial" w:cs="Arial" w:hint="eastAsia"/>
                  <w:szCs w:val="21"/>
                </w:rPr>
                <w:delText>自毁开关关闭</w:delText>
              </w:r>
              <w:bookmarkStart w:id="3057" w:name="_Toc137217454"/>
              <w:bookmarkEnd w:id="3057"/>
            </w:del>
          </w:p>
          <w:p w14:paraId="41E0628F" w14:textId="363EFE7E" w:rsidR="00D6019B" w:rsidRPr="00480B08" w:rsidDel="00186111" w:rsidRDefault="00D6019B" w:rsidP="00D6019B">
            <w:pPr>
              <w:pStyle w:val="af7"/>
              <w:jc w:val="both"/>
              <w:rPr>
                <w:del w:id="3058" w:author="Microsoft Office User" w:date="2023-06-07T13:02:00Z"/>
                <w:rFonts w:ascii="Arial" w:eastAsia="宋体" w:hAnsi="Arial" w:cs="Arial"/>
                <w:sz w:val="24"/>
                <w:szCs w:val="24"/>
              </w:rPr>
            </w:pPr>
            <w:del w:id="3059" w:author="Microsoft Office User" w:date="2023-06-07T13:02:00Z">
              <w:r w:rsidRPr="00480B08" w:rsidDel="00186111">
                <w:rPr>
                  <w:rFonts w:ascii="Arial" w:eastAsia="宋体" w:hAnsi="Arial" w:cs="Arial"/>
                  <w:sz w:val="24"/>
                  <w:szCs w:val="24"/>
                </w:rPr>
                <w:delText>第</w:delText>
              </w:r>
              <w:r w:rsidDel="00186111">
                <w:rPr>
                  <w:rFonts w:ascii="Arial" w:eastAsia="宋体" w:hAnsi="Arial" w:cs="Arial"/>
                  <w:sz w:val="24"/>
                  <w:szCs w:val="24"/>
                </w:rPr>
                <w:delText>3</w:delText>
              </w:r>
              <w:r w:rsidRPr="00480B08" w:rsidDel="00186111">
                <w:rPr>
                  <w:rFonts w:ascii="Arial" w:eastAsia="宋体" w:hAnsi="Arial" w:cs="Arial"/>
                  <w:sz w:val="24"/>
                  <w:szCs w:val="24"/>
                </w:rPr>
                <w:delText>字节：幅度门限；</w:delText>
              </w:r>
              <w:bookmarkStart w:id="3060" w:name="_Toc137217455"/>
              <w:bookmarkEnd w:id="3060"/>
            </w:del>
          </w:p>
          <w:p w14:paraId="5831DC64" w14:textId="61235D59" w:rsidR="00D6019B" w:rsidRPr="00480B08" w:rsidDel="00186111" w:rsidRDefault="00D6019B" w:rsidP="00D6019B">
            <w:pPr>
              <w:rPr>
                <w:del w:id="3061" w:author="Microsoft Office User" w:date="2023-06-07T13:02:00Z"/>
                <w:rFonts w:ascii="Arial" w:hAnsi="Arial" w:cs="Arial"/>
                <w:szCs w:val="24"/>
              </w:rPr>
            </w:pPr>
            <w:del w:id="3062" w:author="Microsoft Office User" w:date="2023-06-07T13:02:00Z">
              <w:r w:rsidRPr="00480B08" w:rsidDel="00186111">
                <w:rPr>
                  <w:rFonts w:ascii="Arial" w:hAnsi="Arial" w:cs="Arial"/>
                  <w:szCs w:val="24"/>
                </w:rPr>
                <w:delText>第</w:delText>
              </w:r>
              <w:r w:rsidDel="00186111">
                <w:rPr>
                  <w:rFonts w:ascii="Arial" w:hAnsi="Arial" w:cs="Arial"/>
                  <w:szCs w:val="24"/>
                </w:rPr>
                <w:delText>4</w:delText>
              </w:r>
              <w:r w:rsidRPr="00480B08" w:rsidDel="00186111">
                <w:rPr>
                  <w:rFonts w:ascii="Arial" w:hAnsi="Arial" w:cs="Arial"/>
                  <w:szCs w:val="24"/>
                </w:rPr>
                <w:delText>-</w:delText>
              </w:r>
              <w:r w:rsidDel="00186111">
                <w:rPr>
                  <w:rFonts w:ascii="Arial" w:hAnsi="Arial" w:cs="Arial"/>
                  <w:szCs w:val="24"/>
                </w:rPr>
                <w:delText>5</w:delText>
              </w:r>
              <w:r w:rsidRPr="00480B08" w:rsidDel="00186111">
                <w:rPr>
                  <w:rFonts w:ascii="Arial" w:hAnsi="Arial" w:cs="Arial"/>
                  <w:szCs w:val="24"/>
                </w:rPr>
                <w:delText>字节：方差门限；</w:delText>
              </w:r>
              <w:bookmarkStart w:id="3063" w:name="_Toc137217456"/>
              <w:bookmarkEnd w:id="3063"/>
            </w:del>
          </w:p>
          <w:p w14:paraId="7E136167" w14:textId="45F7C39C" w:rsidR="00D6019B" w:rsidRPr="00480B08" w:rsidDel="00186111" w:rsidRDefault="00D6019B" w:rsidP="00D6019B">
            <w:pPr>
              <w:rPr>
                <w:del w:id="3064" w:author="Microsoft Office User" w:date="2023-06-07T13:02:00Z"/>
                <w:rFonts w:ascii="Arial" w:hAnsi="Arial" w:cs="Arial"/>
                <w:szCs w:val="24"/>
              </w:rPr>
            </w:pPr>
            <w:del w:id="3065" w:author="Microsoft Office User" w:date="2023-06-07T13:02:00Z">
              <w:r w:rsidRPr="00480B08" w:rsidDel="00186111">
                <w:rPr>
                  <w:rFonts w:ascii="Arial" w:hAnsi="Arial" w:cs="Arial"/>
                  <w:szCs w:val="24"/>
                </w:rPr>
                <w:delText>第</w:delText>
              </w:r>
              <w:r w:rsidDel="00186111">
                <w:rPr>
                  <w:rFonts w:ascii="Arial" w:hAnsi="Arial" w:cs="Arial"/>
                  <w:szCs w:val="24"/>
                </w:rPr>
                <w:delText>6</w:delText>
              </w:r>
              <w:r w:rsidRPr="00480B08" w:rsidDel="00186111">
                <w:rPr>
                  <w:rFonts w:ascii="Arial" w:hAnsi="Arial" w:cs="Arial"/>
                  <w:szCs w:val="24"/>
                </w:rPr>
                <w:delText>字节：</w:delText>
              </w:r>
              <w:r w:rsidRPr="00480B08" w:rsidDel="00186111">
                <w:rPr>
                  <w:rFonts w:ascii="Arial" w:hAnsi="Arial" w:cs="Arial" w:hint="eastAsia"/>
                  <w:szCs w:val="24"/>
                </w:rPr>
                <w:delText>接收增益</w:delText>
              </w:r>
              <w:r w:rsidRPr="00480B08" w:rsidDel="00186111">
                <w:rPr>
                  <w:rFonts w:ascii="Arial" w:hAnsi="Arial" w:cs="Arial"/>
                  <w:szCs w:val="24"/>
                </w:rPr>
                <w:delText>；</w:delText>
              </w:r>
              <w:bookmarkStart w:id="3066" w:name="_Toc137217457"/>
              <w:bookmarkEnd w:id="3066"/>
            </w:del>
          </w:p>
        </w:tc>
        <w:bookmarkStart w:id="3067" w:name="_Toc137217458"/>
        <w:bookmarkEnd w:id="3067"/>
      </w:tr>
      <w:tr w:rsidR="00D6019B" w:rsidRPr="00550946" w:rsidDel="00186111" w14:paraId="37A6E3F0" w14:textId="77FEEA7A" w:rsidTr="00C2385F">
        <w:trPr>
          <w:trHeight w:val="624"/>
          <w:del w:id="3068" w:author="Microsoft Office User" w:date="2023-06-07T13:02:00Z"/>
          <w:trPrChange w:id="3069" w:author="Microsoft Office User" w:date="2023-06-09T15:19:00Z">
            <w:trPr>
              <w:gridBefore w:val="1"/>
              <w:gridAfter w:val="0"/>
              <w:trHeight w:val="624"/>
            </w:trPr>
          </w:trPrChange>
        </w:trPr>
        <w:tc>
          <w:tcPr>
            <w:tcW w:w="498" w:type="pct"/>
            <w:vAlign w:val="center"/>
            <w:tcPrChange w:id="3070" w:author="Microsoft Office User" w:date="2023-06-09T15:19:00Z">
              <w:tcPr>
                <w:tcW w:w="596" w:type="dxa"/>
                <w:vAlign w:val="center"/>
              </w:tcPr>
            </w:tcPrChange>
          </w:tcPr>
          <w:p w14:paraId="5887B8EB" w14:textId="6F3B8728" w:rsidR="00D6019B" w:rsidRPr="00550946" w:rsidDel="00186111" w:rsidRDefault="00D6019B" w:rsidP="00D6019B">
            <w:pPr>
              <w:jc w:val="center"/>
              <w:rPr>
                <w:del w:id="3071" w:author="Microsoft Office User" w:date="2023-06-07T13:02:00Z"/>
                <w:rFonts w:ascii="Arial" w:hAnsi="Arial" w:cs="Arial"/>
                <w:szCs w:val="21"/>
              </w:rPr>
            </w:pPr>
            <w:del w:id="3072" w:author="Microsoft Office User" w:date="2023-06-07T13:02:00Z">
              <w:r w:rsidRPr="00550946" w:rsidDel="00186111">
                <w:rPr>
                  <w:rFonts w:ascii="Arial" w:hAnsi="Arial" w:cs="Arial"/>
                  <w:szCs w:val="21"/>
                </w:rPr>
                <w:delText>5</w:delText>
              </w:r>
              <w:bookmarkStart w:id="3073" w:name="_Toc137217459"/>
              <w:bookmarkEnd w:id="3073"/>
            </w:del>
          </w:p>
        </w:tc>
        <w:tc>
          <w:tcPr>
            <w:tcW w:w="1422" w:type="pct"/>
            <w:vAlign w:val="center"/>
            <w:tcPrChange w:id="3074" w:author="Microsoft Office User" w:date="2023-06-09T15:19:00Z">
              <w:tcPr>
                <w:tcW w:w="1701" w:type="dxa"/>
                <w:gridSpan w:val="2"/>
                <w:vAlign w:val="center"/>
              </w:tcPr>
            </w:tcPrChange>
          </w:tcPr>
          <w:p w14:paraId="69CDEF21" w14:textId="4C9EC16B" w:rsidR="00D6019B" w:rsidRPr="00550946" w:rsidDel="00186111" w:rsidRDefault="00D6019B" w:rsidP="00D6019B">
            <w:pPr>
              <w:jc w:val="center"/>
              <w:rPr>
                <w:del w:id="3075" w:author="Microsoft Office User" w:date="2023-06-07T13:02:00Z"/>
                <w:rFonts w:ascii="Arial" w:hAnsi="Arial" w:cs="Arial"/>
                <w:szCs w:val="21"/>
              </w:rPr>
            </w:pPr>
            <w:del w:id="3076" w:author="Microsoft Office User" w:date="2023-06-07T13:02:00Z">
              <w:r w:rsidDel="00186111">
                <w:rPr>
                  <w:rFonts w:ascii="Arial" w:hAnsi="Arial" w:cs="Arial" w:hint="eastAsia"/>
                  <w:szCs w:val="21"/>
                </w:rPr>
                <w:delText>潜标</w:delText>
              </w:r>
              <w:r w:rsidRPr="00550946" w:rsidDel="00186111">
                <w:rPr>
                  <w:rFonts w:ascii="Arial" w:hAnsi="Arial" w:cs="Arial"/>
                  <w:szCs w:val="21"/>
                </w:rPr>
                <w:delText>释放命令</w:delText>
              </w:r>
              <w:bookmarkStart w:id="3077" w:name="_Toc137217460"/>
              <w:bookmarkEnd w:id="3077"/>
            </w:del>
          </w:p>
        </w:tc>
        <w:tc>
          <w:tcPr>
            <w:tcW w:w="3080" w:type="pct"/>
            <w:vAlign w:val="center"/>
            <w:tcPrChange w:id="3078" w:author="Microsoft Office User" w:date="2023-06-09T15:19:00Z">
              <w:tcPr>
                <w:tcW w:w="3685" w:type="dxa"/>
                <w:gridSpan w:val="2"/>
                <w:vAlign w:val="center"/>
              </w:tcPr>
            </w:tcPrChange>
          </w:tcPr>
          <w:p w14:paraId="0973B9AD" w14:textId="25E908AF" w:rsidR="00D6019B" w:rsidRPr="00550946" w:rsidDel="00186111" w:rsidRDefault="00D6019B" w:rsidP="00D6019B">
            <w:pPr>
              <w:rPr>
                <w:del w:id="3079" w:author="Microsoft Office User" w:date="2023-06-07T13:02:00Z"/>
                <w:rFonts w:ascii="Arial" w:hAnsi="Arial" w:cs="Arial"/>
                <w:szCs w:val="21"/>
              </w:rPr>
            </w:pPr>
            <w:del w:id="3080" w:author="Microsoft Office User" w:date="2023-06-07T13:02:00Z">
              <w:r w:rsidRPr="00550946" w:rsidDel="00186111">
                <w:rPr>
                  <w:rFonts w:ascii="Arial" w:hAnsi="Arial" w:cs="Arial"/>
                  <w:szCs w:val="21"/>
                </w:rPr>
                <w:delText>无</w:delText>
              </w:r>
              <w:bookmarkStart w:id="3081" w:name="_Toc137217461"/>
              <w:bookmarkEnd w:id="3081"/>
            </w:del>
          </w:p>
        </w:tc>
        <w:bookmarkStart w:id="3082" w:name="_Toc137217462"/>
        <w:bookmarkEnd w:id="3082"/>
      </w:tr>
      <w:tr w:rsidR="00D6019B" w:rsidRPr="00550946" w:rsidDel="00186111" w14:paraId="4504A267" w14:textId="17C46BB5" w:rsidTr="00C2385F">
        <w:trPr>
          <w:trHeight w:val="624"/>
          <w:del w:id="3083" w:author="Microsoft Office User" w:date="2023-06-07T13:02:00Z"/>
          <w:trPrChange w:id="3084" w:author="Microsoft Office User" w:date="2023-06-09T15:19:00Z">
            <w:trPr>
              <w:gridBefore w:val="1"/>
              <w:gridAfter w:val="0"/>
              <w:trHeight w:val="624"/>
            </w:trPr>
          </w:trPrChange>
        </w:trPr>
        <w:tc>
          <w:tcPr>
            <w:tcW w:w="498" w:type="pct"/>
            <w:vAlign w:val="center"/>
            <w:tcPrChange w:id="3085" w:author="Microsoft Office User" w:date="2023-06-09T15:19:00Z">
              <w:tcPr>
                <w:tcW w:w="596" w:type="dxa"/>
                <w:vAlign w:val="center"/>
              </w:tcPr>
            </w:tcPrChange>
          </w:tcPr>
          <w:p w14:paraId="1883409A" w14:textId="1891B9D0" w:rsidR="00D6019B" w:rsidRPr="00550946" w:rsidDel="00186111" w:rsidRDefault="00D6019B" w:rsidP="00D6019B">
            <w:pPr>
              <w:jc w:val="center"/>
              <w:rPr>
                <w:del w:id="3086" w:author="Microsoft Office User" w:date="2023-06-07T13:02:00Z"/>
                <w:rFonts w:ascii="Arial" w:hAnsi="Arial" w:cs="Arial"/>
                <w:szCs w:val="21"/>
              </w:rPr>
            </w:pPr>
            <w:del w:id="3087" w:author="Microsoft Office User" w:date="2023-06-07T13:02:00Z">
              <w:r w:rsidRPr="00550946" w:rsidDel="00186111">
                <w:rPr>
                  <w:rFonts w:ascii="Arial" w:hAnsi="Arial" w:cs="Arial"/>
                  <w:szCs w:val="21"/>
                </w:rPr>
                <w:delText>6</w:delText>
              </w:r>
              <w:bookmarkStart w:id="3088" w:name="_Toc137217463"/>
              <w:bookmarkEnd w:id="3088"/>
            </w:del>
          </w:p>
        </w:tc>
        <w:tc>
          <w:tcPr>
            <w:tcW w:w="1422" w:type="pct"/>
            <w:vAlign w:val="center"/>
            <w:tcPrChange w:id="3089" w:author="Microsoft Office User" w:date="2023-06-09T15:19:00Z">
              <w:tcPr>
                <w:tcW w:w="1701" w:type="dxa"/>
                <w:gridSpan w:val="2"/>
                <w:vAlign w:val="center"/>
              </w:tcPr>
            </w:tcPrChange>
          </w:tcPr>
          <w:p w14:paraId="7E521701" w14:textId="16D17D49" w:rsidR="00D6019B" w:rsidRPr="00550946" w:rsidDel="00186111" w:rsidRDefault="00D6019B" w:rsidP="00D6019B">
            <w:pPr>
              <w:jc w:val="center"/>
              <w:rPr>
                <w:del w:id="3090" w:author="Microsoft Office User" w:date="2023-06-07T13:02:00Z"/>
                <w:rFonts w:ascii="Arial" w:hAnsi="Arial" w:cs="Arial"/>
                <w:szCs w:val="21"/>
              </w:rPr>
            </w:pPr>
            <w:del w:id="3091" w:author="Microsoft Office User" w:date="2023-06-07T13:02:00Z">
              <w:r w:rsidDel="00186111">
                <w:rPr>
                  <w:rFonts w:ascii="Arial" w:hAnsi="Arial" w:cs="Arial" w:hint="eastAsia"/>
                  <w:szCs w:val="21"/>
                </w:rPr>
                <w:delText>潜标</w:delText>
              </w:r>
              <w:r w:rsidRPr="00550946" w:rsidDel="00186111">
                <w:rPr>
                  <w:rFonts w:ascii="Arial" w:hAnsi="Arial" w:cs="Arial"/>
                  <w:szCs w:val="21"/>
                </w:rPr>
                <w:delText>自毁命令</w:delText>
              </w:r>
              <w:bookmarkStart w:id="3092" w:name="_Toc137217464"/>
              <w:bookmarkEnd w:id="3092"/>
            </w:del>
          </w:p>
        </w:tc>
        <w:tc>
          <w:tcPr>
            <w:tcW w:w="3080" w:type="pct"/>
            <w:vAlign w:val="center"/>
            <w:tcPrChange w:id="3093" w:author="Microsoft Office User" w:date="2023-06-09T15:19:00Z">
              <w:tcPr>
                <w:tcW w:w="3685" w:type="dxa"/>
                <w:gridSpan w:val="2"/>
                <w:vAlign w:val="center"/>
              </w:tcPr>
            </w:tcPrChange>
          </w:tcPr>
          <w:p w14:paraId="3F9EAAA0" w14:textId="0CF11522" w:rsidR="00D6019B" w:rsidRPr="00550946" w:rsidDel="00186111" w:rsidRDefault="00D6019B" w:rsidP="00D6019B">
            <w:pPr>
              <w:rPr>
                <w:del w:id="3094" w:author="Microsoft Office User" w:date="2023-06-07T13:02:00Z"/>
                <w:rFonts w:ascii="Arial" w:hAnsi="Arial" w:cs="Arial"/>
                <w:szCs w:val="21"/>
              </w:rPr>
            </w:pPr>
            <w:del w:id="3095" w:author="Microsoft Office User" w:date="2023-06-07T13:02:00Z">
              <w:r w:rsidRPr="00550946" w:rsidDel="00186111">
                <w:rPr>
                  <w:rFonts w:ascii="Arial" w:hAnsi="Arial" w:cs="Arial"/>
                  <w:szCs w:val="21"/>
                </w:rPr>
                <w:delText>无</w:delText>
              </w:r>
              <w:bookmarkStart w:id="3096" w:name="_Toc137217465"/>
              <w:bookmarkEnd w:id="3096"/>
            </w:del>
          </w:p>
        </w:tc>
        <w:bookmarkStart w:id="3097" w:name="_Toc137217466"/>
        <w:bookmarkEnd w:id="3097"/>
      </w:tr>
      <w:tr w:rsidR="00D6019B" w:rsidRPr="00550946" w:rsidDel="0086316A" w14:paraId="39EAA16A" w14:textId="538572BF" w:rsidTr="00C2385F">
        <w:trPr>
          <w:trHeight w:val="624"/>
          <w:del w:id="3098" w:author="Microsoft Office User" w:date="2023-06-09T14:25:00Z"/>
          <w:trPrChange w:id="3099" w:author="Microsoft Office User" w:date="2023-06-09T15:19:00Z">
            <w:trPr>
              <w:gridBefore w:val="1"/>
              <w:gridAfter w:val="0"/>
              <w:trHeight w:val="624"/>
            </w:trPr>
          </w:trPrChange>
        </w:trPr>
        <w:tc>
          <w:tcPr>
            <w:tcW w:w="498" w:type="pct"/>
            <w:vAlign w:val="center"/>
            <w:tcPrChange w:id="3100" w:author="Microsoft Office User" w:date="2023-06-09T15:19:00Z">
              <w:tcPr>
                <w:tcW w:w="596" w:type="dxa"/>
                <w:vAlign w:val="center"/>
              </w:tcPr>
            </w:tcPrChange>
          </w:tcPr>
          <w:p w14:paraId="5DD720EF" w14:textId="59A65FDD" w:rsidR="00D6019B" w:rsidRPr="00550946" w:rsidDel="0086316A" w:rsidRDefault="00D6019B" w:rsidP="00D6019B">
            <w:pPr>
              <w:jc w:val="center"/>
              <w:rPr>
                <w:del w:id="3101" w:author="Microsoft Office User" w:date="2023-06-09T14:25:00Z"/>
                <w:rFonts w:ascii="Arial" w:hAnsi="Arial" w:cs="Arial"/>
                <w:szCs w:val="21"/>
              </w:rPr>
            </w:pPr>
            <w:del w:id="3102" w:author="Microsoft Office User" w:date="2023-06-09T14:25:00Z">
              <w:r w:rsidRPr="00550946" w:rsidDel="0086316A">
                <w:rPr>
                  <w:rFonts w:ascii="Arial" w:hAnsi="Arial" w:cs="Arial"/>
                  <w:szCs w:val="21"/>
                </w:rPr>
                <w:delText>7</w:delText>
              </w:r>
              <w:bookmarkStart w:id="3103" w:name="_Toc137217467"/>
              <w:bookmarkEnd w:id="3103"/>
            </w:del>
          </w:p>
        </w:tc>
        <w:tc>
          <w:tcPr>
            <w:tcW w:w="1422" w:type="pct"/>
            <w:vAlign w:val="center"/>
            <w:tcPrChange w:id="3104" w:author="Microsoft Office User" w:date="2023-06-09T15:19:00Z">
              <w:tcPr>
                <w:tcW w:w="1701" w:type="dxa"/>
                <w:gridSpan w:val="2"/>
                <w:vAlign w:val="center"/>
              </w:tcPr>
            </w:tcPrChange>
          </w:tcPr>
          <w:p w14:paraId="211750A9" w14:textId="793A640A" w:rsidR="00D6019B" w:rsidRPr="00550946" w:rsidDel="0086316A" w:rsidRDefault="00D6019B" w:rsidP="00D6019B">
            <w:pPr>
              <w:jc w:val="center"/>
              <w:rPr>
                <w:del w:id="3105" w:author="Microsoft Office User" w:date="2023-06-09T14:25:00Z"/>
                <w:rFonts w:ascii="Arial" w:hAnsi="Arial" w:cs="Arial"/>
                <w:szCs w:val="21"/>
              </w:rPr>
            </w:pPr>
            <w:del w:id="3106" w:author="Microsoft Office User" w:date="2023-06-09T14:25:00Z">
              <w:r w:rsidDel="0086316A">
                <w:rPr>
                  <w:rFonts w:ascii="Arial" w:hAnsi="Arial" w:cs="Arial" w:hint="eastAsia"/>
                  <w:szCs w:val="21"/>
                </w:rPr>
                <w:delText>潜标上传</w:delText>
              </w:r>
              <w:r w:rsidDel="0086316A">
                <w:rPr>
                  <w:rFonts w:ascii="Arial" w:hAnsi="Arial" w:cs="Arial" w:hint="eastAsia"/>
                  <w:szCs w:val="21"/>
                </w:rPr>
                <w:delText>Z</w:delText>
              </w:r>
              <w:r w:rsidDel="0086316A">
                <w:rPr>
                  <w:rFonts w:ascii="Arial" w:hAnsi="Arial" w:cs="Arial"/>
                  <w:szCs w:val="21"/>
                </w:rPr>
                <w:delText>C</w:delText>
              </w:r>
              <w:r w:rsidDel="0086316A">
                <w:rPr>
                  <w:rFonts w:ascii="Arial" w:hAnsi="Arial" w:cs="Arial" w:hint="eastAsia"/>
                  <w:szCs w:val="21"/>
                </w:rPr>
                <w:delText>数据</w:delText>
              </w:r>
              <w:bookmarkStart w:id="3107" w:name="_Toc137217468"/>
              <w:bookmarkEnd w:id="3107"/>
            </w:del>
          </w:p>
        </w:tc>
        <w:tc>
          <w:tcPr>
            <w:tcW w:w="3080" w:type="pct"/>
            <w:vAlign w:val="center"/>
            <w:tcPrChange w:id="3108" w:author="Microsoft Office User" w:date="2023-06-09T15:19:00Z">
              <w:tcPr>
                <w:tcW w:w="3685" w:type="dxa"/>
                <w:gridSpan w:val="2"/>
                <w:vAlign w:val="center"/>
              </w:tcPr>
            </w:tcPrChange>
          </w:tcPr>
          <w:p w14:paraId="3528A2DC" w14:textId="7088B351" w:rsidR="00D6019B" w:rsidDel="0086316A" w:rsidRDefault="00D6019B" w:rsidP="00D6019B">
            <w:pPr>
              <w:pStyle w:val="af7"/>
              <w:jc w:val="both"/>
              <w:rPr>
                <w:del w:id="3109" w:author="Microsoft Office User" w:date="2023-06-09T14:25:00Z"/>
                <w:rFonts w:ascii="Arial" w:eastAsia="宋体" w:hAnsi="Arial" w:cs="Arial"/>
                <w:sz w:val="24"/>
                <w:szCs w:val="24"/>
              </w:rPr>
            </w:pPr>
            <w:del w:id="3110" w:author="Microsoft Office User" w:date="2023-06-09T14:25:00Z">
              <w:r w:rsidRPr="00480B08" w:rsidDel="0086316A">
                <w:rPr>
                  <w:rFonts w:ascii="Arial" w:eastAsia="宋体" w:hAnsi="Arial" w:cs="Arial"/>
                  <w:sz w:val="24"/>
                  <w:szCs w:val="24"/>
                </w:rPr>
                <w:delText>字段长度：</w:delText>
              </w:r>
              <w:r w:rsidDel="0086316A">
                <w:rPr>
                  <w:rFonts w:ascii="Arial" w:eastAsia="宋体" w:hAnsi="Arial" w:cs="Arial"/>
                  <w:sz w:val="24"/>
                  <w:szCs w:val="24"/>
                </w:rPr>
                <w:delText>7</w:delText>
              </w:r>
              <w:r w:rsidRPr="00480B08" w:rsidDel="0086316A">
                <w:rPr>
                  <w:rFonts w:ascii="Arial" w:eastAsia="宋体" w:hAnsi="Arial" w:cs="Arial"/>
                  <w:sz w:val="24"/>
                  <w:szCs w:val="24"/>
                </w:rPr>
                <w:delText>字节</w:delText>
              </w:r>
              <w:bookmarkStart w:id="3111" w:name="_Toc137217469"/>
              <w:bookmarkEnd w:id="3111"/>
            </w:del>
          </w:p>
          <w:p w14:paraId="72FCACA8" w14:textId="3A2A47CE" w:rsidR="00D6019B" w:rsidDel="0086316A" w:rsidRDefault="00D6019B" w:rsidP="00D6019B">
            <w:pPr>
              <w:pStyle w:val="af7"/>
              <w:jc w:val="both"/>
              <w:rPr>
                <w:del w:id="3112" w:author="Microsoft Office User" w:date="2023-06-09T14:25:00Z"/>
                <w:rFonts w:ascii="Arial" w:eastAsia="宋体" w:hAnsi="Arial" w:cs="Arial"/>
                <w:sz w:val="24"/>
                <w:szCs w:val="24"/>
              </w:rPr>
            </w:pPr>
            <w:del w:id="3113" w:author="Microsoft Office User" w:date="2023-06-09T14:25:00Z">
              <w:r w:rsidRPr="00FE2B16" w:rsidDel="0086316A">
                <w:rPr>
                  <w:rFonts w:ascii="Arial" w:eastAsia="宋体" w:hAnsi="Arial" w:cs="Arial"/>
                  <w:sz w:val="24"/>
                  <w:szCs w:val="24"/>
                </w:rPr>
                <w:delText>第</w:delText>
              </w:r>
              <w:r w:rsidDel="0086316A">
                <w:rPr>
                  <w:rFonts w:ascii="Arial" w:eastAsia="宋体" w:hAnsi="Arial" w:cs="Arial"/>
                  <w:sz w:val="24"/>
                  <w:szCs w:val="24"/>
                </w:rPr>
                <w:delText>1</w:delText>
              </w:r>
              <w:r w:rsidRPr="00FE2B16" w:rsidDel="0086316A">
                <w:rPr>
                  <w:rFonts w:ascii="Arial" w:eastAsia="宋体" w:hAnsi="Arial" w:cs="Arial"/>
                  <w:sz w:val="24"/>
                  <w:szCs w:val="24"/>
                </w:rPr>
                <w:delText>字节</w:delText>
              </w:r>
              <w:r w:rsidRPr="00AD255D" w:rsidDel="0086316A">
                <w:rPr>
                  <w:rFonts w:ascii="Arial" w:eastAsia="宋体" w:hAnsi="Arial" w:cs="Arial" w:hint="eastAsia"/>
                  <w:sz w:val="24"/>
                  <w:szCs w:val="24"/>
                </w:rPr>
                <w:delText>：传输类型</w:delText>
              </w:r>
              <w:r w:rsidDel="0086316A">
                <w:rPr>
                  <w:rFonts w:ascii="Arial" w:eastAsia="宋体" w:hAnsi="Arial" w:cs="Arial" w:hint="eastAsia"/>
                  <w:sz w:val="24"/>
                  <w:szCs w:val="24"/>
                </w:rPr>
                <w:delText>；</w:delText>
              </w:r>
              <w:bookmarkStart w:id="3114" w:name="_Toc137217470"/>
              <w:bookmarkEnd w:id="3114"/>
            </w:del>
          </w:p>
          <w:p w14:paraId="6278A7F5" w14:textId="08C61867" w:rsidR="00D6019B" w:rsidRPr="00AF23C9" w:rsidDel="0086316A" w:rsidRDefault="00D6019B" w:rsidP="00D6019B">
            <w:pPr>
              <w:ind w:firstLineChars="200" w:firstLine="480"/>
              <w:rPr>
                <w:del w:id="3115" w:author="Microsoft Office User" w:date="2023-06-09T14:25:00Z"/>
                <w:rFonts w:ascii="Arial" w:hAnsi="Arial" w:cs="Arial"/>
                <w:szCs w:val="21"/>
              </w:rPr>
            </w:pPr>
            <w:del w:id="3116" w:author="Microsoft Office User" w:date="2023-06-09T14:25:00Z">
              <w:r w:rsidRPr="00AF23C9" w:rsidDel="0086316A">
                <w:rPr>
                  <w:rFonts w:ascii="Arial" w:hAnsi="Arial" w:cs="Arial" w:hint="eastAsia"/>
                  <w:szCs w:val="21"/>
                </w:rPr>
                <w:delText>0</w:delText>
              </w:r>
              <w:r w:rsidRPr="00AF23C9" w:rsidDel="0086316A">
                <w:rPr>
                  <w:rFonts w:ascii="Arial" w:hAnsi="Arial" w:cs="Arial" w:hint="eastAsia"/>
                  <w:szCs w:val="21"/>
                </w:rPr>
                <w:delText>：设定开始时间</w:delText>
              </w:r>
              <w:bookmarkStart w:id="3117" w:name="_Toc137217471"/>
              <w:bookmarkEnd w:id="3117"/>
            </w:del>
          </w:p>
          <w:p w14:paraId="49D056D1" w14:textId="3AA8C17D" w:rsidR="00D6019B" w:rsidRPr="00AF23C9" w:rsidDel="0086316A" w:rsidRDefault="00D6019B" w:rsidP="00D6019B">
            <w:pPr>
              <w:ind w:firstLineChars="200" w:firstLine="480"/>
              <w:rPr>
                <w:del w:id="3118" w:author="Microsoft Office User" w:date="2023-06-09T14:25:00Z"/>
                <w:rFonts w:ascii="Arial" w:hAnsi="Arial" w:cs="Arial"/>
                <w:szCs w:val="21"/>
              </w:rPr>
            </w:pPr>
            <w:del w:id="3119" w:author="Microsoft Office User" w:date="2023-06-09T14:25:00Z">
              <w:r w:rsidRPr="00AF23C9" w:rsidDel="0086316A">
                <w:rPr>
                  <w:rFonts w:ascii="Arial" w:hAnsi="Arial" w:cs="Arial" w:hint="eastAsia"/>
                  <w:szCs w:val="21"/>
                </w:rPr>
                <w:delText>1</w:delText>
              </w:r>
              <w:r w:rsidRPr="00AF23C9" w:rsidDel="0086316A">
                <w:rPr>
                  <w:rFonts w:ascii="Arial" w:hAnsi="Arial" w:cs="Arial" w:hint="eastAsia"/>
                  <w:szCs w:val="21"/>
                </w:rPr>
                <w:delText>：继续上一次发送的结果</w:delText>
              </w:r>
              <w:bookmarkStart w:id="3120" w:name="_Toc137217472"/>
              <w:bookmarkEnd w:id="3120"/>
            </w:del>
          </w:p>
          <w:p w14:paraId="589F7095" w14:textId="7477CE8E" w:rsidR="00D6019B" w:rsidRPr="00FE2B16" w:rsidDel="0086316A" w:rsidRDefault="00D6019B" w:rsidP="00D6019B">
            <w:pPr>
              <w:pStyle w:val="af7"/>
              <w:jc w:val="both"/>
              <w:rPr>
                <w:del w:id="3121" w:author="Microsoft Office User" w:date="2023-06-09T14:25:00Z"/>
                <w:rFonts w:ascii="Arial" w:eastAsia="宋体" w:hAnsi="Arial" w:cs="Arial"/>
                <w:sz w:val="24"/>
                <w:szCs w:val="24"/>
              </w:rPr>
            </w:pPr>
            <w:del w:id="3122" w:author="Microsoft Office User" w:date="2023-06-09T14:25:00Z">
              <w:r w:rsidRPr="00FE2B16" w:rsidDel="0086316A">
                <w:rPr>
                  <w:rFonts w:ascii="Arial" w:eastAsia="宋体" w:hAnsi="Arial" w:cs="Arial"/>
                  <w:sz w:val="24"/>
                  <w:szCs w:val="24"/>
                </w:rPr>
                <w:delText>第</w:delText>
              </w:r>
              <w:r w:rsidDel="0086316A">
                <w:rPr>
                  <w:rFonts w:ascii="Arial" w:eastAsia="宋体" w:hAnsi="Arial" w:cs="Arial"/>
                  <w:sz w:val="24"/>
                  <w:szCs w:val="24"/>
                </w:rPr>
                <w:delText>2</w:delText>
              </w:r>
              <w:r w:rsidRPr="00FE2B16" w:rsidDel="0086316A">
                <w:rPr>
                  <w:rFonts w:ascii="Arial" w:eastAsia="宋体" w:hAnsi="Arial" w:cs="Arial"/>
                  <w:sz w:val="24"/>
                  <w:szCs w:val="24"/>
                </w:rPr>
                <w:delText>字节：</w:delText>
              </w:r>
              <w:r w:rsidRPr="00FE2B16" w:rsidDel="0086316A">
                <w:rPr>
                  <w:rFonts w:ascii="Arial" w:eastAsia="宋体" w:hAnsi="Arial" w:cs="Arial"/>
                  <w:sz w:val="24"/>
                </w:rPr>
                <w:delText>开始时间</w:delText>
              </w:r>
              <w:r w:rsidRPr="00FE2B16" w:rsidDel="0086316A">
                <w:rPr>
                  <w:rFonts w:ascii="Arial" w:eastAsia="宋体" w:hAnsi="Arial" w:cs="Arial"/>
                  <w:sz w:val="24"/>
                </w:rPr>
                <w:delText>(</w:delText>
              </w:r>
              <w:r w:rsidRPr="00FE2B16" w:rsidDel="0086316A">
                <w:rPr>
                  <w:rFonts w:ascii="Arial" w:eastAsia="宋体" w:hAnsi="Arial" w:cs="Arial"/>
                  <w:sz w:val="24"/>
                </w:rPr>
                <w:delText>年</w:delText>
              </w:r>
              <w:r w:rsidRPr="00FE2B16" w:rsidDel="0086316A">
                <w:rPr>
                  <w:rFonts w:ascii="Arial" w:eastAsia="宋体" w:hAnsi="Arial" w:cs="Arial"/>
                  <w:sz w:val="24"/>
                </w:rPr>
                <w:delText>)</w:delText>
              </w:r>
              <w:r w:rsidRPr="00FE2B16" w:rsidDel="0086316A">
                <w:rPr>
                  <w:rFonts w:ascii="Arial" w:eastAsia="宋体" w:hAnsi="Arial" w:cs="Arial"/>
                  <w:sz w:val="24"/>
                  <w:szCs w:val="24"/>
                </w:rPr>
                <w:delText>；</w:delText>
              </w:r>
              <w:bookmarkStart w:id="3123" w:name="_Toc137217473"/>
              <w:bookmarkEnd w:id="3123"/>
            </w:del>
          </w:p>
          <w:p w14:paraId="77AEEA1A" w14:textId="68155C4A" w:rsidR="00D6019B" w:rsidRPr="00FE2B16" w:rsidDel="0086316A" w:rsidRDefault="00D6019B" w:rsidP="00D6019B">
            <w:pPr>
              <w:pStyle w:val="af7"/>
              <w:jc w:val="both"/>
              <w:rPr>
                <w:del w:id="3124" w:author="Microsoft Office User" w:date="2023-06-09T14:25:00Z"/>
                <w:rFonts w:ascii="Arial" w:eastAsia="宋体" w:hAnsi="Arial" w:cs="Arial"/>
                <w:sz w:val="24"/>
                <w:szCs w:val="24"/>
              </w:rPr>
            </w:pPr>
            <w:del w:id="3125" w:author="Microsoft Office User" w:date="2023-06-09T14:25:00Z">
              <w:r w:rsidRPr="00FE2B16" w:rsidDel="0086316A">
                <w:rPr>
                  <w:rFonts w:ascii="Arial" w:eastAsia="宋体" w:hAnsi="Arial" w:cs="Arial"/>
                  <w:sz w:val="24"/>
                  <w:szCs w:val="24"/>
                </w:rPr>
                <w:delText>第</w:delText>
              </w:r>
              <w:r w:rsidDel="0086316A">
                <w:rPr>
                  <w:rFonts w:ascii="Arial" w:eastAsia="宋体" w:hAnsi="Arial" w:cs="Arial"/>
                  <w:sz w:val="24"/>
                  <w:szCs w:val="24"/>
                </w:rPr>
                <w:delText>3</w:delText>
              </w:r>
              <w:r w:rsidRPr="00FE2B16" w:rsidDel="0086316A">
                <w:rPr>
                  <w:rFonts w:ascii="Arial" w:eastAsia="宋体" w:hAnsi="Arial" w:cs="Arial"/>
                  <w:sz w:val="24"/>
                  <w:szCs w:val="24"/>
                </w:rPr>
                <w:delText>字节：</w:delText>
              </w:r>
              <w:r w:rsidRPr="00FE2B16" w:rsidDel="0086316A">
                <w:rPr>
                  <w:rFonts w:ascii="Arial" w:eastAsia="宋体" w:hAnsi="Arial" w:cs="Arial"/>
                  <w:sz w:val="24"/>
                </w:rPr>
                <w:delText>开始时间</w:delText>
              </w:r>
              <w:r w:rsidRPr="00FE2B16" w:rsidDel="0086316A">
                <w:rPr>
                  <w:rFonts w:ascii="Arial" w:eastAsia="宋体" w:hAnsi="Arial" w:cs="Arial"/>
                  <w:sz w:val="24"/>
                </w:rPr>
                <w:delText>(</w:delText>
              </w:r>
              <w:r w:rsidRPr="00FE2B16" w:rsidDel="0086316A">
                <w:rPr>
                  <w:rFonts w:ascii="Arial" w:eastAsia="宋体" w:hAnsi="Arial" w:cs="Arial" w:hint="eastAsia"/>
                  <w:sz w:val="24"/>
                </w:rPr>
                <w:delText>月</w:delText>
              </w:r>
              <w:r w:rsidRPr="00FE2B16" w:rsidDel="0086316A">
                <w:rPr>
                  <w:rFonts w:ascii="Arial" w:eastAsia="宋体" w:hAnsi="Arial" w:cs="Arial"/>
                  <w:sz w:val="24"/>
                </w:rPr>
                <w:delText>)</w:delText>
              </w:r>
              <w:r w:rsidRPr="00FE2B16" w:rsidDel="0086316A">
                <w:rPr>
                  <w:rFonts w:ascii="Arial" w:eastAsia="宋体" w:hAnsi="Arial" w:cs="Arial"/>
                  <w:sz w:val="24"/>
                  <w:szCs w:val="24"/>
                </w:rPr>
                <w:delText>；</w:delText>
              </w:r>
              <w:bookmarkStart w:id="3126" w:name="_Toc137217474"/>
              <w:bookmarkEnd w:id="3126"/>
            </w:del>
          </w:p>
          <w:p w14:paraId="0C57EFD1" w14:textId="4D4906DA" w:rsidR="00D6019B" w:rsidRPr="00FE2B16" w:rsidDel="0086316A" w:rsidRDefault="00D6019B" w:rsidP="00D6019B">
            <w:pPr>
              <w:pStyle w:val="af7"/>
              <w:jc w:val="both"/>
              <w:rPr>
                <w:del w:id="3127" w:author="Microsoft Office User" w:date="2023-06-09T14:25:00Z"/>
                <w:rFonts w:ascii="Arial" w:eastAsia="宋体" w:hAnsi="Arial" w:cs="Arial"/>
                <w:sz w:val="24"/>
                <w:szCs w:val="24"/>
              </w:rPr>
            </w:pPr>
            <w:del w:id="3128" w:author="Microsoft Office User" w:date="2023-06-09T14:25:00Z">
              <w:r w:rsidRPr="00FE2B16" w:rsidDel="0086316A">
                <w:rPr>
                  <w:rFonts w:ascii="Arial" w:eastAsia="宋体" w:hAnsi="Arial" w:cs="Arial"/>
                  <w:sz w:val="24"/>
                  <w:szCs w:val="24"/>
                </w:rPr>
                <w:delText>第</w:delText>
              </w:r>
              <w:r w:rsidDel="0086316A">
                <w:rPr>
                  <w:rFonts w:ascii="Arial" w:eastAsia="宋体" w:hAnsi="Arial" w:cs="Arial"/>
                  <w:sz w:val="24"/>
                  <w:szCs w:val="24"/>
                </w:rPr>
                <w:delText>4</w:delText>
              </w:r>
              <w:r w:rsidRPr="00FE2B16" w:rsidDel="0086316A">
                <w:rPr>
                  <w:rFonts w:ascii="Arial" w:eastAsia="宋体" w:hAnsi="Arial" w:cs="Arial"/>
                  <w:sz w:val="24"/>
                  <w:szCs w:val="24"/>
                </w:rPr>
                <w:delText>字节：</w:delText>
              </w:r>
              <w:r w:rsidRPr="00FE2B16" w:rsidDel="0086316A">
                <w:rPr>
                  <w:rFonts w:ascii="Arial" w:eastAsia="宋体" w:hAnsi="Arial" w:cs="Arial"/>
                  <w:sz w:val="24"/>
                </w:rPr>
                <w:delText>开始时间</w:delText>
              </w:r>
              <w:r w:rsidRPr="00FE2B16" w:rsidDel="0086316A">
                <w:rPr>
                  <w:rFonts w:ascii="Arial" w:eastAsia="宋体" w:hAnsi="Arial" w:cs="Arial"/>
                  <w:sz w:val="24"/>
                </w:rPr>
                <w:delText>(</w:delText>
              </w:r>
              <w:r w:rsidDel="0086316A">
                <w:rPr>
                  <w:rFonts w:ascii="Arial" w:eastAsia="宋体" w:hAnsi="Arial" w:cs="Arial" w:hint="eastAsia"/>
                  <w:sz w:val="24"/>
                </w:rPr>
                <w:delText>日</w:delText>
              </w:r>
              <w:r w:rsidRPr="00FE2B16" w:rsidDel="0086316A">
                <w:rPr>
                  <w:rFonts w:ascii="Arial" w:eastAsia="宋体" w:hAnsi="Arial" w:cs="Arial"/>
                  <w:sz w:val="24"/>
                </w:rPr>
                <w:delText>)</w:delText>
              </w:r>
              <w:r w:rsidRPr="00FE2B16" w:rsidDel="0086316A">
                <w:rPr>
                  <w:rFonts w:ascii="Arial" w:eastAsia="宋体" w:hAnsi="Arial" w:cs="Arial"/>
                  <w:sz w:val="24"/>
                  <w:szCs w:val="24"/>
                </w:rPr>
                <w:delText>；</w:delText>
              </w:r>
              <w:bookmarkStart w:id="3129" w:name="_Toc137217475"/>
              <w:bookmarkEnd w:id="3129"/>
            </w:del>
          </w:p>
          <w:p w14:paraId="2497EEE2" w14:textId="5874293D" w:rsidR="00D6019B" w:rsidRPr="00FE2B16" w:rsidDel="0086316A" w:rsidRDefault="00D6019B" w:rsidP="00D6019B">
            <w:pPr>
              <w:pStyle w:val="af7"/>
              <w:jc w:val="both"/>
              <w:rPr>
                <w:del w:id="3130" w:author="Microsoft Office User" w:date="2023-06-09T14:25:00Z"/>
                <w:rFonts w:ascii="Arial" w:eastAsia="宋体" w:hAnsi="Arial" w:cs="Arial"/>
                <w:sz w:val="24"/>
                <w:szCs w:val="24"/>
              </w:rPr>
            </w:pPr>
            <w:del w:id="3131" w:author="Microsoft Office User" w:date="2023-06-09T14:25:00Z">
              <w:r w:rsidRPr="00FE2B16" w:rsidDel="0086316A">
                <w:rPr>
                  <w:rFonts w:ascii="Arial" w:eastAsia="宋体" w:hAnsi="Arial" w:cs="Arial"/>
                  <w:sz w:val="24"/>
                  <w:szCs w:val="24"/>
                </w:rPr>
                <w:delText>第</w:delText>
              </w:r>
              <w:r w:rsidDel="0086316A">
                <w:rPr>
                  <w:rFonts w:ascii="Arial" w:eastAsia="宋体" w:hAnsi="Arial" w:cs="Arial"/>
                  <w:sz w:val="24"/>
                  <w:szCs w:val="24"/>
                </w:rPr>
                <w:delText>5</w:delText>
              </w:r>
              <w:r w:rsidRPr="00FE2B16" w:rsidDel="0086316A">
                <w:rPr>
                  <w:rFonts w:ascii="Arial" w:eastAsia="宋体" w:hAnsi="Arial" w:cs="Arial"/>
                  <w:sz w:val="24"/>
                  <w:szCs w:val="24"/>
                </w:rPr>
                <w:delText>字节：</w:delText>
              </w:r>
              <w:r w:rsidRPr="00FE2B16" w:rsidDel="0086316A">
                <w:rPr>
                  <w:rFonts w:ascii="Arial" w:eastAsia="宋体" w:hAnsi="Arial" w:cs="Arial"/>
                  <w:sz w:val="24"/>
                </w:rPr>
                <w:delText>开始时间</w:delText>
              </w:r>
              <w:r w:rsidRPr="00FE2B16" w:rsidDel="0086316A">
                <w:rPr>
                  <w:rFonts w:ascii="Arial" w:eastAsia="宋体" w:hAnsi="Arial" w:cs="Arial"/>
                  <w:sz w:val="24"/>
                </w:rPr>
                <w:delText>(</w:delText>
              </w:r>
              <w:r w:rsidDel="0086316A">
                <w:rPr>
                  <w:rFonts w:ascii="Arial" w:eastAsia="宋体" w:hAnsi="Arial" w:cs="Arial" w:hint="eastAsia"/>
                  <w:sz w:val="24"/>
                </w:rPr>
                <w:delText>时</w:delText>
              </w:r>
              <w:r w:rsidRPr="00FE2B16" w:rsidDel="0086316A">
                <w:rPr>
                  <w:rFonts w:ascii="Arial" w:eastAsia="宋体" w:hAnsi="Arial" w:cs="Arial"/>
                  <w:sz w:val="24"/>
                </w:rPr>
                <w:delText>)</w:delText>
              </w:r>
              <w:r w:rsidRPr="00FE2B16" w:rsidDel="0086316A">
                <w:rPr>
                  <w:rFonts w:ascii="Arial" w:eastAsia="宋体" w:hAnsi="Arial" w:cs="Arial"/>
                  <w:sz w:val="24"/>
                  <w:szCs w:val="24"/>
                </w:rPr>
                <w:delText>；</w:delText>
              </w:r>
              <w:bookmarkStart w:id="3132" w:name="_Toc137217476"/>
              <w:bookmarkEnd w:id="3132"/>
            </w:del>
          </w:p>
          <w:p w14:paraId="73B4124A" w14:textId="3DDFBA72" w:rsidR="00D6019B" w:rsidRPr="00FE2B16" w:rsidDel="0086316A" w:rsidRDefault="00D6019B" w:rsidP="00D6019B">
            <w:pPr>
              <w:pStyle w:val="af7"/>
              <w:jc w:val="both"/>
              <w:rPr>
                <w:del w:id="3133" w:author="Microsoft Office User" w:date="2023-06-09T14:25:00Z"/>
                <w:rFonts w:ascii="Arial" w:eastAsia="宋体" w:hAnsi="Arial" w:cs="Arial"/>
                <w:sz w:val="24"/>
                <w:szCs w:val="24"/>
              </w:rPr>
            </w:pPr>
            <w:del w:id="3134" w:author="Microsoft Office User" w:date="2023-06-09T14:25:00Z">
              <w:r w:rsidRPr="00FE2B16" w:rsidDel="0086316A">
                <w:rPr>
                  <w:rFonts w:ascii="Arial" w:eastAsia="宋体" w:hAnsi="Arial" w:cs="Arial"/>
                  <w:sz w:val="24"/>
                  <w:szCs w:val="24"/>
                </w:rPr>
                <w:delText>第</w:delText>
              </w:r>
              <w:r w:rsidDel="0086316A">
                <w:rPr>
                  <w:rFonts w:ascii="Arial" w:eastAsia="宋体" w:hAnsi="Arial" w:cs="Arial"/>
                  <w:sz w:val="24"/>
                  <w:szCs w:val="24"/>
                </w:rPr>
                <w:delText>6</w:delText>
              </w:r>
              <w:r w:rsidRPr="00FE2B16" w:rsidDel="0086316A">
                <w:rPr>
                  <w:rFonts w:ascii="Arial" w:eastAsia="宋体" w:hAnsi="Arial" w:cs="Arial"/>
                  <w:sz w:val="24"/>
                  <w:szCs w:val="24"/>
                </w:rPr>
                <w:delText>字节：</w:delText>
              </w:r>
              <w:r w:rsidRPr="00FE2B16" w:rsidDel="0086316A">
                <w:rPr>
                  <w:rFonts w:ascii="Arial" w:eastAsia="宋体" w:hAnsi="Arial" w:cs="Arial"/>
                  <w:sz w:val="24"/>
                </w:rPr>
                <w:delText>开始时间</w:delText>
              </w:r>
              <w:r w:rsidRPr="00FE2B16" w:rsidDel="0086316A">
                <w:rPr>
                  <w:rFonts w:ascii="Arial" w:eastAsia="宋体" w:hAnsi="Arial" w:cs="Arial"/>
                  <w:sz w:val="24"/>
                </w:rPr>
                <w:delText>(</w:delText>
              </w:r>
              <w:r w:rsidDel="0086316A">
                <w:rPr>
                  <w:rFonts w:ascii="Arial" w:eastAsia="宋体" w:hAnsi="Arial" w:cs="Arial" w:hint="eastAsia"/>
                  <w:sz w:val="24"/>
                </w:rPr>
                <w:delText>分</w:delText>
              </w:r>
              <w:r w:rsidRPr="00FE2B16" w:rsidDel="0086316A">
                <w:rPr>
                  <w:rFonts w:ascii="Arial" w:eastAsia="宋体" w:hAnsi="Arial" w:cs="Arial"/>
                  <w:sz w:val="24"/>
                </w:rPr>
                <w:delText>)</w:delText>
              </w:r>
              <w:r w:rsidRPr="00FE2B16" w:rsidDel="0086316A">
                <w:rPr>
                  <w:rFonts w:ascii="Arial" w:eastAsia="宋体" w:hAnsi="Arial" w:cs="Arial"/>
                  <w:sz w:val="24"/>
                  <w:szCs w:val="24"/>
                </w:rPr>
                <w:delText>；</w:delText>
              </w:r>
              <w:bookmarkStart w:id="3135" w:name="_Toc137217477"/>
              <w:bookmarkEnd w:id="3135"/>
            </w:del>
          </w:p>
          <w:p w14:paraId="1EBFAA07" w14:textId="0BFF12EB" w:rsidR="00D6019B" w:rsidRPr="00184CA6" w:rsidDel="0086316A" w:rsidRDefault="00D6019B" w:rsidP="00D6019B">
            <w:pPr>
              <w:pStyle w:val="af7"/>
              <w:jc w:val="both"/>
              <w:rPr>
                <w:del w:id="3136" w:author="Microsoft Office User" w:date="2023-06-09T14:25:00Z"/>
                <w:rFonts w:ascii="Arial" w:eastAsia="宋体" w:hAnsi="Arial" w:cs="Arial"/>
                <w:sz w:val="24"/>
                <w:szCs w:val="24"/>
              </w:rPr>
            </w:pPr>
            <w:del w:id="3137" w:author="Microsoft Office User" w:date="2023-06-09T14:25:00Z">
              <w:r w:rsidRPr="00FE2B16" w:rsidDel="0086316A">
                <w:rPr>
                  <w:rFonts w:ascii="Arial" w:eastAsia="宋体" w:hAnsi="Arial" w:cs="Arial"/>
                  <w:sz w:val="24"/>
                  <w:szCs w:val="24"/>
                </w:rPr>
                <w:delText>第</w:delText>
              </w:r>
              <w:r w:rsidDel="0086316A">
                <w:rPr>
                  <w:rFonts w:ascii="Arial" w:eastAsia="宋体" w:hAnsi="Arial" w:cs="Arial"/>
                  <w:sz w:val="24"/>
                  <w:szCs w:val="24"/>
                </w:rPr>
                <w:delText>7</w:delText>
              </w:r>
              <w:r w:rsidRPr="00FE2B16" w:rsidDel="0086316A">
                <w:rPr>
                  <w:rFonts w:ascii="Arial" w:eastAsia="宋体" w:hAnsi="Arial" w:cs="Arial"/>
                  <w:sz w:val="24"/>
                  <w:szCs w:val="24"/>
                </w:rPr>
                <w:delText>字节：</w:delText>
              </w:r>
              <w:r w:rsidRPr="00FE2B16" w:rsidDel="0086316A">
                <w:rPr>
                  <w:rFonts w:ascii="Arial" w:eastAsia="宋体" w:hAnsi="Arial" w:cs="Arial"/>
                  <w:sz w:val="24"/>
                </w:rPr>
                <w:delText>开始时间</w:delText>
              </w:r>
              <w:r w:rsidRPr="00FE2B16" w:rsidDel="0086316A">
                <w:rPr>
                  <w:rFonts w:ascii="Arial" w:eastAsia="宋体" w:hAnsi="Arial" w:cs="Arial"/>
                  <w:sz w:val="24"/>
                </w:rPr>
                <w:delText>(</w:delText>
              </w:r>
              <w:r w:rsidDel="0086316A">
                <w:rPr>
                  <w:rFonts w:ascii="Arial" w:eastAsia="宋体" w:hAnsi="Arial" w:cs="Arial" w:hint="eastAsia"/>
                  <w:sz w:val="24"/>
                </w:rPr>
                <w:delText>秒</w:delText>
              </w:r>
              <w:r w:rsidRPr="00FE2B16" w:rsidDel="0086316A">
                <w:rPr>
                  <w:rFonts w:ascii="Arial" w:eastAsia="宋体" w:hAnsi="Arial" w:cs="Arial"/>
                  <w:sz w:val="24"/>
                </w:rPr>
                <w:delText>)</w:delText>
              </w:r>
              <w:r w:rsidRPr="00FE2B16" w:rsidDel="0086316A">
                <w:rPr>
                  <w:rFonts w:ascii="Arial" w:eastAsia="宋体" w:hAnsi="Arial" w:cs="Arial"/>
                  <w:sz w:val="24"/>
                  <w:szCs w:val="24"/>
                </w:rPr>
                <w:delText>；</w:delText>
              </w:r>
              <w:bookmarkStart w:id="3138" w:name="_Toc137217478"/>
              <w:bookmarkEnd w:id="3138"/>
            </w:del>
          </w:p>
        </w:tc>
        <w:bookmarkStart w:id="3139" w:name="_Toc137217479"/>
        <w:bookmarkEnd w:id="3139"/>
      </w:tr>
    </w:tbl>
    <w:p w14:paraId="61F59960" w14:textId="56B5D563" w:rsidR="009074B1" w:rsidDel="00C2385F" w:rsidRDefault="009074B1" w:rsidP="009074B1">
      <w:pPr>
        <w:pStyle w:val="ae"/>
        <w:keepNext/>
        <w:spacing w:beforeLines="100" w:before="312"/>
        <w:jc w:val="center"/>
        <w:rPr>
          <w:del w:id="3140" w:author="Microsoft Office User" w:date="2023-06-09T15:20:00Z"/>
          <w:rFonts w:ascii="Arial" w:hAnsi="Arial" w:cs="Arial"/>
          <w:color w:val="000000" w:themeColor="text1"/>
          <w:sz w:val="24"/>
        </w:rPr>
      </w:pPr>
      <w:del w:id="3141" w:author="Microsoft Office User" w:date="2023-06-09T15:20:00Z">
        <w:r w:rsidRPr="00BB02AD" w:rsidDel="00C2385F">
          <w:rPr>
            <w:rFonts w:ascii="Arial" w:hAnsi="Arial" w:cs="Arial"/>
            <w:color w:val="000000" w:themeColor="text1"/>
            <w:sz w:val="24"/>
          </w:rPr>
          <w:delText>表</w:delText>
        </w:r>
        <w:r w:rsidRPr="00BB02AD" w:rsidDel="00C2385F">
          <w:rPr>
            <w:rFonts w:ascii="Arial" w:hAnsi="Arial" w:cs="Arial"/>
            <w:color w:val="000000" w:themeColor="text1"/>
            <w:sz w:val="24"/>
          </w:rPr>
          <w:fldChar w:fldCharType="begin"/>
        </w:r>
        <w:r w:rsidRPr="00BB02AD" w:rsidDel="00C2385F">
          <w:rPr>
            <w:rFonts w:ascii="Arial" w:hAnsi="Arial" w:cs="Arial"/>
            <w:color w:val="000000" w:themeColor="text1"/>
            <w:sz w:val="24"/>
          </w:rPr>
          <w:delInstrText xml:space="preserve"> STYLEREF 1 \s </w:delInstrText>
        </w:r>
        <w:r w:rsidRPr="00BB02AD" w:rsidDel="00C2385F">
          <w:rPr>
            <w:rFonts w:ascii="Arial" w:hAnsi="Arial" w:cs="Arial"/>
            <w:color w:val="000000" w:themeColor="text1"/>
            <w:sz w:val="24"/>
          </w:rPr>
          <w:fldChar w:fldCharType="separate"/>
        </w:r>
        <w:r w:rsidR="000B2617" w:rsidDel="00C2385F">
          <w:rPr>
            <w:rFonts w:ascii="Arial" w:hAnsi="Arial" w:cs="Arial"/>
            <w:noProof/>
            <w:color w:val="000000" w:themeColor="text1"/>
            <w:sz w:val="24"/>
          </w:rPr>
          <w:delText>2</w:delText>
        </w:r>
        <w:r w:rsidRPr="00BB02AD" w:rsidDel="00C2385F">
          <w:rPr>
            <w:rFonts w:ascii="Arial" w:hAnsi="Arial" w:cs="Arial"/>
            <w:color w:val="000000" w:themeColor="text1"/>
            <w:sz w:val="24"/>
          </w:rPr>
          <w:fldChar w:fldCharType="end"/>
        </w:r>
        <w:r w:rsidRPr="00BB02AD" w:rsidDel="00C2385F">
          <w:rPr>
            <w:rFonts w:ascii="Arial" w:hAnsi="Arial" w:cs="Arial"/>
            <w:color w:val="000000" w:themeColor="text1"/>
            <w:sz w:val="24"/>
          </w:rPr>
          <w:delText>.</w:delText>
        </w:r>
        <w:r w:rsidRPr="00BB02AD" w:rsidDel="00C2385F">
          <w:rPr>
            <w:rFonts w:ascii="Arial" w:hAnsi="Arial" w:cs="Arial"/>
            <w:color w:val="000000" w:themeColor="text1"/>
            <w:sz w:val="24"/>
          </w:rPr>
          <w:fldChar w:fldCharType="begin"/>
        </w:r>
        <w:r w:rsidRPr="00BB02AD" w:rsidDel="00C2385F">
          <w:rPr>
            <w:rFonts w:ascii="Arial" w:hAnsi="Arial" w:cs="Arial"/>
            <w:color w:val="000000" w:themeColor="text1"/>
            <w:sz w:val="24"/>
          </w:rPr>
          <w:delInstrText xml:space="preserve"> SEQ </w:delInstrText>
        </w:r>
        <w:r w:rsidRPr="00BB02AD" w:rsidDel="00C2385F">
          <w:rPr>
            <w:rFonts w:ascii="Arial" w:hAnsi="Arial" w:cs="Arial"/>
            <w:color w:val="000000" w:themeColor="text1"/>
            <w:sz w:val="24"/>
          </w:rPr>
          <w:delInstrText>表</w:delInstrText>
        </w:r>
        <w:r w:rsidRPr="00BB02AD" w:rsidDel="00C2385F">
          <w:rPr>
            <w:rFonts w:ascii="Arial" w:hAnsi="Arial" w:cs="Arial"/>
            <w:color w:val="000000" w:themeColor="text1"/>
            <w:sz w:val="24"/>
          </w:rPr>
          <w:delInstrText xml:space="preserve"> \* ARABIC \s 1 </w:delInstrText>
        </w:r>
        <w:r w:rsidRPr="00BB02AD" w:rsidDel="00C2385F">
          <w:rPr>
            <w:rFonts w:ascii="Arial" w:hAnsi="Arial" w:cs="Arial"/>
            <w:color w:val="000000" w:themeColor="text1"/>
            <w:sz w:val="24"/>
          </w:rPr>
          <w:fldChar w:fldCharType="separate"/>
        </w:r>
        <w:r w:rsidR="000B2617" w:rsidDel="00C2385F">
          <w:rPr>
            <w:rFonts w:ascii="Arial" w:hAnsi="Arial" w:cs="Arial"/>
            <w:noProof/>
            <w:color w:val="000000" w:themeColor="text1"/>
            <w:sz w:val="24"/>
          </w:rPr>
          <w:delText>12</w:delText>
        </w:r>
        <w:r w:rsidRPr="00BB02AD" w:rsidDel="00C2385F">
          <w:rPr>
            <w:rFonts w:ascii="Arial" w:hAnsi="Arial" w:cs="Arial"/>
            <w:color w:val="000000" w:themeColor="text1"/>
            <w:sz w:val="24"/>
          </w:rPr>
          <w:fldChar w:fldCharType="end"/>
        </w:r>
        <w:r w:rsidRPr="00BB02AD" w:rsidDel="00C2385F">
          <w:rPr>
            <w:rFonts w:ascii="Arial" w:hAnsi="Arial" w:cs="Arial" w:hint="eastAsia"/>
            <w:color w:val="000000" w:themeColor="text1"/>
            <w:sz w:val="24"/>
          </w:rPr>
          <w:delText xml:space="preserve">　</w:delText>
        </w:r>
        <w:r w:rsidDel="00C2385F">
          <w:rPr>
            <w:rFonts w:ascii="Arial" w:hAnsi="Arial" w:cs="Arial" w:hint="eastAsia"/>
            <w:color w:val="000000" w:themeColor="text1"/>
            <w:sz w:val="24"/>
          </w:rPr>
          <w:delText>显控软件和甲板单元水通机板的反馈命令数据体定义</w:delText>
        </w:r>
        <w:bookmarkStart w:id="3142" w:name="_Toc137217480"/>
        <w:bookmarkEnd w:id="3142"/>
      </w:del>
    </w:p>
    <w:tbl>
      <w:tblPr>
        <w:tblStyle w:val="a4"/>
        <w:tblW w:w="0" w:type="auto"/>
        <w:tblLook w:val="04A0" w:firstRow="1" w:lastRow="0" w:firstColumn="1" w:lastColumn="0" w:noHBand="0" w:noVBand="1"/>
      </w:tblPr>
      <w:tblGrid>
        <w:gridCol w:w="704"/>
        <w:gridCol w:w="1701"/>
        <w:gridCol w:w="1247"/>
        <w:gridCol w:w="1418"/>
        <w:gridCol w:w="3685"/>
      </w:tblGrid>
      <w:tr w:rsidR="009074B1" w:rsidRPr="001A7ED1" w:rsidDel="00C2385F" w14:paraId="6C642C6B" w14:textId="3DF9AC69" w:rsidTr="000D287D">
        <w:trPr>
          <w:trHeight w:val="624"/>
          <w:del w:id="3143" w:author="Microsoft Office User" w:date="2023-06-09T15:20:00Z"/>
        </w:trPr>
        <w:tc>
          <w:tcPr>
            <w:tcW w:w="704" w:type="dxa"/>
            <w:shd w:val="pct15" w:color="auto" w:fill="auto"/>
            <w:vAlign w:val="center"/>
          </w:tcPr>
          <w:p w14:paraId="2609E845" w14:textId="4D1A0D71" w:rsidR="009074B1" w:rsidRPr="001A7ED1" w:rsidDel="00C2385F" w:rsidRDefault="009074B1" w:rsidP="007268AC">
            <w:pPr>
              <w:jc w:val="center"/>
              <w:rPr>
                <w:del w:id="3144" w:author="Microsoft Office User" w:date="2023-06-09T15:20:00Z"/>
                <w:rFonts w:ascii="Arial" w:hAnsi="Arial" w:cs="Arial"/>
                <w:b/>
                <w:bCs/>
                <w:szCs w:val="21"/>
              </w:rPr>
            </w:pPr>
            <w:del w:id="3145" w:author="Microsoft Office User" w:date="2023-06-09T15:20:00Z">
              <w:r w:rsidRPr="001A7ED1" w:rsidDel="00C2385F">
                <w:rPr>
                  <w:rFonts w:ascii="Arial" w:hAnsi="Arial" w:cs="Arial"/>
                  <w:b/>
                  <w:bCs/>
                  <w:szCs w:val="21"/>
                </w:rPr>
                <w:delText>编号</w:delText>
              </w:r>
              <w:bookmarkStart w:id="3146" w:name="_Toc137217481"/>
              <w:bookmarkEnd w:id="3146"/>
            </w:del>
          </w:p>
        </w:tc>
        <w:tc>
          <w:tcPr>
            <w:tcW w:w="1701" w:type="dxa"/>
            <w:shd w:val="pct15" w:color="auto" w:fill="auto"/>
            <w:vAlign w:val="center"/>
          </w:tcPr>
          <w:p w14:paraId="65206439" w14:textId="57312B59" w:rsidR="009074B1" w:rsidRPr="001A7ED1" w:rsidDel="00C2385F" w:rsidRDefault="009074B1" w:rsidP="007268AC">
            <w:pPr>
              <w:jc w:val="center"/>
              <w:rPr>
                <w:del w:id="3147" w:author="Microsoft Office User" w:date="2023-06-09T15:20:00Z"/>
                <w:rFonts w:ascii="Arial" w:hAnsi="Arial" w:cs="Arial"/>
                <w:b/>
                <w:bCs/>
                <w:szCs w:val="21"/>
              </w:rPr>
            </w:pPr>
            <w:del w:id="3148" w:author="Microsoft Office User" w:date="2023-06-09T15:20:00Z">
              <w:r w:rsidRPr="001A7ED1" w:rsidDel="00C2385F">
                <w:rPr>
                  <w:rFonts w:ascii="Arial" w:hAnsi="Arial" w:cs="Arial"/>
                  <w:b/>
                  <w:bCs/>
                  <w:szCs w:val="21"/>
                </w:rPr>
                <w:delText>命令类型</w:delText>
              </w:r>
              <w:bookmarkStart w:id="3149" w:name="_Toc137217482"/>
              <w:bookmarkEnd w:id="3149"/>
            </w:del>
          </w:p>
        </w:tc>
        <w:tc>
          <w:tcPr>
            <w:tcW w:w="1247" w:type="dxa"/>
            <w:shd w:val="pct15" w:color="auto" w:fill="auto"/>
            <w:vAlign w:val="center"/>
          </w:tcPr>
          <w:p w14:paraId="26B1D1A6" w14:textId="2CFCA913" w:rsidR="009074B1" w:rsidRPr="001A7ED1" w:rsidDel="00C2385F" w:rsidRDefault="009074B1" w:rsidP="007268AC">
            <w:pPr>
              <w:jc w:val="center"/>
              <w:rPr>
                <w:del w:id="3150" w:author="Microsoft Office User" w:date="2023-06-09T15:20:00Z"/>
                <w:rFonts w:ascii="Arial" w:hAnsi="Arial" w:cs="Arial"/>
                <w:b/>
                <w:bCs/>
                <w:szCs w:val="21"/>
              </w:rPr>
            </w:pPr>
            <w:del w:id="3151" w:author="Microsoft Office User" w:date="2023-06-09T15:20:00Z">
              <w:r w:rsidRPr="001A7ED1" w:rsidDel="00C2385F">
                <w:rPr>
                  <w:rFonts w:ascii="Arial" w:hAnsi="Arial" w:cs="Arial"/>
                  <w:b/>
                  <w:bCs/>
                  <w:szCs w:val="21"/>
                </w:rPr>
                <w:delText>数据类型字段</w:delText>
              </w:r>
              <w:bookmarkStart w:id="3152" w:name="_Toc137217483"/>
              <w:bookmarkEnd w:id="3152"/>
            </w:del>
          </w:p>
          <w:p w14:paraId="0EC49936" w14:textId="4146F9B9" w:rsidR="009074B1" w:rsidRPr="001A7ED1" w:rsidDel="00C2385F" w:rsidRDefault="009074B1" w:rsidP="007268AC">
            <w:pPr>
              <w:jc w:val="center"/>
              <w:rPr>
                <w:del w:id="3153" w:author="Microsoft Office User" w:date="2023-06-09T15:20:00Z"/>
                <w:rFonts w:ascii="Arial" w:hAnsi="Arial" w:cs="Arial"/>
                <w:b/>
                <w:bCs/>
                <w:szCs w:val="21"/>
              </w:rPr>
            </w:pPr>
            <w:del w:id="3154" w:author="Microsoft Office User" w:date="2023-06-09T15:20:00Z">
              <w:r w:rsidRPr="001A7ED1" w:rsidDel="00C2385F">
                <w:rPr>
                  <w:rFonts w:ascii="Arial" w:hAnsi="Arial" w:cs="Arial"/>
                  <w:b/>
                  <w:bCs/>
                  <w:szCs w:val="21"/>
                </w:rPr>
                <w:delText>（</w:delText>
              </w:r>
              <w:r w:rsidRPr="001A7ED1" w:rsidDel="00C2385F">
                <w:rPr>
                  <w:rFonts w:ascii="Arial" w:hAnsi="Arial" w:cs="Arial"/>
                  <w:b/>
                  <w:bCs/>
                  <w:szCs w:val="21"/>
                </w:rPr>
                <w:delText>1</w:delText>
              </w:r>
              <w:r w:rsidRPr="001A7ED1" w:rsidDel="00C2385F">
                <w:rPr>
                  <w:rFonts w:ascii="Arial" w:hAnsi="Arial" w:cs="Arial"/>
                  <w:b/>
                  <w:bCs/>
                  <w:szCs w:val="21"/>
                </w:rPr>
                <w:delText>字节）</w:delText>
              </w:r>
              <w:bookmarkStart w:id="3155" w:name="_Toc137217484"/>
              <w:bookmarkEnd w:id="3155"/>
            </w:del>
          </w:p>
        </w:tc>
        <w:tc>
          <w:tcPr>
            <w:tcW w:w="1418" w:type="dxa"/>
            <w:shd w:val="pct15" w:color="auto" w:fill="auto"/>
            <w:vAlign w:val="center"/>
          </w:tcPr>
          <w:p w14:paraId="2736602B" w14:textId="6946E765" w:rsidR="009074B1" w:rsidRPr="001A7ED1" w:rsidDel="00C2385F" w:rsidRDefault="009074B1" w:rsidP="007268AC">
            <w:pPr>
              <w:jc w:val="center"/>
              <w:rPr>
                <w:del w:id="3156" w:author="Microsoft Office User" w:date="2023-06-09T15:20:00Z"/>
                <w:rFonts w:ascii="Arial" w:hAnsi="Arial" w:cs="Arial"/>
                <w:b/>
                <w:bCs/>
                <w:szCs w:val="21"/>
              </w:rPr>
            </w:pPr>
            <w:del w:id="3157" w:author="Microsoft Office User" w:date="2023-06-09T15:20:00Z">
              <w:r w:rsidRPr="001A7ED1" w:rsidDel="00C2385F">
                <w:rPr>
                  <w:rFonts w:ascii="Arial" w:hAnsi="Arial" w:cs="Arial"/>
                  <w:b/>
                  <w:bCs/>
                  <w:szCs w:val="21"/>
                </w:rPr>
                <w:delText>数据体长度字段</w:delText>
              </w:r>
              <w:bookmarkStart w:id="3158" w:name="_Toc137217485"/>
              <w:bookmarkEnd w:id="3158"/>
            </w:del>
          </w:p>
          <w:p w14:paraId="6C142A42" w14:textId="3C3FCA54" w:rsidR="009074B1" w:rsidRPr="001A7ED1" w:rsidDel="00C2385F" w:rsidRDefault="009074B1" w:rsidP="007268AC">
            <w:pPr>
              <w:jc w:val="center"/>
              <w:rPr>
                <w:del w:id="3159" w:author="Microsoft Office User" w:date="2023-06-09T15:20:00Z"/>
                <w:rFonts w:ascii="Arial" w:hAnsi="Arial" w:cs="Arial"/>
                <w:b/>
                <w:bCs/>
                <w:szCs w:val="21"/>
              </w:rPr>
            </w:pPr>
            <w:del w:id="3160" w:author="Microsoft Office User" w:date="2023-06-09T15:20:00Z">
              <w:r w:rsidRPr="001A7ED1" w:rsidDel="00C2385F">
                <w:rPr>
                  <w:rFonts w:ascii="Arial" w:hAnsi="Arial" w:cs="Arial"/>
                  <w:b/>
                  <w:bCs/>
                  <w:szCs w:val="21"/>
                </w:rPr>
                <w:delText>（</w:delText>
              </w:r>
              <w:r w:rsidRPr="001A7ED1" w:rsidDel="00C2385F">
                <w:rPr>
                  <w:rFonts w:ascii="Arial" w:hAnsi="Arial" w:cs="Arial"/>
                  <w:b/>
                  <w:bCs/>
                  <w:szCs w:val="21"/>
                </w:rPr>
                <w:delText>1</w:delText>
              </w:r>
              <w:r w:rsidRPr="001A7ED1" w:rsidDel="00C2385F">
                <w:rPr>
                  <w:rFonts w:ascii="Arial" w:hAnsi="Arial" w:cs="Arial"/>
                  <w:b/>
                  <w:bCs/>
                  <w:szCs w:val="21"/>
                </w:rPr>
                <w:delText>字节）</w:delText>
              </w:r>
              <w:bookmarkStart w:id="3161" w:name="_Toc137217486"/>
              <w:bookmarkEnd w:id="3161"/>
            </w:del>
          </w:p>
        </w:tc>
        <w:tc>
          <w:tcPr>
            <w:tcW w:w="3685" w:type="dxa"/>
            <w:shd w:val="pct15" w:color="auto" w:fill="auto"/>
            <w:vAlign w:val="center"/>
          </w:tcPr>
          <w:p w14:paraId="5CA6219B" w14:textId="54D9AE1F" w:rsidR="009074B1" w:rsidRPr="001A7ED1" w:rsidDel="00C2385F" w:rsidRDefault="009074B1" w:rsidP="007268AC">
            <w:pPr>
              <w:jc w:val="center"/>
              <w:rPr>
                <w:del w:id="3162" w:author="Microsoft Office User" w:date="2023-06-09T15:20:00Z"/>
                <w:rFonts w:ascii="Arial" w:hAnsi="Arial" w:cs="Arial"/>
                <w:b/>
                <w:bCs/>
                <w:szCs w:val="21"/>
              </w:rPr>
            </w:pPr>
            <w:del w:id="3163" w:author="Microsoft Office User" w:date="2023-06-09T15:20:00Z">
              <w:r w:rsidRPr="001A7ED1" w:rsidDel="00C2385F">
                <w:rPr>
                  <w:rFonts w:ascii="Arial" w:hAnsi="Arial" w:cs="Arial"/>
                  <w:b/>
                  <w:bCs/>
                  <w:szCs w:val="21"/>
                </w:rPr>
                <w:delText>数据体内容</w:delText>
              </w:r>
              <w:bookmarkStart w:id="3164" w:name="_Toc137217487"/>
              <w:bookmarkEnd w:id="3164"/>
            </w:del>
          </w:p>
        </w:tc>
        <w:bookmarkStart w:id="3165" w:name="_Toc137217488"/>
        <w:bookmarkEnd w:id="3165"/>
      </w:tr>
      <w:tr w:rsidR="009074B1" w:rsidRPr="001A7ED1" w:rsidDel="00C2385F" w14:paraId="2687A210" w14:textId="28E83E2B" w:rsidTr="000D287D">
        <w:trPr>
          <w:trHeight w:val="624"/>
          <w:del w:id="3166" w:author="Microsoft Office User" w:date="2023-06-09T15:20:00Z"/>
        </w:trPr>
        <w:tc>
          <w:tcPr>
            <w:tcW w:w="8755" w:type="dxa"/>
            <w:gridSpan w:val="5"/>
            <w:vAlign w:val="center"/>
          </w:tcPr>
          <w:p w14:paraId="5A090167" w14:textId="01DD7BEF" w:rsidR="009074B1" w:rsidRPr="001A7ED1" w:rsidDel="00C2385F" w:rsidRDefault="009074B1" w:rsidP="009074B1">
            <w:pPr>
              <w:jc w:val="center"/>
              <w:rPr>
                <w:del w:id="3167" w:author="Microsoft Office User" w:date="2023-06-09T15:20:00Z"/>
                <w:rFonts w:ascii="Arial" w:hAnsi="Arial" w:cs="Arial"/>
                <w:szCs w:val="21"/>
              </w:rPr>
            </w:pPr>
            <w:del w:id="3168" w:author="Microsoft Office User" w:date="2023-06-09T15:20:00Z">
              <w:r w:rsidDel="00C2385F">
                <w:rPr>
                  <w:rFonts w:ascii="Arial" w:hAnsi="Arial" w:cs="Arial" w:hint="eastAsia"/>
                  <w:szCs w:val="21"/>
                </w:rPr>
                <w:delText>潜标声学应答板</w:delText>
              </w:r>
            </w:del>
            <w:del w:id="3169" w:author="Microsoft Office User" w:date="2023-06-07T13:06:00Z">
              <w:r w:rsidRPr="001A7ED1" w:rsidDel="00186111">
                <w:rPr>
                  <w:rFonts w:ascii="Arial" w:hAnsi="Arial" w:cs="Arial" w:hint="eastAsia"/>
                  <w:szCs w:val="21"/>
                </w:rPr>
                <w:delText>反馈</w:delText>
              </w:r>
            </w:del>
            <w:del w:id="3170" w:author="Microsoft Office User" w:date="2023-06-09T15:20:00Z">
              <w:r w:rsidDel="00C2385F">
                <w:rPr>
                  <w:rFonts w:ascii="Arial" w:hAnsi="Arial" w:cs="Arial" w:hint="eastAsia"/>
                  <w:szCs w:val="21"/>
                </w:rPr>
                <w:delText>水通机板</w:delText>
              </w:r>
              <w:r w:rsidRPr="001A7ED1" w:rsidDel="00C2385F">
                <w:rPr>
                  <w:rFonts w:ascii="Arial" w:hAnsi="Arial" w:cs="Arial"/>
                  <w:szCs w:val="21"/>
                </w:rPr>
                <w:delText>命令</w:delText>
              </w:r>
              <w:bookmarkStart w:id="3171" w:name="_Toc137217489"/>
              <w:bookmarkEnd w:id="3171"/>
            </w:del>
          </w:p>
        </w:tc>
        <w:bookmarkStart w:id="3172" w:name="_Toc137217490"/>
        <w:bookmarkEnd w:id="3172"/>
      </w:tr>
      <w:tr w:rsidR="009074B1" w:rsidRPr="001A7ED1" w:rsidDel="00C2385F" w14:paraId="0771EC79" w14:textId="3094D244" w:rsidTr="000D287D">
        <w:trPr>
          <w:trHeight w:val="274"/>
          <w:del w:id="3173" w:author="Microsoft Office User" w:date="2023-06-09T15:20:00Z"/>
        </w:trPr>
        <w:tc>
          <w:tcPr>
            <w:tcW w:w="704" w:type="dxa"/>
            <w:vAlign w:val="center"/>
          </w:tcPr>
          <w:p w14:paraId="3C610AE4" w14:textId="1F59BE7B" w:rsidR="009074B1" w:rsidRPr="001A7ED1" w:rsidDel="00C2385F" w:rsidRDefault="009074B1" w:rsidP="007268AC">
            <w:pPr>
              <w:jc w:val="center"/>
              <w:rPr>
                <w:del w:id="3174" w:author="Microsoft Office User" w:date="2023-06-09T15:20:00Z"/>
                <w:rFonts w:ascii="Arial" w:hAnsi="Arial" w:cs="Arial"/>
                <w:szCs w:val="21"/>
              </w:rPr>
            </w:pPr>
            <w:del w:id="3175" w:author="Microsoft Office User" w:date="2023-06-09T15:20:00Z">
              <w:r w:rsidRPr="001A7ED1" w:rsidDel="00C2385F">
                <w:rPr>
                  <w:rFonts w:ascii="Arial" w:hAnsi="Arial" w:cs="Arial"/>
                  <w:szCs w:val="21"/>
                </w:rPr>
                <w:delText>1</w:delText>
              </w:r>
              <w:bookmarkStart w:id="3176" w:name="_Toc137217491"/>
              <w:bookmarkEnd w:id="3176"/>
            </w:del>
          </w:p>
        </w:tc>
        <w:tc>
          <w:tcPr>
            <w:tcW w:w="1701" w:type="dxa"/>
            <w:vAlign w:val="center"/>
          </w:tcPr>
          <w:p w14:paraId="71EBA6D0" w14:textId="120C7CDE" w:rsidR="009074B1" w:rsidRPr="001A7ED1" w:rsidDel="00C2385F" w:rsidRDefault="009074B1" w:rsidP="007268AC">
            <w:pPr>
              <w:jc w:val="center"/>
              <w:rPr>
                <w:del w:id="3177" w:author="Microsoft Office User" w:date="2023-06-09T15:20:00Z"/>
                <w:rFonts w:ascii="Arial" w:hAnsi="Arial" w:cs="Arial"/>
                <w:szCs w:val="21"/>
              </w:rPr>
            </w:pPr>
            <w:del w:id="3178" w:author="Microsoft Office User" w:date="2023-06-07T13:08:00Z">
              <w:r w:rsidDel="00186111">
                <w:rPr>
                  <w:rFonts w:ascii="Arial" w:hAnsi="Arial" w:cs="Arial" w:hint="eastAsia"/>
                  <w:szCs w:val="21"/>
                </w:rPr>
                <w:delText>潜标</w:delText>
              </w:r>
            </w:del>
            <w:del w:id="3179" w:author="Microsoft Office User" w:date="2023-06-09T15:20:00Z">
              <w:r w:rsidRPr="001A7ED1" w:rsidDel="00C2385F">
                <w:rPr>
                  <w:rFonts w:ascii="Arial" w:hAnsi="Arial" w:cs="Arial"/>
                  <w:szCs w:val="21"/>
                </w:rPr>
                <w:delText>唤醒命令</w:delText>
              </w:r>
            </w:del>
            <w:del w:id="3180" w:author="Microsoft Office User" w:date="2023-06-07T13:05:00Z">
              <w:r w:rsidRPr="001A7ED1" w:rsidDel="00186111">
                <w:rPr>
                  <w:rFonts w:ascii="Arial" w:hAnsi="Arial" w:cs="Arial"/>
                  <w:szCs w:val="21"/>
                </w:rPr>
                <w:delText>的反馈命令</w:delText>
              </w:r>
            </w:del>
            <w:bookmarkStart w:id="3181" w:name="_Toc137217492"/>
            <w:bookmarkEnd w:id="3181"/>
          </w:p>
        </w:tc>
        <w:tc>
          <w:tcPr>
            <w:tcW w:w="1247" w:type="dxa"/>
            <w:vAlign w:val="center"/>
          </w:tcPr>
          <w:p w14:paraId="786B7F88" w14:textId="6B07DADC" w:rsidR="009074B1" w:rsidRPr="001A7ED1" w:rsidDel="00C2385F" w:rsidRDefault="009074B1" w:rsidP="007268AC">
            <w:pPr>
              <w:jc w:val="center"/>
              <w:rPr>
                <w:del w:id="3182" w:author="Microsoft Office User" w:date="2023-06-09T15:20:00Z"/>
                <w:rFonts w:ascii="Arial" w:hAnsi="Arial" w:cs="Arial"/>
                <w:szCs w:val="21"/>
              </w:rPr>
            </w:pPr>
            <w:del w:id="3183" w:author="Microsoft Office User" w:date="2023-06-09T15:20:00Z">
              <w:r w:rsidDel="00C2385F">
                <w:rPr>
                  <w:rFonts w:ascii="Arial" w:hAnsi="Arial" w:cs="Arial"/>
                  <w:szCs w:val="21"/>
                </w:rPr>
                <w:delText>0x</w:delText>
              </w:r>
              <w:r w:rsidRPr="001A7ED1" w:rsidDel="00C2385F">
                <w:rPr>
                  <w:rFonts w:ascii="Arial" w:hAnsi="Arial" w:cs="Arial"/>
                  <w:szCs w:val="21"/>
                </w:rPr>
                <w:delText>11</w:delText>
              </w:r>
              <w:bookmarkStart w:id="3184" w:name="_Toc137217493"/>
              <w:bookmarkEnd w:id="3184"/>
            </w:del>
          </w:p>
        </w:tc>
        <w:tc>
          <w:tcPr>
            <w:tcW w:w="1418" w:type="dxa"/>
            <w:vAlign w:val="center"/>
          </w:tcPr>
          <w:p w14:paraId="4F087BEB" w14:textId="43D7173E" w:rsidR="009074B1" w:rsidRPr="001A7ED1" w:rsidDel="00C2385F" w:rsidRDefault="009074B1" w:rsidP="007268AC">
            <w:pPr>
              <w:jc w:val="center"/>
              <w:rPr>
                <w:del w:id="3185" w:author="Microsoft Office User" w:date="2023-06-09T15:20:00Z"/>
                <w:rFonts w:ascii="Arial" w:hAnsi="Arial" w:cs="Arial"/>
                <w:szCs w:val="21"/>
              </w:rPr>
            </w:pPr>
            <w:del w:id="3186" w:author="Microsoft Office User" w:date="2023-06-09T15:20:00Z">
              <w:r w:rsidRPr="001A7ED1" w:rsidDel="00C2385F">
                <w:rPr>
                  <w:rFonts w:ascii="Arial" w:hAnsi="Arial" w:cs="Arial"/>
                  <w:szCs w:val="21"/>
                </w:rPr>
                <w:delText>0x02</w:delText>
              </w:r>
              <w:bookmarkStart w:id="3187" w:name="_Toc137217494"/>
              <w:bookmarkEnd w:id="3187"/>
            </w:del>
          </w:p>
        </w:tc>
        <w:tc>
          <w:tcPr>
            <w:tcW w:w="3685" w:type="dxa"/>
          </w:tcPr>
          <w:p w14:paraId="1386B56C" w14:textId="7FD6646A" w:rsidR="009074B1" w:rsidRPr="001A7ED1" w:rsidDel="00C2385F" w:rsidRDefault="009074B1" w:rsidP="007268AC">
            <w:pPr>
              <w:rPr>
                <w:del w:id="3188" w:author="Microsoft Office User" w:date="2023-06-09T15:20:00Z"/>
                <w:rFonts w:ascii="Arial" w:hAnsi="Arial" w:cs="Arial"/>
                <w:szCs w:val="21"/>
              </w:rPr>
            </w:pPr>
            <w:del w:id="3189" w:author="Microsoft Office User" w:date="2023-06-09T15:20:00Z">
              <w:r w:rsidRPr="001A7ED1" w:rsidDel="00C2385F">
                <w:rPr>
                  <w:rFonts w:ascii="Arial" w:hAnsi="Arial" w:cs="Arial"/>
                  <w:szCs w:val="21"/>
                </w:rPr>
                <w:delText>字段长度：</w:delText>
              </w:r>
              <w:r w:rsidRPr="001A7ED1" w:rsidDel="00C2385F">
                <w:rPr>
                  <w:rFonts w:ascii="Arial" w:hAnsi="Arial" w:cs="Arial"/>
                  <w:szCs w:val="21"/>
                </w:rPr>
                <w:delText>2</w:delText>
              </w:r>
              <w:r w:rsidRPr="001A7ED1" w:rsidDel="00C2385F">
                <w:rPr>
                  <w:rFonts w:ascii="Arial" w:hAnsi="Arial" w:cs="Arial"/>
                  <w:szCs w:val="21"/>
                </w:rPr>
                <w:delText>字节</w:delText>
              </w:r>
              <w:bookmarkStart w:id="3190" w:name="_Toc137217495"/>
              <w:bookmarkEnd w:id="3190"/>
            </w:del>
          </w:p>
          <w:p w14:paraId="31EABBEA" w14:textId="2BF4ECE9" w:rsidR="009074B1" w:rsidRPr="001A7ED1" w:rsidDel="00C2385F" w:rsidRDefault="009074B1" w:rsidP="007268AC">
            <w:pPr>
              <w:rPr>
                <w:del w:id="3191" w:author="Microsoft Office User" w:date="2023-06-09T15:20:00Z"/>
                <w:rFonts w:ascii="Arial" w:hAnsi="Arial" w:cs="Arial"/>
                <w:szCs w:val="21"/>
              </w:rPr>
            </w:pPr>
            <w:del w:id="3192" w:author="Microsoft Office User" w:date="2023-06-09T15:20:00Z">
              <w:r w:rsidRPr="001A7ED1" w:rsidDel="00C2385F">
                <w:rPr>
                  <w:rFonts w:ascii="Arial" w:hAnsi="Arial" w:cs="Arial"/>
                  <w:szCs w:val="21"/>
                </w:rPr>
                <w:delText>第</w:delText>
              </w:r>
              <w:r w:rsidRPr="001A7ED1" w:rsidDel="00C2385F">
                <w:rPr>
                  <w:rFonts w:ascii="Arial" w:hAnsi="Arial" w:cs="Arial"/>
                  <w:szCs w:val="21"/>
                </w:rPr>
                <w:delText>1</w:delText>
              </w:r>
              <w:r w:rsidRPr="001A7ED1" w:rsidDel="00C2385F">
                <w:rPr>
                  <w:rFonts w:ascii="Arial" w:hAnsi="Arial" w:cs="Arial"/>
                  <w:szCs w:val="21"/>
                </w:rPr>
                <w:delText>字节：响应命令类型（</w:delText>
              </w:r>
              <w:r w:rsidRPr="001A7ED1" w:rsidDel="00C2385F">
                <w:rPr>
                  <w:rFonts w:ascii="Arial" w:hAnsi="Arial" w:cs="Arial"/>
                  <w:szCs w:val="21"/>
                </w:rPr>
                <w:delText>0x01</w:delText>
              </w:r>
              <w:r w:rsidRPr="001A7ED1" w:rsidDel="00C2385F">
                <w:rPr>
                  <w:rFonts w:ascii="Arial" w:hAnsi="Arial" w:cs="Arial"/>
                  <w:szCs w:val="21"/>
                </w:rPr>
                <w:delText>）</w:delText>
              </w:r>
              <w:r w:rsidDel="00C2385F">
                <w:rPr>
                  <w:rFonts w:ascii="Arial" w:hAnsi="Arial" w:cs="Arial" w:hint="eastAsia"/>
                  <w:szCs w:val="21"/>
                </w:rPr>
                <w:delText>；</w:delText>
              </w:r>
              <w:bookmarkStart w:id="3193" w:name="_Toc137217496"/>
              <w:bookmarkEnd w:id="3193"/>
            </w:del>
          </w:p>
          <w:p w14:paraId="1537C505" w14:textId="772920B6" w:rsidR="009074B1" w:rsidRPr="001A7ED1" w:rsidDel="00C2385F" w:rsidRDefault="009074B1" w:rsidP="007268AC">
            <w:pPr>
              <w:rPr>
                <w:del w:id="3194" w:author="Microsoft Office User" w:date="2023-06-09T15:20:00Z"/>
                <w:rFonts w:ascii="Arial" w:hAnsi="Arial" w:cs="Arial"/>
                <w:szCs w:val="21"/>
              </w:rPr>
            </w:pPr>
            <w:del w:id="3195" w:author="Microsoft Office User" w:date="2023-06-09T15:20:00Z">
              <w:r w:rsidRPr="001A7ED1" w:rsidDel="00C2385F">
                <w:rPr>
                  <w:rFonts w:ascii="Arial" w:hAnsi="Arial" w:cs="Arial"/>
                  <w:szCs w:val="21"/>
                </w:rPr>
                <w:delText>第</w:delText>
              </w:r>
              <w:r w:rsidRPr="001A7ED1" w:rsidDel="00C2385F">
                <w:rPr>
                  <w:rFonts w:ascii="Arial" w:hAnsi="Arial" w:cs="Arial"/>
                  <w:szCs w:val="21"/>
                </w:rPr>
                <w:delText>2</w:delText>
              </w:r>
              <w:r w:rsidRPr="001A7ED1" w:rsidDel="00C2385F">
                <w:rPr>
                  <w:rFonts w:ascii="Arial" w:hAnsi="Arial" w:cs="Arial"/>
                  <w:szCs w:val="21"/>
                </w:rPr>
                <w:delText>字节：</w:delText>
              </w:r>
              <w:bookmarkStart w:id="3196" w:name="_Toc137217497"/>
              <w:bookmarkEnd w:id="3196"/>
            </w:del>
          </w:p>
          <w:p w14:paraId="178E0F76" w14:textId="1E309E64" w:rsidR="009074B1" w:rsidRPr="001A7ED1" w:rsidDel="00C2385F" w:rsidRDefault="009074B1" w:rsidP="007268AC">
            <w:pPr>
              <w:rPr>
                <w:del w:id="3197" w:author="Microsoft Office User" w:date="2023-06-09T15:20:00Z"/>
                <w:rFonts w:ascii="Arial" w:hAnsi="Arial" w:cs="Arial"/>
                <w:szCs w:val="21"/>
              </w:rPr>
            </w:pPr>
            <w:del w:id="3198" w:author="Microsoft Office User" w:date="2023-06-09T15:20:00Z">
              <w:r w:rsidRPr="001A7ED1" w:rsidDel="00C2385F">
                <w:rPr>
                  <w:rFonts w:ascii="Arial" w:hAnsi="Arial" w:cs="Arial"/>
                  <w:szCs w:val="21"/>
                </w:rPr>
                <w:delText>0x00</w:delText>
              </w:r>
              <w:r w:rsidRPr="001A7ED1" w:rsidDel="00C2385F">
                <w:rPr>
                  <w:rFonts w:ascii="Arial" w:hAnsi="Arial" w:cs="Arial"/>
                  <w:szCs w:val="21"/>
                </w:rPr>
                <w:delText>：</w:delText>
              </w:r>
              <w:r w:rsidDel="00C2385F">
                <w:rPr>
                  <w:rFonts w:ascii="Arial" w:hAnsi="Arial" w:cs="Arial" w:hint="eastAsia"/>
                  <w:szCs w:val="21"/>
                </w:rPr>
                <w:delText>潜标</w:delText>
              </w:r>
              <w:r w:rsidRPr="001A7ED1" w:rsidDel="00C2385F">
                <w:rPr>
                  <w:rFonts w:ascii="Arial" w:hAnsi="Arial" w:cs="Arial"/>
                  <w:szCs w:val="21"/>
                </w:rPr>
                <w:delText>唤醒成功；</w:delText>
              </w:r>
              <w:bookmarkStart w:id="3199" w:name="_Toc137217498"/>
              <w:bookmarkEnd w:id="3199"/>
            </w:del>
          </w:p>
          <w:p w14:paraId="3FF3CFA6" w14:textId="3EE9F625" w:rsidR="009074B1" w:rsidRPr="001A7ED1" w:rsidDel="00C2385F" w:rsidRDefault="009074B1" w:rsidP="007268AC">
            <w:pPr>
              <w:rPr>
                <w:del w:id="3200" w:author="Microsoft Office User" w:date="2023-06-09T15:20:00Z"/>
                <w:rFonts w:ascii="Arial" w:hAnsi="Arial" w:cs="Arial"/>
                <w:szCs w:val="21"/>
              </w:rPr>
            </w:pPr>
            <w:del w:id="3201" w:author="Microsoft Office User" w:date="2023-06-09T15:20:00Z">
              <w:r w:rsidRPr="001A7ED1" w:rsidDel="00C2385F">
                <w:rPr>
                  <w:rFonts w:ascii="Arial" w:hAnsi="Arial" w:cs="Arial"/>
                  <w:szCs w:val="21"/>
                </w:rPr>
                <w:delText>0x01</w:delText>
              </w:r>
              <w:r w:rsidRPr="001A7ED1" w:rsidDel="00C2385F">
                <w:rPr>
                  <w:rFonts w:ascii="Arial" w:hAnsi="Arial" w:cs="Arial"/>
                  <w:szCs w:val="21"/>
                </w:rPr>
                <w:delText>：</w:delText>
              </w:r>
              <w:r w:rsidDel="00C2385F">
                <w:rPr>
                  <w:rFonts w:ascii="Arial" w:hAnsi="Arial" w:cs="Arial" w:hint="eastAsia"/>
                  <w:szCs w:val="21"/>
                </w:rPr>
                <w:delText>潜标</w:delText>
              </w:r>
              <w:r w:rsidRPr="001A7ED1" w:rsidDel="00C2385F">
                <w:rPr>
                  <w:rFonts w:ascii="Arial" w:hAnsi="Arial" w:cs="Arial"/>
                  <w:szCs w:val="21"/>
                </w:rPr>
                <w:delText>唤醒异常；</w:delText>
              </w:r>
              <w:bookmarkStart w:id="3202" w:name="_Toc137217499"/>
              <w:bookmarkEnd w:id="3202"/>
            </w:del>
          </w:p>
        </w:tc>
        <w:bookmarkStart w:id="3203" w:name="_Toc137217500"/>
        <w:bookmarkEnd w:id="3203"/>
      </w:tr>
      <w:tr w:rsidR="009074B1" w:rsidRPr="001A7ED1" w:rsidDel="00186111" w14:paraId="788EB487" w14:textId="737874A1" w:rsidTr="000D287D">
        <w:trPr>
          <w:trHeight w:val="1763"/>
          <w:del w:id="3204" w:author="Microsoft Office User" w:date="2023-06-07T13:08:00Z"/>
        </w:trPr>
        <w:tc>
          <w:tcPr>
            <w:tcW w:w="704" w:type="dxa"/>
            <w:vAlign w:val="center"/>
          </w:tcPr>
          <w:p w14:paraId="38899747" w14:textId="591DDAA6" w:rsidR="009074B1" w:rsidRPr="001A7ED1" w:rsidDel="00186111" w:rsidRDefault="009074B1" w:rsidP="007268AC">
            <w:pPr>
              <w:jc w:val="center"/>
              <w:rPr>
                <w:del w:id="3205" w:author="Microsoft Office User" w:date="2023-06-07T13:08:00Z"/>
                <w:rFonts w:ascii="Arial" w:hAnsi="Arial" w:cs="Arial"/>
                <w:szCs w:val="21"/>
              </w:rPr>
            </w:pPr>
            <w:del w:id="3206" w:author="Microsoft Office User" w:date="2023-06-07T13:08:00Z">
              <w:r w:rsidRPr="001A7ED1" w:rsidDel="00186111">
                <w:rPr>
                  <w:rFonts w:ascii="Arial" w:hAnsi="Arial" w:cs="Arial"/>
                  <w:szCs w:val="21"/>
                </w:rPr>
                <w:delText>2</w:delText>
              </w:r>
              <w:bookmarkStart w:id="3207" w:name="_Toc137217501"/>
              <w:bookmarkEnd w:id="3207"/>
            </w:del>
          </w:p>
        </w:tc>
        <w:tc>
          <w:tcPr>
            <w:tcW w:w="1701" w:type="dxa"/>
            <w:vAlign w:val="center"/>
          </w:tcPr>
          <w:p w14:paraId="117D56E9" w14:textId="2453A1B5" w:rsidR="009074B1" w:rsidRPr="001A7ED1" w:rsidDel="00186111" w:rsidRDefault="009074B1" w:rsidP="007268AC">
            <w:pPr>
              <w:jc w:val="center"/>
              <w:rPr>
                <w:del w:id="3208" w:author="Microsoft Office User" w:date="2023-06-07T13:08:00Z"/>
                <w:rFonts w:ascii="Arial" w:hAnsi="Arial" w:cs="Arial"/>
                <w:szCs w:val="21"/>
              </w:rPr>
            </w:pPr>
            <w:del w:id="3209" w:author="Microsoft Office User" w:date="2023-06-07T13:08:00Z">
              <w:r w:rsidDel="00186111">
                <w:rPr>
                  <w:rFonts w:ascii="Arial" w:hAnsi="Arial" w:cs="Arial" w:hint="eastAsia"/>
                  <w:szCs w:val="21"/>
                </w:rPr>
                <w:delText>潜标</w:delText>
              </w:r>
              <w:r w:rsidRPr="001A7ED1" w:rsidDel="00186111">
                <w:rPr>
                  <w:rFonts w:ascii="Arial" w:hAnsi="Arial" w:cs="Arial"/>
                  <w:szCs w:val="21"/>
                </w:rPr>
                <w:delText>休眠命令的反馈命令</w:delText>
              </w:r>
              <w:bookmarkStart w:id="3210" w:name="_Toc137217502"/>
              <w:bookmarkEnd w:id="3210"/>
            </w:del>
          </w:p>
        </w:tc>
        <w:tc>
          <w:tcPr>
            <w:tcW w:w="1247" w:type="dxa"/>
            <w:vAlign w:val="center"/>
          </w:tcPr>
          <w:p w14:paraId="107BF380" w14:textId="4C688B0F" w:rsidR="009074B1" w:rsidRPr="001A7ED1" w:rsidDel="00186111" w:rsidRDefault="009074B1" w:rsidP="007268AC">
            <w:pPr>
              <w:jc w:val="center"/>
              <w:rPr>
                <w:del w:id="3211" w:author="Microsoft Office User" w:date="2023-06-07T13:08:00Z"/>
                <w:rFonts w:ascii="Arial" w:hAnsi="Arial" w:cs="Arial"/>
                <w:szCs w:val="21"/>
              </w:rPr>
            </w:pPr>
            <w:del w:id="3212" w:author="Microsoft Office User" w:date="2023-06-07T13:08:00Z">
              <w:r w:rsidDel="00186111">
                <w:rPr>
                  <w:rFonts w:ascii="Arial" w:hAnsi="Arial" w:cs="Arial"/>
                  <w:szCs w:val="21"/>
                </w:rPr>
                <w:delText>0x</w:delText>
              </w:r>
              <w:r w:rsidRPr="001A7ED1" w:rsidDel="00186111">
                <w:rPr>
                  <w:rFonts w:ascii="Arial" w:hAnsi="Arial" w:cs="Arial"/>
                  <w:szCs w:val="21"/>
                </w:rPr>
                <w:delText>11</w:delText>
              </w:r>
              <w:bookmarkStart w:id="3213" w:name="_Toc137217503"/>
              <w:bookmarkEnd w:id="3213"/>
            </w:del>
          </w:p>
        </w:tc>
        <w:tc>
          <w:tcPr>
            <w:tcW w:w="1418" w:type="dxa"/>
            <w:vAlign w:val="center"/>
          </w:tcPr>
          <w:p w14:paraId="7E393A95" w14:textId="0FE41636" w:rsidR="009074B1" w:rsidRPr="001A7ED1" w:rsidDel="00186111" w:rsidRDefault="009074B1" w:rsidP="007268AC">
            <w:pPr>
              <w:jc w:val="center"/>
              <w:rPr>
                <w:del w:id="3214" w:author="Microsoft Office User" w:date="2023-06-07T13:08:00Z"/>
                <w:rFonts w:ascii="Arial" w:hAnsi="Arial" w:cs="Arial"/>
                <w:szCs w:val="21"/>
              </w:rPr>
            </w:pPr>
            <w:del w:id="3215" w:author="Microsoft Office User" w:date="2023-06-07T13:08:00Z">
              <w:r w:rsidRPr="001A7ED1" w:rsidDel="00186111">
                <w:rPr>
                  <w:rFonts w:ascii="Arial" w:hAnsi="Arial" w:cs="Arial"/>
                  <w:szCs w:val="21"/>
                </w:rPr>
                <w:delText>0x02</w:delText>
              </w:r>
              <w:bookmarkStart w:id="3216" w:name="_Toc137217504"/>
              <w:bookmarkEnd w:id="3216"/>
            </w:del>
          </w:p>
        </w:tc>
        <w:tc>
          <w:tcPr>
            <w:tcW w:w="3685" w:type="dxa"/>
            <w:vAlign w:val="center"/>
          </w:tcPr>
          <w:p w14:paraId="74895219" w14:textId="394F3207" w:rsidR="009074B1" w:rsidRPr="001A7ED1" w:rsidDel="00186111" w:rsidRDefault="009074B1" w:rsidP="007268AC">
            <w:pPr>
              <w:rPr>
                <w:del w:id="3217" w:author="Microsoft Office User" w:date="2023-06-07T13:08:00Z"/>
                <w:rFonts w:ascii="Arial" w:hAnsi="Arial" w:cs="Arial"/>
                <w:szCs w:val="21"/>
              </w:rPr>
            </w:pPr>
            <w:del w:id="3218" w:author="Microsoft Office User" w:date="2023-06-07T13:08:00Z">
              <w:r w:rsidRPr="001A7ED1" w:rsidDel="00186111">
                <w:rPr>
                  <w:rFonts w:ascii="Arial" w:hAnsi="Arial" w:cs="Arial"/>
                  <w:szCs w:val="21"/>
                </w:rPr>
                <w:delText>字段长度：</w:delText>
              </w:r>
              <w:r w:rsidRPr="001A7ED1" w:rsidDel="00186111">
                <w:rPr>
                  <w:rFonts w:ascii="Arial" w:hAnsi="Arial" w:cs="Arial"/>
                  <w:szCs w:val="21"/>
                </w:rPr>
                <w:delText>2</w:delText>
              </w:r>
              <w:r w:rsidRPr="001A7ED1" w:rsidDel="00186111">
                <w:rPr>
                  <w:rFonts w:ascii="Arial" w:hAnsi="Arial" w:cs="Arial"/>
                  <w:szCs w:val="21"/>
                </w:rPr>
                <w:delText>字节</w:delText>
              </w:r>
              <w:bookmarkStart w:id="3219" w:name="_Toc137217505"/>
              <w:bookmarkEnd w:id="3219"/>
            </w:del>
          </w:p>
          <w:p w14:paraId="531F7F8B" w14:textId="25EFC8EC" w:rsidR="009074B1" w:rsidRPr="001A7ED1" w:rsidDel="00186111" w:rsidRDefault="009074B1" w:rsidP="007268AC">
            <w:pPr>
              <w:rPr>
                <w:del w:id="3220" w:author="Microsoft Office User" w:date="2023-06-07T13:08:00Z"/>
                <w:rFonts w:ascii="Arial" w:hAnsi="Arial" w:cs="Arial"/>
                <w:szCs w:val="21"/>
              </w:rPr>
            </w:pPr>
            <w:del w:id="3221" w:author="Microsoft Office User" w:date="2023-06-07T13:08:00Z">
              <w:r w:rsidRPr="001A7ED1" w:rsidDel="00186111">
                <w:rPr>
                  <w:rFonts w:ascii="Arial" w:hAnsi="Arial" w:cs="Arial"/>
                  <w:szCs w:val="21"/>
                </w:rPr>
                <w:delText>第</w:delText>
              </w:r>
              <w:r w:rsidRPr="001A7ED1" w:rsidDel="00186111">
                <w:rPr>
                  <w:rFonts w:ascii="Arial" w:hAnsi="Arial" w:cs="Arial"/>
                  <w:szCs w:val="21"/>
                </w:rPr>
                <w:delText>1</w:delText>
              </w:r>
              <w:r w:rsidRPr="001A7ED1" w:rsidDel="00186111">
                <w:rPr>
                  <w:rFonts w:ascii="Arial" w:hAnsi="Arial" w:cs="Arial"/>
                  <w:szCs w:val="21"/>
                </w:rPr>
                <w:delText>字节：响应命令类型（</w:delText>
              </w:r>
              <w:r w:rsidRPr="001A7ED1" w:rsidDel="00186111">
                <w:rPr>
                  <w:rFonts w:ascii="Arial" w:hAnsi="Arial" w:cs="Arial"/>
                  <w:szCs w:val="21"/>
                </w:rPr>
                <w:delText>0x02</w:delText>
              </w:r>
              <w:r w:rsidRPr="001A7ED1" w:rsidDel="00186111">
                <w:rPr>
                  <w:rFonts w:ascii="Arial" w:hAnsi="Arial" w:cs="Arial"/>
                  <w:szCs w:val="21"/>
                </w:rPr>
                <w:delText>）</w:delText>
              </w:r>
              <w:r w:rsidDel="00186111">
                <w:rPr>
                  <w:rFonts w:ascii="Arial" w:hAnsi="Arial" w:cs="Arial" w:hint="eastAsia"/>
                  <w:szCs w:val="21"/>
                </w:rPr>
                <w:delText>；</w:delText>
              </w:r>
              <w:bookmarkStart w:id="3222" w:name="_Toc137217506"/>
              <w:bookmarkEnd w:id="3222"/>
            </w:del>
          </w:p>
          <w:p w14:paraId="7A6CD813" w14:textId="047AE730" w:rsidR="009074B1" w:rsidRPr="001A7ED1" w:rsidDel="00186111" w:rsidRDefault="009074B1" w:rsidP="007268AC">
            <w:pPr>
              <w:rPr>
                <w:del w:id="3223" w:author="Microsoft Office User" w:date="2023-06-07T13:08:00Z"/>
                <w:rFonts w:ascii="Arial" w:hAnsi="Arial" w:cs="Arial"/>
                <w:szCs w:val="21"/>
              </w:rPr>
            </w:pPr>
            <w:del w:id="3224" w:author="Microsoft Office User" w:date="2023-06-07T13:08:00Z">
              <w:r w:rsidRPr="001A7ED1" w:rsidDel="00186111">
                <w:rPr>
                  <w:rFonts w:ascii="Arial" w:hAnsi="Arial" w:cs="Arial"/>
                  <w:szCs w:val="21"/>
                </w:rPr>
                <w:delText>第</w:delText>
              </w:r>
              <w:r w:rsidRPr="001A7ED1" w:rsidDel="00186111">
                <w:rPr>
                  <w:rFonts w:ascii="Arial" w:hAnsi="Arial" w:cs="Arial"/>
                  <w:szCs w:val="21"/>
                </w:rPr>
                <w:delText>2</w:delText>
              </w:r>
              <w:r w:rsidRPr="001A7ED1" w:rsidDel="00186111">
                <w:rPr>
                  <w:rFonts w:ascii="Arial" w:hAnsi="Arial" w:cs="Arial"/>
                  <w:szCs w:val="21"/>
                </w:rPr>
                <w:delText>字节：</w:delText>
              </w:r>
              <w:bookmarkStart w:id="3225" w:name="_Toc137217507"/>
              <w:bookmarkEnd w:id="3225"/>
            </w:del>
          </w:p>
          <w:p w14:paraId="3CAA5646" w14:textId="63033B64" w:rsidR="009074B1" w:rsidRPr="001A7ED1" w:rsidDel="00186111" w:rsidRDefault="009074B1" w:rsidP="007268AC">
            <w:pPr>
              <w:rPr>
                <w:del w:id="3226" w:author="Microsoft Office User" w:date="2023-06-07T13:08:00Z"/>
                <w:rFonts w:ascii="Arial" w:hAnsi="Arial" w:cs="Arial"/>
                <w:szCs w:val="21"/>
              </w:rPr>
            </w:pPr>
            <w:del w:id="3227" w:author="Microsoft Office User" w:date="2023-06-07T13:08:00Z">
              <w:r w:rsidRPr="001A7ED1" w:rsidDel="00186111">
                <w:rPr>
                  <w:rFonts w:ascii="Arial" w:hAnsi="Arial" w:cs="Arial"/>
                  <w:szCs w:val="21"/>
                </w:rPr>
                <w:delText>0x00</w:delText>
              </w:r>
              <w:r w:rsidRPr="001A7ED1" w:rsidDel="00186111">
                <w:rPr>
                  <w:rFonts w:ascii="Arial" w:hAnsi="Arial" w:cs="Arial"/>
                  <w:szCs w:val="21"/>
                </w:rPr>
                <w:delText>：</w:delText>
              </w:r>
              <w:r w:rsidDel="00186111">
                <w:rPr>
                  <w:rFonts w:ascii="Arial" w:hAnsi="Arial" w:cs="Arial" w:hint="eastAsia"/>
                  <w:szCs w:val="21"/>
                </w:rPr>
                <w:delText>潜标</w:delText>
              </w:r>
              <w:r w:rsidRPr="001A7ED1" w:rsidDel="00186111">
                <w:rPr>
                  <w:rFonts w:ascii="Arial" w:hAnsi="Arial" w:cs="Arial"/>
                  <w:szCs w:val="21"/>
                </w:rPr>
                <w:delText>休眠成功；</w:delText>
              </w:r>
              <w:bookmarkStart w:id="3228" w:name="_Toc137217508"/>
              <w:bookmarkEnd w:id="3228"/>
            </w:del>
          </w:p>
          <w:p w14:paraId="6DBCA18E" w14:textId="5CC7AE59" w:rsidR="009074B1" w:rsidRPr="001A7ED1" w:rsidDel="00186111" w:rsidRDefault="009074B1" w:rsidP="007268AC">
            <w:pPr>
              <w:rPr>
                <w:del w:id="3229" w:author="Microsoft Office User" w:date="2023-06-07T13:08:00Z"/>
                <w:rFonts w:ascii="Arial" w:hAnsi="Arial" w:cs="Arial"/>
                <w:szCs w:val="21"/>
              </w:rPr>
            </w:pPr>
            <w:del w:id="3230" w:author="Microsoft Office User" w:date="2023-06-07T13:08:00Z">
              <w:r w:rsidRPr="001A7ED1" w:rsidDel="00186111">
                <w:rPr>
                  <w:rFonts w:ascii="Arial" w:hAnsi="Arial" w:cs="Arial"/>
                  <w:szCs w:val="21"/>
                </w:rPr>
                <w:delText>0x01</w:delText>
              </w:r>
              <w:r w:rsidRPr="001A7ED1" w:rsidDel="00186111">
                <w:rPr>
                  <w:rFonts w:ascii="Arial" w:hAnsi="Arial" w:cs="Arial"/>
                  <w:szCs w:val="21"/>
                </w:rPr>
                <w:delText>：</w:delText>
              </w:r>
              <w:r w:rsidDel="00186111">
                <w:rPr>
                  <w:rFonts w:ascii="Arial" w:hAnsi="Arial" w:cs="Arial" w:hint="eastAsia"/>
                  <w:szCs w:val="21"/>
                </w:rPr>
                <w:delText>潜标</w:delText>
              </w:r>
              <w:r w:rsidRPr="001A7ED1" w:rsidDel="00186111">
                <w:rPr>
                  <w:rFonts w:ascii="Arial" w:hAnsi="Arial" w:cs="Arial"/>
                  <w:szCs w:val="21"/>
                </w:rPr>
                <w:delText>休眠异常；</w:delText>
              </w:r>
              <w:bookmarkStart w:id="3231" w:name="_Toc137217509"/>
              <w:bookmarkEnd w:id="3231"/>
            </w:del>
          </w:p>
        </w:tc>
        <w:bookmarkStart w:id="3232" w:name="_Toc137217510"/>
        <w:bookmarkEnd w:id="3232"/>
      </w:tr>
      <w:tr w:rsidR="00B96243" w:rsidRPr="001A7ED1" w:rsidDel="00186111" w14:paraId="7DF19FB9" w14:textId="30932986" w:rsidTr="000D287D">
        <w:trPr>
          <w:trHeight w:val="624"/>
          <w:del w:id="3233" w:author="Microsoft Office User" w:date="2023-06-07T13:03:00Z"/>
        </w:trPr>
        <w:tc>
          <w:tcPr>
            <w:tcW w:w="704" w:type="dxa"/>
            <w:vAlign w:val="center"/>
          </w:tcPr>
          <w:p w14:paraId="15B08745" w14:textId="2B38891E" w:rsidR="00B96243" w:rsidRPr="008227CE" w:rsidDel="00186111" w:rsidRDefault="00B96243" w:rsidP="00B96243">
            <w:pPr>
              <w:jc w:val="center"/>
              <w:rPr>
                <w:del w:id="3234" w:author="Microsoft Office User" w:date="2023-06-07T13:03:00Z"/>
                <w:rFonts w:ascii="Arial" w:hAnsi="Arial" w:cs="Arial"/>
                <w:szCs w:val="21"/>
              </w:rPr>
            </w:pPr>
            <w:del w:id="3235" w:author="Microsoft Office User" w:date="2023-06-07T13:03:00Z">
              <w:r w:rsidRPr="008227CE" w:rsidDel="00186111">
                <w:rPr>
                  <w:rFonts w:ascii="Arial" w:hAnsi="Arial" w:cs="Arial"/>
                  <w:szCs w:val="21"/>
                </w:rPr>
                <w:delText>3</w:delText>
              </w:r>
              <w:bookmarkStart w:id="3236" w:name="_Toc137217511"/>
              <w:bookmarkEnd w:id="3236"/>
            </w:del>
          </w:p>
        </w:tc>
        <w:tc>
          <w:tcPr>
            <w:tcW w:w="1701" w:type="dxa"/>
            <w:vAlign w:val="center"/>
          </w:tcPr>
          <w:p w14:paraId="30422F05" w14:textId="56BBD230" w:rsidR="00B96243" w:rsidRPr="00104C1B" w:rsidDel="00186111" w:rsidRDefault="00B96243" w:rsidP="00B96243">
            <w:pPr>
              <w:jc w:val="center"/>
              <w:rPr>
                <w:del w:id="3237" w:author="Microsoft Office User" w:date="2023-06-07T13:03:00Z"/>
                <w:rFonts w:ascii="Arial" w:hAnsi="Arial" w:cs="Arial"/>
                <w:szCs w:val="21"/>
              </w:rPr>
            </w:pPr>
            <w:del w:id="3238" w:author="Microsoft Office User" w:date="2023-06-07T13:03:00Z">
              <w:r w:rsidRPr="00104C1B" w:rsidDel="00186111">
                <w:rPr>
                  <w:rFonts w:ascii="Arial" w:hAnsi="Arial" w:cs="Arial" w:hint="eastAsia"/>
                  <w:szCs w:val="21"/>
                </w:rPr>
                <w:delText>潜标</w:delText>
              </w:r>
              <w:r w:rsidRPr="00104C1B" w:rsidDel="00186111">
                <w:rPr>
                  <w:rFonts w:ascii="Arial" w:hAnsi="Arial" w:cs="Arial"/>
                  <w:szCs w:val="21"/>
                </w:rPr>
                <w:delText>状态查询命令的反馈命令</w:delText>
              </w:r>
              <w:bookmarkStart w:id="3239" w:name="_Toc137217512"/>
              <w:bookmarkEnd w:id="3239"/>
            </w:del>
          </w:p>
        </w:tc>
        <w:tc>
          <w:tcPr>
            <w:tcW w:w="1247" w:type="dxa"/>
            <w:vAlign w:val="center"/>
          </w:tcPr>
          <w:p w14:paraId="76129B32" w14:textId="5DFEC564" w:rsidR="00B96243" w:rsidRPr="00104C1B" w:rsidDel="00186111" w:rsidRDefault="00B96243" w:rsidP="00B96243">
            <w:pPr>
              <w:jc w:val="center"/>
              <w:rPr>
                <w:del w:id="3240" w:author="Microsoft Office User" w:date="2023-06-07T13:03:00Z"/>
                <w:rFonts w:ascii="Arial" w:hAnsi="Arial" w:cs="Arial"/>
                <w:szCs w:val="21"/>
              </w:rPr>
            </w:pPr>
            <w:del w:id="3241" w:author="Microsoft Office User" w:date="2023-06-07T13:03:00Z">
              <w:r w:rsidRPr="00104C1B" w:rsidDel="00186111">
                <w:rPr>
                  <w:rFonts w:ascii="Arial" w:hAnsi="Arial" w:cs="Arial"/>
                  <w:szCs w:val="21"/>
                </w:rPr>
                <w:delText>0x11</w:delText>
              </w:r>
              <w:bookmarkStart w:id="3242" w:name="_Toc137217513"/>
              <w:bookmarkEnd w:id="3242"/>
            </w:del>
          </w:p>
        </w:tc>
        <w:tc>
          <w:tcPr>
            <w:tcW w:w="1418" w:type="dxa"/>
            <w:vAlign w:val="center"/>
          </w:tcPr>
          <w:p w14:paraId="42D8B8D6" w14:textId="3E305F27" w:rsidR="00B96243" w:rsidRPr="00104C1B" w:rsidDel="00186111" w:rsidRDefault="00B96243" w:rsidP="00B96243">
            <w:pPr>
              <w:jc w:val="center"/>
              <w:rPr>
                <w:del w:id="3243" w:author="Microsoft Office User" w:date="2023-06-07T13:03:00Z"/>
                <w:rFonts w:ascii="Arial" w:hAnsi="Arial" w:cs="Arial"/>
                <w:szCs w:val="21"/>
              </w:rPr>
            </w:pPr>
            <w:del w:id="3244" w:author="Microsoft Office User" w:date="2023-06-07T13:03:00Z">
              <w:r w:rsidRPr="00104C1B" w:rsidDel="00186111">
                <w:rPr>
                  <w:rFonts w:ascii="Arial" w:hAnsi="Arial" w:cs="Arial"/>
                  <w:szCs w:val="21"/>
                </w:rPr>
                <w:delText>0x0</w:delText>
              </w:r>
              <w:r w:rsidDel="00186111">
                <w:rPr>
                  <w:rFonts w:ascii="Arial" w:hAnsi="Arial" w:cs="Arial"/>
                  <w:szCs w:val="21"/>
                </w:rPr>
                <w:delText>B</w:delText>
              </w:r>
              <w:bookmarkStart w:id="3245" w:name="_Toc137217514"/>
              <w:bookmarkEnd w:id="3245"/>
            </w:del>
          </w:p>
        </w:tc>
        <w:tc>
          <w:tcPr>
            <w:tcW w:w="3685" w:type="dxa"/>
          </w:tcPr>
          <w:p w14:paraId="6F5FA722" w14:textId="335BC077" w:rsidR="00B96243" w:rsidRPr="00104C1B" w:rsidDel="00186111" w:rsidRDefault="00B96243" w:rsidP="00B96243">
            <w:pPr>
              <w:rPr>
                <w:del w:id="3246" w:author="Microsoft Office User" w:date="2023-06-07T13:03:00Z"/>
                <w:rFonts w:ascii="Arial" w:hAnsi="Arial" w:cs="Arial"/>
                <w:szCs w:val="21"/>
              </w:rPr>
            </w:pPr>
            <w:del w:id="3247" w:author="Microsoft Office User" w:date="2023-06-07T13:03:00Z">
              <w:r w:rsidRPr="00104C1B" w:rsidDel="00186111">
                <w:rPr>
                  <w:rFonts w:ascii="Arial" w:hAnsi="Arial" w:cs="Arial"/>
                  <w:szCs w:val="21"/>
                </w:rPr>
                <w:delText>字段长度：</w:delText>
              </w:r>
              <w:r w:rsidRPr="00104C1B" w:rsidDel="00186111">
                <w:rPr>
                  <w:rFonts w:ascii="Arial" w:hAnsi="Arial" w:cs="Arial"/>
                  <w:szCs w:val="21"/>
                </w:rPr>
                <w:delText>1</w:delText>
              </w:r>
              <w:r w:rsidDel="00186111">
                <w:rPr>
                  <w:rFonts w:ascii="Arial" w:hAnsi="Arial" w:cs="Arial"/>
                  <w:szCs w:val="21"/>
                </w:rPr>
                <w:delText>1</w:delText>
              </w:r>
              <w:r w:rsidRPr="00104C1B" w:rsidDel="00186111">
                <w:rPr>
                  <w:rFonts w:ascii="Arial" w:hAnsi="Arial" w:cs="Arial"/>
                  <w:szCs w:val="21"/>
                </w:rPr>
                <w:delText>字节；</w:delText>
              </w:r>
              <w:bookmarkStart w:id="3248" w:name="_Toc137217515"/>
              <w:bookmarkEnd w:id="3248"/>
            </w:del>
          </w:p>
          <w:p w14:paraId="439BA608" w14:textId="34A89BC8" w:rsidR="00B96243" w:rsidDel="00186111" w:rsidRDefault="00B96243" w:rsidP="00B96243">
            <w:pPr>
              <w:rPr>
                <w:del w:id="3249" w:author="Microsoft Office User" w:date="2023-06-07T13:03:00Z"/>
                <w:rFonts w:ascii="Arial" w:hAnsi="Arial" w:cs="Arial"/>
                <w:szCs w:val="21"/>
              </w:rPr>
            </w:pPr>
            <w:del w:id="3250" w:author="Microsoft Office User" w:date="2023-06-07T13:03:00Z">
              <w:r w:rsidRPr="00104C1B" w:rsidDel="00186111">
                <w:rPr>
                  <w:rFonts w:ascii="Arial" w:hAnsi="Arial" w:cs="Arial"/>
                  <w:szCs w:val="21"/>
                </w:rPr>
                <w:delText>第</w:delText>
              </w:r>
              <w:r w:rsidRPr="00104C1B" w:rsidDel="00186111">
                <w:rPr>
                  <w:rFonts w:ascii="Arial" w:hAnsi="Arial" w:cs="Arial"/>
                  <w:szCs w:val="21"/>
                </w:rPr>
                <w:delText>1</w:delText>
              </w:r>
              <w:r w:rsidRPr="00104C1B" w:rsidDel="00186111">
                <w:rPr>
                  <w:rFonts w:ascii="Arial" w:hAnsi="Arial" w:cs="Arial"/>
                  <w:szCs w:val="21"/>
                </w:rPr>
                <w:delText>字节：响应命令类型（</w:delText>
              </w:r>
              <w:r w:rsidRPr="00104C1B" w:rsidDel="00186111">
                <w:rPr>
                  <w:rFonts w:ascii="Arial" w:hAnsi="Arial" w:cs="Arial"/>
                  <w:szCs w:val="21"/>
                </w:rPr>
                <w:delText>0x03</w:delText>
              </w:r>
              <w:r w:rsidRPr="00104C1B" w:rsidDel="00186111">
                <w:rPr>
                  <w:rFonts w:ascii="Arial" w:hAnsi="Arial" w:cs="Arial"/>
                  <w:szCs w:val="21"/>
                </w:rPr>
                <w:delText>）</w:delText>
              </w:r>
              <w:r w:rsidDel="00186111">
                <w:rPr>
                  <w:rFonts w:ascii="Arial" w:hAnsi="Arial" w:cs="Arial" w:hint="eastAsia"/>
                  <w:szCs w:val="21"/>
                </w:rPr>
                <w:delText>；</w:delText>
              </w:r>
              <w:bookmarkStart w:id="3251" w:name="_Toc137217516"/>
              <w:bookmarkEnd w:id="3251"/>
            </w:del>
          </w:p>
          <w:p w14:paraId="453D6349" w14:textId="1156D62D" w:rsidR="00B96243" w:rsidDel="00186111" w:rsidRDefault="00B96243" w:rsidP="00B96243">
            <w:pPr>
              <w:jc w:val="left"/>
              <w:rPr>
                <w:del w:id="3252" w:author="Microsoft Office User" w:date="2023-06-07T13:03:00Z"/>
                <w:rFonts w:ascii="Arial" w:hAnsi="Arial" w:cs="Arial"/>
                <w:szCs w:val="21"/>
              </w:rPr>
            </w:pPr>
            <w:del w:id="3253" w:author="Microsoft Office User" w:date="2023-06-07T13:03:00Z">
              <w:r w:rsidRPr="00104C1B" w:rsidDel="00186111">
                <w:rPr>
                  <w:rFonts w:ascii="Arial" w:hAnsi="Arial" w:cs="Arial"/>
                  <w:szCs w:val="21"/>
                </w:rPr>
                <w:delText>第</w:delText>
              </w:r>
              <w:r w:rsidDel="00186111">
                <w:rPr>
                  <w:rFonts w:ascii="Arial" w:hAnsi="Arial" w:cs="Arial"/>
                  <w:szCs w:val="21"/>
                </w:rPr>
                <w:delText>2</w:delText>
              </w:r>
              <w:r w:rsidRPr="00104C1B" w:rsidDel="00186111">
                <w:rPr>
                  <w:rFonts w:ascii="Arial" w:hAnsi="Arial" w:cs="Arial"/>
                  <w:szCs w:val="21"/>
                </w:rPr>
                <w:delText>字节：</w:delText>
              </w:r>
              <w:r w:rsidDel="00186111">
                <w:rPr>
                  <w:rFonts w:ascii="Arial" w:hAnsi="Arial" w:cs="Arial"/>
                  <w:szCs w:val="21"/>
                </w:rPr>
                <w:delText>12V</w:delText>
              </w:r>
              <w:r w:rsidRPr="00104C1B" w:rsidDel="00186111">
                <w:rPr>
                  <w:rFonts w:ascii="Arial" w:hAnsi="Arial" w:cs="Arial"/>
                  <w:szCs w:val="21"/>
                </w:rPr>
                <w:delText>电池（</w:delText>
              </w:r>
              <w:r w:rsidRPr="00104C1B" w:rsidDel="00186111">
                <w:rPr>
                  <w:rFonts w:ascii="Arial" w:hAnsi="Arial" w:cs="Arial"/>
                  <w:szCs w:val="21"/>
                </w:rPr>
                <w:delText>1-100%</w:delText>
              </w:r>
              <w:r w:rsidRPr="00104C1B" w:rsidDel="00186111">
                <w:rPr>
                  <w:rFonts w:ascii="Arial" w:hAnsi="Arial" w:cs="Arial"/>
                  <w:szCs w:val="21"/>
                </w:rPr>
                <w:delText>）；</w:delText>
              </w:r>
              <w:bookmarkStart w:id="3254" w:name="_Toc137217517"/>
              <w:bookmarkEnd w:id="3254"/>
            </w:del>
          </w:p>
          <w:p w14:paraId="5F16D450" w14:textId="242180A4" w:rsidR="00B96243" w:rsidDel="00186111" w:rsidRDefault="00B96243" w:rsidP="00B96243">
            <w:pPr>
              <w:jc w:val="left"/>
              <w:rPr>
                <w:del w:id="3255" w:author="Microsoft Office User" w:date="2023-06-07T13:03:00Z"/>
                <w:rFonts w:ascii="Arial" w:hAnsi="Arial" w:cs="Arial"/>
                <w:szCs w:val="21"/>
              </w:rPr>
            </w:pPr>
            <w:del w:id="3256" w:author="Microsoft Office User" w:date="2023-06-07T13:03:00Z">
              <w:r w:rsidRPr="00104C1B" w:rsidDel="00186111">
                <w:rPr>
                  <w:rFonts w:ascii="Arial" w:hAnsi="Arial" w:cs="Arial"/>
                  <w:szCs w:val="21"/>
                </w:rPr>
                <w:delText>第</w:delText>
              </w:r>
              <w:r w:rsidDel="00186111">
                <w:rPr>
                  <w:rFonts w:ascii="Arial" w:hAnsi="Arial" w:cs="Arial"/>
                  <w:szCs w:val="21"/>
                </w:rPr>
                <w:delText>3</w:delText>
              </w:r>
              <w:r w:rsidRPr="00104C1B" w:rsidDel="00186111">
                <w:rPr>
                  <w:rFonts w:ascii="Arial" w:hAnsi="Arial" w:cs="Arial"/>
                  <w:szCs w:val="21"/>
                </w:rPr>
                <w:delText>字节：</w:delText>
              </w:r>
              <w:r w:rsidDel="00186111">
                <w:rPr>
                  <w:rFonts w:ascii="Arial" w:hAnsi="Arial" w:cs="Arial" w:hint="eastAsia"/>
                  <w:szCs w:val="21"/>
                </w:rPr>
                <w:delText>2</w:delText>
              </w:r>
              <w:r w:rsidDel="00186111">
                <w:rPr>
                  <w:rFonts w:ascii="Arial" w:hAnsi="Arial" w:cs="Arial"/>
                  <w:szCs w:val="21"/>
                </w:rPr>
                <w:delText>4V</w:delText>
              </w:r>
              <w:r w:rsidDel="00186111">
                <w:rPr>
                  <w:rFonts w:ascii="Arial" w:hAnsi="Arial" w:cs="Arial" w:hint="eastAsia"/>
                  <w:szCs w:val="21"/>
                </w:rPr>
                <w:delText>一次性</w:delText>
              </w:r>
              <w:r w:rsidRPr="00104C1B" w:rsidDel="00186111">
                <w:rPr>
                  <w:rFonts w:ascii="Arial" w:hAnsi="Arial" w:cs="Arial"/>
                  <w:szCs w:val="21"/>
                </w:rPr>
                <w:delText>电池（</w:delText>
              </w:r>
              <w:r w:rsidRPr="00104C1B" w:rsidDel="00186111">
                <w:rPr>
                  <w:rFonts w:ascii="Arial" w:hAnsi="Arial" w:cs="Arial"/>
                  <w:szCs w:val="21"/>
                </w:rPr>
                <w:delText>1-100%</w:delText>
              </w:r>
              <w:r w:rsidRPr="00104C1B" w:rsidDel="00186111">
                <w:rPr>
                  <w:rFonts w:ascii="Arial" w:hAnsi="Arial" w:cs="Arial"/>
                  <w:szCs w:val="21"/>
                </w:rPr>
                <w:delText>）；</w:delText>
              </w:r>
              <w:bookmarkStart w:id="3257" w:name="_Toc137217518"/>
              <w:bookmarkEnd w:id="3257"/>
            </w:del>
          </w:p>
          <w:p w14:paraId="09DBF761" w14:textId="13C0135E" w:rsidR="00B96243" w:rsidDel="00186111" w:rsidRDefault="00B96243" w:rsidP="00B96243">
            <w:pPr>
              <w:jc w:val="left"/>
              <w:rPr>
                <w:del w:id="3258" w:author="Microsoft Office User" w:date="2023-06-07T13:03:00Z"/>
                <w:rFonts w:ascii="Arial" w:hAnsi="Arial" w:cs="Arial"/>
                <w:szCs w:val="21"/>
              </w:rPr>
            </w:pPr>
            <w:del w:id="3259" w:author="Microsoft Office User" w:date="2023-06-07T13:03:00Z">
              <w:r w:rsidRPr="00104C1B" w:rsidDel="00186111">
                <w:rPr>
                  <w:rFonts w:ascii="Arial" w:hAnsi="Arial" w:cs="Arial"/>
                  <w:szCs w:val="21"/>
                </w:rPr>
                <w:delText>第</w:delText>
              </w:r>
              <w:r w:rsidDel="00186111">
                <w:rPr>
                  <w:rFonts w:ascii="Arial" w:hAnsi="Arial" w:cs="Arial"/>
                  <w:szCs w:val="21"/>
                </w:rPr>
                <w:delText>4</w:delText>
              </w:r>
              <w:r w:rsidRPr="00104C1B" w:rsidDel="00186111">
                <w:rPr>
                  <w:rFonts w:ascii="Arial" w:hAnsi="Arial" w:cs="Arial"/>
                  <w:szCs w:val="21"/>
                </w:rPr>
                <w:delText>字节：</w:delText>
              </w:r>
              <w:r w:rsidDel="00186111">
                <w:rPr>
                  <w:rFonts w:ascii="Arial" w:hAnsi="Arial" w:cs="Arial" w:hint="eastAsia"/>
                  <w:szCs w:val="21"/>
                </w:rPr>
                <w:delText>2</w:delText>
              </w:r>
              <w:r w:rsidDel="00186111">
                <w:rPr>
                  <w:rFonts w:ascii="Arial" w:hAnsi="Arial" w:cs="Arial"/>
                  <w:szCs w:val="21"/>
                </w:rPr>
                <w:delText>4V</w:delText>
              </w:r>
              <w:r w:rsidDel="00186111">
                <w:rPr>
                  <w:rFonts w:ascii="Arial" w:hAnsi="Arial" w:cs="Arial" w:hint="eastAsia"/>
                  <w:szCs w:val="21"/>
                </w:rPr>
                <w:delText>可充电</w:delText>
              </w:r>
              <w:r w:rsidRPr="00104C1B" w:rsidDel="00186111">
                <w:rPr>
                  <w:rFonts w:ascii="Arial" w:hAnsi="Arial" w:cs="Arial"/>
                  <w:szCs w:val="21"/>
                </w:rPr>
                <w:delText>电池（</w:delText>
              </w:r>
              <w:r w:rsidRPr="00104C1B" w:rsidDel="00186111">
                <w:rPr>
                  <w:rFonts w:ascii="Arial" w:hAnsi="Arial" w:cs="Arial"/>
                  <w:szCs w:val="21"/>
                </w:rPr>
                <w:delText>1-100%</w:delText>
              </w:r>
              <w:r w:rsidRPr="00104C1B" w:rsidDel="00186111">
                <w:rPr>
                  <w:rFonts w:ascii="Arial" w:hAnsi="Arial" w:cs="Arial"/>
                  <w:szCs w:val="21"/>
                </w:rPr>
                <w:delText>）；</w:delText>
              </w:r>
              <w:bookmarkStart w:id="3260" w:name="_Toc137217519"/>
              <w:bookmarkEnd w:id="3260"/>
            </w:del>
          </w:p>
          <w:p w14:paraId="56ADF072" w14:textId="458ED77F" w:rsidR="00B96243" w:rsidRPr="00104C1B" w:rsidDel="00186111" w:rsidRDefault="00B96243" w:rsidP="00B96243">
            <w:pPr>
              <w:rPr>
                <w:del w:id="3261" w:author="Microsoft Office User" w:date="2023-06-07T13:03:00Z"/>
                <w:rFonts w:ascii="Arial" w:hAnsi="Arial" w:cs="Arial"/>
                <w:szCs w:val="21"/>
              </w:rPr>
            </w:pPr>
            <w:del w:id="3262" w:author="Microsoft Office User" w:date="2023-06-07T13:03:00Z">
              <w:r w:rsidRPr="00104C1B" w:rsidDel="00186111">
                <w:rPr>
                  <w:rFonts w:ascii="Arial" w:hAnsi="Arial" w:cs="Arial"/>
                  <w:szCs w:val="21"/>
                </w:rPr>
                <w:delText>第</w:delText>
              </w:r>
              <w:r w:rsidDel="00186111">
                <w:rPr>
                  <w:rFonts w:ascii="Arial" w:hAnsi="Arial" w:cs="Arial"/>
                  <w:szCs w:val="21"/>
                </w:rPr>
                <w:delText>5</w:delText>
              </w:r>
              <w:r w:rsidRPr="00104C1B" w:rsidDel="00186111">
                <w:rPr>
                  <w:rFonts w:ascii="Arial" w:hAnsi="Arial" w:cs="Arial"/>
                  <w:szCs w:val="21"/>
                </w:rPr>
                <w:delText>-</w:delText>
              </w:r>
              <w:r w:rsidDel="00186111">
                <w:rPr>
                  <w:rFonts w:ascii="Arial" w:hAnsi="Arial" w:cs="Arial"/>
                  <w:szCs w:val="21"/>
                </w:rPr>
                <w:delText>6</w:delText>
              </w:r>
              <w:r w:rsidRPr="00104C1B" w:rsidDel="00186111">
                <w:rPr>
                  <w:rFonts w:ascii="Arial" w:hAnsi="Arial" w:cs="Arial"/>
                  <w:szCs w:val="21"/>
                </w:rPr>
                <w:delText>字节</w:delText>
              </w:r>
              <w:r w:rsidDel="00186111">
                <w:rPr>
                  <w:rFonts w:ascii="Arial" w:hAnsi="Arial" w:cs="Arial" w:hint="eastAsia"/>
                  <w:szCs w:val="21"/>
                </w:rPr>
                <w:delText>：</w:delText>
              </w:r>
              <w:r w:rsidRPr="00104C1B" w:rsidDel="00186111">
                <w:rPr>
                  <w:rFonts w:ascii="Arial" w:hAnsi="Arial" w:cs="Arial"/>
                  <w:szCs w:val="21"/>
                </w:rPr>
                <w:delText>深度（精度</w:delText>
              </w:r>
              <w:r w:rsidRPr="00104C1B" w:rsidDel="00186111">
                <w:rPr>
                  <w:rFonts w:ascii="Arial" w:hAnsi="Arial" w:cs="Arial"/>
                  <w:szCs w:val="21"/>
                </w:rPr>
                <w:delText>1m</w:delText>
              </w:r>
              <w:r w:rsidRPr="00104C1B" w:rsidDel="00186111">
                <w:rPr>
                  <w:rFonts w:ascii="Arial" w:hAnsi="Arial" w:cs="Arial"/>
                  <w:szCs w:val="21"/>
                </w:rPr>
                <w:delText>）；</w:delText>
              </w:r>
              <w:bookmarkStart w:id="3263" w:name="_Toc137217520"/>
              <w:bookmarkEnd w:id="3263"/>
            </w:del>
          </w:p>
          <w:p w14:paraId="69EE25B2" w14:textId="5300E750" w:rsidR="00B96243" w:rsidRPr="00104C1B" w:rsidDel="00186111" w:rsidRDefault="00B96243" w:rsidP="00B96243">
            <w:pPr>
              <w:rPr>
                <w:del w:id="3264" w:author="Microsoft Office User" w:date="2023-06-07T13:03:00Z"/>
                <w:rFonts w:ascii="Arial" w:hAnsi="Arial" w:cs="Arial"/>
                <w:szCs w:val="21"/>
              </w:rPr>
            </w:pPr>
            <w:del w:id="3265" w:author="Microsoft Office User" w:date="2023-06-07T13:03:00Z">
              <w:r w:rsidRPr="00104C1B" w:rsidDel="00186111">
                <w:rPr>
                  <w:rFonts w:ascii="Arial" w:hAnsi="Arial" w:cs="Arial"/>
                  <w:szCs w:val="21"/>
                </w:rPr>
                <w:delText>第</w:delText>
              </w:r>
              <w:r w:rsidDel="00186111">
                <w:rPr>
                  <w:rFonts w:ascii="Arial" w:hAnsi="Arial" w:cs="Arial"/>
                  <w:szCs w:val="21"/>
                </w:rPr>
                <w:delText>7</w:delText>
              </w:r>
              <w:r w:rsidRPr="00104C1B" w:rsidDel="00186111">
                <w:rPr>
                  <w:rFonts w:ascii="Arial" w:hAnsi="Arial" w:cs="Arial"/>
                  <w:szCs w:val="21"/>
                </w:rPr>
                <w:delText>-</w:delText>
              </w:r>
              <w:r w:rsidDel="00186111">
                <w:rPr>
                  <w:rFonts w:ascii="Arial" w:hAnsi="Arial" w:cs="Arial"/>
                  <w:szCs w:val="21"/>
                </w:rPr>
                <w:delText>9</w:delText>
              </w:r>
              <w:r w:rsidRPr="00104C1B" w:rsidDel="00186111">
                <w:rPr>
                  <w:rFonts w:ascii="Arial" w:hAnsi="Arial" w:cs="Arial"/>
                  <w:szCs w:val="21"/>
                </w:rPr>
                <w:delText>字节：姿态</w:delText>
              </w:r>
              <w:r w:rsidR="00CA21ED" w:rsidDel="00186111">
                <w:rPr>
                  <w:rFonts w:ascii="Arial" w:hAnsi="Arial" w:cs="Arial" w:hint="eastAsia"/>
                  <w:szCs w:val="21"/>
                </w:rPr>
                <w:delText>；</w:delText>
              </w:r>
              <w:bookmarkStart w:id="3266" w:name="_Toc137217521"/>
              <w:bookmarkEnd w:id="3266"/>
            </w:del>
          </w:p>
          <w:p w14:paraId="70290729" w14:textId="685270DE" w:rsidR="00B96243" w:rsidRPr="00104C1B" w:rsidDel="00186111" w:rsidRDefault="00B96243" w:rsidP="00B96243">
            <w:pPr>
              <w:ind w:firstLineChars="200" w:firstLine="480"/>
              <w:rPr>
                <w:del w:id="3267" w:author="Microsoft Office User" w:date="2023-06-07T13:03:00Z"/>
                <w:rFonts w:ascii="Arial" w:hAnsi="Arial" w:cs="Arial"/>
                <w:szCs w:val="21"/>
              </w:rPr>
            </w:pPr>
            <w:del w:id="3268" w:author="Microsoft Office User" w:date="2023-06-07T13:03:00Z">
              <w:r w:rsidRPr="00104C1B" w:rsidDel="00186111">
                <w:rPr>
                  <w:rFonts w:ascii="Arial" w:hAnsi="Arial" w:cs="Arial"/>
                  <w:szCs w:val="21"/>
                </w:rPr>
                <w:delText>航向</w:delText>
              </w:r>
              <w:r w:rsidDel="00186111">
                <w:rPr>
                  <w:rFonts w:ascii="Arial" w:hAnsi="Arial" w:cs="Arial" w:hint="eastAsia"/>
                  <w:szCs w:val="21"/>
                </w:rPr>
                <w:delText>：</w:delText>
              </w:r>
              <w:r w:rsidRPr="00104C1B" w:rsidDel="00186111">
                <w:rPr>
                  <w:rFonts w:ascii="Arial" w:hAnsi="Arial" w:cs="Arial"/>
                  <w:szCs w:val="21"/>
                </w:rPr>
                <w:delText>1</w:delText>
              </w:r>
              <w:r w:rsidRPr="00104C1B" w:rsidDel="00186111">
                <w:rPr>
                  <w:rFonts w:ascii="Arial" w:hAnsi="Arial" w:cs="Arial"/>
                  <w:szCs w:val="21"/>
                </w:rPr>
                <w:delText>字节</w:delText>
              </w:r>
              <w:bookmarkStart w:id="3269" w:name="_Toc137217522"/>
              <w:bookmarkEnd w:id="3269"/>
            </w:del>
          </w:p>
          <w:p w14:paraId="7104A681" w14:textId="0AABC1CD" w:rsidR="00B96243" w:rsidRPr="00104C1B" w:rsidDel="00186111" w:rsidRDefault="00B96243" w:rsidP="00B96243">
            <w:pPr>
              <w:ind w:firstLineChars="200" w:firstLine="480"/>
              <w:rPr>
                <w:del w:id="3270" w:author="Microsoft Office User" w:date="2023-06-07T13:03:00Z"/>
                <w:rFonts w:ascii="Arial" w:hAnsi="Arial" w:cs="Arial"/>
                <w:szCs w:val="21"/>
              </w:rPr>
            </w:pPr>
            <w:del w:id="3271" w:author="Microsoft Office User" w:date="2023-06-07T13:03:00Z">
              <w:r w:rsidRPr="00104C1B" w:rsidDel="00186111">
                <w:rPr>
                  <w:rFonts w:ascii="Arial" w:hAnsi="Arial" w:cs="Arial"/>
                  <w:szCs w:val="21"/>
                </w:rPr>
                <w:delText>俯仰</w:delText>
              </w:r>
              <w:r w:rsidDel="00186111">
                <w:rPr>
                  <w:rFonts w:ascii="Arial" w:hAnsi="Arial" w:cs="Arial" w:hint="eastAsia"/>
                  <w:szCs w:val="21"/>
                </w:rPr>
                <w:delText>：</w:delText>
              </w:r>
              <w:r w:rsidRPr="00104C1B" w:rsidDel="00186111">
                <w:rPr>
                  <w:rFonts w:ascii="Arial" w:hAnsi="Arial" w:cs="Arial"/>
                  <w:szCs w:val="21"/>
                </w:rPr>
                <w:delText>1</w:delText>
              </w:r>
              <w:r w:rsidRPr="00104C1B" w:rsidDel="00186111">
                <w:rPr>
                  <w:rFonts w:ascii="Arial" w:hAnsi="Arial" w:cs="Arial"/>
                  <w:szCs w:val="21"/>
                </w:rPr>
                <w:delText>字节</w:delText>
              </w:r>
              <w:bookmarkStart w:id="3272" w:name="_Toc137217523"/>
              <w:bookmarkEnd w:id="3272"/>
            </w:del>
          </w:p>
          <w:p w14:paraId="5A749162" w14:textId="78773021" w:rsidR="00B96243" w:rsidRPr="00104C1B" w:rsidDel="00186111" w:rsidRDefault="00B96243" w:rsidP="00B96243">
            <w:pPr>
              <w:ind w:firstLineChars="200" w:firstLine="480"/>
              <w:rPr>
                <w:del w:id="3273" w:author="Microsoft Office User" w:date="2023-06-07T13:03:00Z"/>
                <w:rFonts w:ascii="Arial" w:hAnsi="Arial" w:cs="Arial"/>
                <w:szCs w:val="21"/>
              </w:rPr>
            </w:pPr>
            <w:del w:id="3274" w:author="Microsoft Office User" w:date="2023-06-07T13:03:00Z">
              <w:r w:rsidRPr="00104C1B" w:rsidDel="00186111">
                <w:rPr>
                  <w:rFonts w:ascii="Arial" w:hAnsi="Arial" w:cs="Arial"/>
                  <w:szCs w:val="21"/>
                </w:rPr>
                <w:delText>横滚</w:delText>
              </w:r>
              <w:r w:rsidDel="00186111">
                <w:rPr>
                  <w:rFonts w:ascii="Arial" w:hAnsi="Arial" w:cs="Arial" w:hint="eastAsia"/>
                  <w:szCs w:val="21"/>
                </w:rPr>
                <w:delText>：</w:delText>
              </w:r>
              <w:r w:rsidRPr="00104C1B" w:rsidDel="00186111">
                <w:rPr>
                  <w:rFonts w:ascii="Arial" w:hAnsi="Arial" w:cs="Arial"/>
                  <w:szCs w:val="21"/>
                </w:rPr>
                <w:delText>1</w:delText>
              </w:r>
              <w:r w:rsidRPr="00104C1B" w:rsidDel="00186111">
                <w:rPr>
                  <w:rFonts w:ascii="Arial" w:hAnsi="Arial" w:cs="Arial"/>
                  <w:szCs w:val="21"/>
                </w:rPr>
                <w:delText>字节</w:delText>
              </w:r>
              <w:bookmarkStart w:id="3275" w:name="_Toc137217524"/>
              <w:bookmarkEnd w:id="3275"/>
            </w:del>
          </w:p>
          <w:p w14:paraId="44FA3372" w14:textId="6F4D77BD" w:rsidR="00B96243" w:rsidDel="00186111" w:rsidRDefault="00B96243" w:rsidP="00B96243">
            <w:pPr>
              <w:rPr>
                <w:del w:id="3276" w:author="Microsoft Office User" w:date="2023-06-07T13:03:00Z"/>
                <w:rFonts w:ascii="Arial" w:hAnsi="Arial" w:cs="Arial"/>
                <w:szCs w:val="21"/>
              </w:rPr>
            </w:pPr>
            <w:del w:id="3277" w:author="Microsoft Office User" w:date="2023-06-07T13:03:00Z">
              <w:r w:rsidRPr="00104C1B" w:rsidDel="00186111">
                <w:rPr>
                  <w:rFonts w:ascii="Arial" w:hAnsi="Arial" w:cs="Arial"/>
                  <w:szCs w:val="21"/>
                </w:rPr>
                <w:delText>第</w:delText>
              </w:r>
              <w:r w:rsidDel="00186111">
                <w:rPr>
                  <w:rFonts w:ascii="Arial" w:hAnsi="Arial" w:cs="Arial"/>
                  <w:szCs w:val="21"/>
                </w:rPr>
                <w:delText>10</w:delText>
              </w:r>
              <w:r w:rsidRPr="00104C1B" w:rsidDel="00186111">
                <w:rPr>
                  <w:rFonts w:ascii="Arial" w:hAnsi="Arial" w:cs="Arial"/>
                  <w:szCs w:val="21"/>
                </w:rPr>
                <w:delText>字节：工作</w:delText>
              </w:r>
              <w:r w:rsidDel="00186111">
                <w:rPr>
                  <w:rFonts w:ascii="Arial" w:hAnsi="Arial" w:cs="Arial" w:hint="eastAsia"/>
                  <w:szCs w:val="21"/>
                </w:rPr>
                <w:delText>模式；</w:delText>
              </w:r>
              <w:bookmarkStart w:id="3278" w:name="_Toc137217525"/>
              <w:bookmarkEnd w:id="3278"/>
            </w:del>
          </w:p>
          <w:p w14:paraId="4D9463E5" w14:textId="0BF80C80" w:rsidR="00B96243" w:rsidDel="00186111" w:rsidRDefault="00B96243" w:rsidP="00B96243">
            <w:pPr>
              <w:ind w:firstLineChars="200" w:firstLine="480"/>
              <w:rPr>
                <w:del w:id="3279" w:author="Microsoft Office User" w:date="2023-06-07T13:03:00Z"/>
                <w:rFonts w:ascii="Arial" w:hAnsi="Arial" w:cs="Arial"/>
                <w:szCs w:val="21"/>
              </w:rPr>
            </w:pPr>
            <w:del w:id="3280" w:author="Microsoft Office User" w:date="2023-06-07T13:03:00Z">
              <w:r w:rsidRPr="009769FD" w:rsidDel="00186111">
                <w:rPr>
                  <w:rFonts w:ascii="Arial" w:hAnsi="Arial" w:cs="Arial"/>
                  <w:szCs w:val="21"/>
                </w:rPr>
                <w:delText>0</w:delText>
              </w:r>
              <w:r w:rsidDel="00186111">
                <w:rPr>
                  <w:rFonts w:ascii="Arial" w:hAnsi="Arial" w:cs="Arial"/>
                  <w:szCs w:val="21"/>
                </w:rPr>
                <w:delText>：待机状态</w:delText>
              </w:r>
              <w:bookmarkStart w:id="3281" w:name="_Toc137217526"/>
              <w:bookmarkEnd w:id="3281"/>
            </w:del>
          </w:p>
          <w:p w14:paraId="50C92CF8" w14:textId="14BB04B9" w:rsidR="00B96243" w:rsidDel="00186111" w:rsidRDefault="00B96243" w:rsidP="00B96243">
            <w:pPr>
              <w:ind w:firstLineChars="200" w:firstLine="480"/>
              <w:rPr>
                <w:del w:id="3282" w:author="Microsoft Office User" w:date="2023-06-07T13:03:00Z"/>
                <w:rFonts w:ascii="Arial" w:hAnsi="Arial" w:cs="Arial"/>
                <w:szCs w:val="21"/>
              </w:rPr>
            </w:pPr>
            <w:del w:id="3283" w:author="Microsoft Office User" w:date="2023-06-07T13:03:00Z">
              <w:r w:rsidRPr="009769FD" w:rsidDel="00186111">
                <w:rPr>
                  <w:rFonts w:ascii="Arial" w:hAnsi="Arial" w:cs="Arial"/>
                  <w:szCs w:val="21"/>
                </w:rPr>
                <w:delText>1</w:delText>
              </w:r>
              <w:r w:rsidDel="00186111">
                <w:rPr>
                  <w:rFonts w:ascii="Arial" w:hAnsi="Arial" w:cs="Arial"/>
                  <w:szCs w:val="21"/>
                </w:rPr>
                <w:delText>：连续数据采集存储不分析</w:delText>
              </w:r>
              <w:bookmarkStart w:id="3284" w:name="_Toc137217527"/>
              <w:bookmarkEnd w:id="3284"/>
            </w:del>
          </w:p>
          <w:p w14:paraId="50CF0BB2" w14:textId="3B9FCB0A" w:rsidR="00B96243" w:rsidDel="00186111" w:rsidRDefault="00B96243" w:rsidP="00B96243">
            <w:pPr>
              <w:ind w:firstLineChars="200" w:firstLine="480"/>
              <w:rPr>
                <w:del w:id="3285" w:author="Microsoft Office User" w:date="2023-06-07T13:03:00Z"/>
                <w:rFonts w:ascii="Arial" w:hAnsi="Arial" w:cs="Arial"/>
                <w:szCs w:val="21"/>
              </w:rPr>
            </w:pPr>
            <w:del w:id="3286" w:author="Microsoft Office User" w:date="2023-06-07T13:03:00Z">
              <w:r w:rsidRPr="009769FD" w:rsidDel="00186111">
                <w:rPr>
                  <w:rFonts w:ascii="Arial" w:hAnsi="Arial" w:cs="Arial"/>
                  <w:szCs w:val="21"/>
                </w:rPr>
                <w:delText>2</w:delText>
              </w:r>
              <w:r w:rsidDel="00186111">
                <w:rPr>
                  <w:rFonts w:ascii="Arial" w:hAnsi="Arial" w:cs="Arial"/>
                  <w:szCs w:val="21"/>
                </w:rPr>
                <w:delText>：连续数据采集分析存储</w:delText>
              </w:r>
              <w:bookmarkStart w:id="3287" w:name="_Toc137217528"/>
              <w:bookmarkEnd w:id="3287"/>
            </w:del>
          </w:p>
          <w:p w14:paraId="32009131" w14:textId="78B1ECA8" w:rsidR="00B96243" w:rsidDel="00186111" w:rsidRDefault="00B96243" w:rsidP="00B96243">
            <w:pPr>
              <w:ind w:firstLineChars="200" w:firstLine="480"/>
              <w:rPr>
                <w:del w:id="3288" w:author="Microsoft Office User" w:date="2023-06-07T13:03:00Z"/>
                <w:rFonts w:ascii="Arial" w:hAnsi="Arial" w:cs="Arial"/>
                <w:szCs w:val="21"/>
              </w:rPr>
            </w:pPr>
            <w:del w:id="3289" w:author="Microsoft Office User" w:date="2023-06-07T13:03:00Z">
              <w:r w:rsidRPr="009769FD" w:rsidDel="00186111">
                <w:rPr>
                  <w:rFonts w:ascii="Arial" w:hAnsi="Arial" w:cs="Arial"/>
                  <w:szCs w:val="21"/>
                </w:rPr>
                <w:delText>3</w:delText>
              </w:r>
              <w:r w:rsidRPr="009769FD" w:rsidDel="00186111">
                <w:rPr>
                  <w:rFonts w:ascii="Arial" w:hAnsi="Arial" w:cs="Arial"/>
                  <w:szCs w:val="21"/>
                </w:rPr>
                <w:delText>：触发采集</w:delText>
              </w:r>
              <w:bookmarkStart w:id="3290" w:name="_Toc137217529"/>
              <w:bookmarkEnd w:id="3290"/>
            </w:del>
          </w:p>
          <w:p w14:paraId="5ACEE35C" w14:textId="2BF4BE94" w:rsidR="00B96243" w:rsidDel="00186111" w:rsidRDefault="00B96243" w:rsidP="00B96243">
            <w:pPr>
              <w:ind w:firstLineChars="200" w:firstLine="480"/>
              <w:rPr>
                <w:del w:id="3291" w:author="Microsoft Office User" w:date="2023-06-07T13:03:00Z"/>
                <w:rFonts w:ascii="Arial" w:hAnsi="Arial" w:cs="Arial"/>
                <w:szCs w:val="21"/>
              </w:rPr>
            </w:pPr>
            <w:del w:id="3292" w:author="Microsoft Office User" w:date="2023-06-07T13:03:00Z">
              <w:r w:rsidDel="00186111">
                <w:rPr>
                  <w:rFonts w:ascii="Arial" w:hAnsi="Arial" w:cs="Arial" w:hint="eastAsia"/>
                  <w:szCs w:val="21"/>
                </w:rPr>
                <w:delText>4</w:delText>
              </w:r>
              <w:r w:rsidDel="00186111">
                <w:rPr>
                  <w:rFonts w:ascii="Arial" w:hAnsi="Arial" w:cs="Arial" w:hint="eastAsia"/>
                  <w:szCs w:val="21"/>
                </w:rPr>
                <w:delText>：数据导出模式</w:delText>
              </w:r>
              <w:bookmarkStart w:id="3293" w:name="_Toc137217530"/>
              <w:bookmarkEnd w:id="3293"/>
            </w:del>
          </w:p>
          <w:p w14:paraId="60281D1C" w14:textId="2507A008" w:rsidR="00B96243" w:rsidRPr="00104C1B" w:rsidDel="00186111" w:rsidRDefault="00B96243" w:rsidP="00B96243">
            <w:pPr>
              <w:rPr>
                <w:del w:id="3294" w:author="Microsoft Office User" w:date="2023-06-07T13:03:00Z"/>
                <w:rFonts w:ascii="Arial" w:hAnsi="Arial" w:cs="Arial"/>
                <w:szCs w:val="21"/>
              </w:rPr>
            </w:pPr>
            <w:del w:id="3295" w:author="Microsoft Office User" w:date="2023-06-07T13:03:00Z">
              <w:r w:rsidRPr="00104C1B" w:rsidDel="00186111">
                <w:rPr>
                  <w:rFonts w:ascii="Arial" w:hAnsi="Arial" w:cs="Arial"/>
                  <w:szCs w:val="21"/>
                </w:rPr>
                <w:delText>第</w:delText>
              </w:r>
              <w:r w:rsidDel="00186111">
                <w:rPr>
                  <w:rFonts w:ascii="Arial" w:hAnsi="Arial" w:cs="Arial"/>
                  <w:szCs w:val="21"/>
                </w:rPr>
                <w:delText>11</w:delText>
              </w:r>
              <w:r w:rsidRPr="00104C1B" w:rsidDel="00186111">
                <w:rPr>
                  <w:rFonts w:ascii="Arial" w:hAnsi="Arial" w:cs="Arial"/>
                  <w:szCs w:val="21"/>
                </w:rPr>
                <w:delText>字节：</w:delText>
              </w:r>
              <w:r w:rsidDel="00186111">
                <w:rPr>
                  <w:rFonts w:ascii="Arial" w:hAnsi="Arial" w:cs="Arial" w:hint="eastAsia"/>
                  <w:szCs w:val="21"/>
                </w:rPr>
                <w:delText>工作状态</w:delText>
              </w:r>
              <w:r w:rsidDel="00186111">
                <w:rPr>
                  <w:rFonts w:ascii="Arial" w:hAnsi="Arial" w:cs="Arial" w:hint="eastAsia"/>
                  <w:szCs w:val="21"/>
                </w:rPr>
                <w:delText>(</w:delText>
              </w:r>
              <w:r w:rsidDel="00186111">
                <w:rPr>
                  <w:rFonts w:ascii="Arial" w:hAnsi="Arial" w:cs="Arial" w:hint="eastAsia"/>
                  <w:color w:val="FF0000"/>
                  <w:szCs w:val="21"/>
                </w:rPr>
                <w:delText>待定</w:delText>
              </w:r>
              <w:r w:rsidDel="00186111">
                <w:rPr>
                  <w:rFonts w:ascii="Arial" w:hAnsi="Arial" w:cs="Arial" w:hint="eastAsia"/>
                  <w:color w:val="FF0000"/>
                  <w:szCs w:val="21"/>
                </w:rPr>
                <w:delText>)</w:delText>
              </w:r>
              <w:r w:rsidRPr="00104C1B" w:rsidDel="00186111">
                <w:rPr>
                  <w:rFonts w:ascii="Arial" w:hAnsi="Arial" w:cs="Arial"/>
                  <w:szCs w:val="21"/>
                </w:rPr>
                <w:delText>；</w:delText>
              </w:r>
              <w:bookmarkStart w:id="3296" w:name="_Toc137217531"/>
              <w:bookmarkEnd w:id="3296"/>
            </w:del>
          </w:p>
        </w:tc>
        <w:bookmarkStart w:id="3297" w:name="_Toc137217532"/>
        <w:bookmarkEnd w:id="3297"/>
      </w:tr>
      <w:tr w:rsidR="009074B1" w:rsidRPr="001A7ED1" w:rsidDel="00186111" w14:paraId="7201BF9C" w14:textId="71EE000B" w:rsidTr="000D287D">
        <w:trPr>
          <w:trHeight w:val="624"/>
          <w:del w:id="3298" w:author="Microsoft Office User" w:date="2023-06-07T13:03:00Z"/>
        </w:trPr>
        <w:tc>
          <w:tcPr>
            <w:tcW w:w="704" w:type="dxa"/>
            <w:vAlign w:val="center"/>
          </w:tcPr>
          <w:p w14:paraId="39897345" w14:textId="3918E88A" w:rsidR="009074B1" w:rsidRPr="001A7ED1" w:rsidDel="00186111" w:rsidRDefault="009074B1" w:rsidP="007268AC">
            <w:pPr>
              <w:jc w:val="center"/>
              <w:rPr>
                <w:del w:id="3299" w:author="Microsoft Office User" w:date="2023-06-07T13:03:00Z"/>
                <w:rFonts w:ascii="Arial" w:hAnsi="Arial" w:cs="Arial"/>
                <w:szCs w:val="21"/>
              </w:rPr>
            </w:pPr>
            <w:del w:id="3300" w:author="Microsoft Office User" w:date="2023-06-07T13:03:00Z">
              <w:r w:rsidRPr="001A7ED1" w:rsidDel="00186111">
                <w:rPr>
                  <w:rFonts w:ascii="Arial" w:hAnsi="Arial" w:cs="Arial"/>
                  <w:szCs w:val="21"/>
                </w:rPr>
                <w:delText>4</w:delText>
              </w:r>
              <w:bookmarkStart w:id="3301" w:name="_Toc137217533"/>
              <w:bookmarkEnd w:id="3301"/>
            </w:del>
          </w:p>
        </w:tc>
        <w:tc>
          <w:tcPr>
            <w:tcW w:w="1701" w:type="dxa"/>
            <w:vAlign w:val="center"/>
          </w:tcPr>
          <w:p w14:paraId="6917E9AB" w14:textId="2A1D68DB" w:rsidR="009074B1" w:rsidRPr="001A7ED1" w:rsidDel="00186111" w:rsidRDefault="009074B1" w:rsidP="007268AC">
            <w:pPr>
              <w:jc w:val="center"/>
              <w:rPr>
                <w:del w:id="3302" w:author="Microsoft Office User" w:date="2023-06-07T13:03:00Z"/>
                <w:rFonts w:ascii="Arial" w:hAnsi="Arial" w:cs="Arial"/>
                <w:szCs w:val="21"/>
              </w:rPr>
            </w:pPr>
            <w:del w:id="3303" w:author="Microsoft Office User" w:date="2023-06-07T13:03:00Z">
              <w:r w:rsidDel="00186111">
                <w:rPr>
                  <w:rFonts w:ascii="Arial" w:hAnsi="Arial" w:cs="Arial" w:hint="eastAsia"/>
                  <w:szCs w:val="21"/>
                </w:rPr>
                <w:delText>潜标</w:delText>
              </w:r>
              <w:r w:rsidRPr="001A7ED1" w:rsidDel="00186111">
                <w:rPr>
                  <w:rFonts w:ascii="Arial" w:hAnsi="Arial" w:cs="Arial"/>
                  <w:szCs w:val="21"/>
                </w:rPr>
                <w:delText>参数设置命令的反馈命令</w:delText>
              </w:r>
              <w:bookmarkStart w:id="3304" w:name="_Toc137217534"/>
              <w:bookmarkEnd w:id="3304"/>
            </w:del>
          </w:p>
        </w:tc>
        <w:tc>
          <w:tcPr>
            <w:tcW w:w="1247" w:type="dxa"/>
            <w:vAlign w:val="center"/>
          </w:tcPr>
          <w:p w14:paraId="556C2986" w14:textId="4027773D" w:rsidR="009074B1" w:rsidRPr="001A7ED1" w:rsidDel="00186111" w:rsidRDefault="009074B1" w:rsidP="007268AC">
            <w:pPr>
              <w:jc w:val="center"/>
              <w:rPr>
                <w:del w:id="3305" w:author="Microsoft Office User" w:date="2023-06-07T13:03:00Z"/>
                <w:rFonts w:ascii="Arial" w:hAnsi="Arial" w:cs="Arial"/>
                <w:szCs w:val="21"/>
              </w:rPr>
            </w:pPr>
            <w:del w:id="3306" w:author="Microsoft Office User" w:date="2023-06-07T13:03:00Z">
              <w:r w:rsidDel="00186111">
                <w:rPr>
                  <w:rFonts w:ascii="Arial" w:hAnsi="Arial" w:cs="Arial"/>
                  <w:szCs w:val="21"/>
                </w:rPr>
                <w:delText>0x</w:delText>
              </w:r>
              <w:r w:rsidRPr="001A7ED1" w:rsidDel="00186111">
                <w:rPr>
                  <w:rFonts w:ascii="Arial" w:hAnsi="Arial" w:cs="Arial"/>
                  <w:szCs w:val="21"/>
                </w:rPr>
                <w:delText>11</w:delText>
              </w:r>
              <w:bookmarkStart w:id="3307" w:name="_Toc137217535"/>
              <w:bookmarkEnd w:id="3307"/>
            </w:del>
          </w:p>
        </w:tc>
        <w:tc>
          <w:tcPr>
            <w:tcW w:w="1418" w:type="dxa"/>
            <w:vAlign w:val="center"/>
          </w:tcPr>
          <w:p w14:paraId="3181E2CE" w14:textId="0141FEEB" w:rsidR="009074B1" w:rsidRPr="001A7ED1" w:rsidDel="00186111" w:rsidRDefault="009074B1" w:rsidP="007268AC">
            <w:pPr>
              <w:jc w:val="center"/>
              <w:rPr>
                <w:del w:id="3308" w:author="Microsoft Office User" w:date="2023-06-07T13:03:00Z"/>
                <w:rFonts w:ascii="Arial" w:hAnsi="Arial" w:cs="Arial"/>
                <w:szCs w:val="21"/>
              </w:rPr>
            </w:pPr>
            <w:del w:id="3309" w:author="Microsoft Office User" w:date="2023-06-07T13:03:00Z">
              <w:r w:rsidRPr="001A7ED1" w:rsidDel="00186111">
                <w:rPr>
                  <w:rFonts w:ascii="Arial" w:hAnsi="Arial" w:cs="Arial"/>
                  <w:szCs w:val="21"/>
                </w:rPr>
                <w:delText>0x02</w:delText>
              </w:r>
              <w:bookmarkStart w:id="3310" w:name="_Toc137217536"/>
              <w:bookmarkEnd w:id="3310"/>
            </w:del>
          </w:p>
        </w:tc>
        <w:tc>
          <w:tcPr>
            <w:tcW w:w="3685" w:type="dxa"/>
          </w:tcPr>
          <w:p w14:paraId="5EE6CC9B" w14:textId="5C7A349A" w:rsidR="009074B1" w:rsidDel="00186111" w:rsidRDefault="009074B1" w:rsidP="007268AC">
            <w:pPr>
              <w:rPr>
                <w:del w:id="3311" w:author="Microsoft Office User" w:date="2023-06-07T13:03:00Z"/>
                <w:rFonts w:ascii="Arial" w:hAnsi="Arial" w:cs="Arial"/>
                <w:szCs w:val="21"/>
              </w:rPr>
            </w:pPr>
            <w:del w:id="3312" w:author="Microsoft Office User" w:date="2023-06-07T13:03:00Z">
              <w:r w:rsidRPr="001A7ED1" w:rsidDel="00186111">
                <w:rPr>
                  <w:rFonts w:ascii="Arial" w:hAnsi="Arial" w:cs="Arial"/>
                  <w:szCs w:val="21"/>
                </w:rPr>
                <w:delText>字段长度：</w:delText>
              </w:r>
              <w:r w:rsidRPr="001A7ED1" w:rsidDel="00186111">
                <w:rPr>
                  <w:rFonts w:ascii="Arial" w:hAnsi="Arial" w:cs="Arial"/>
                  <w:szCs w:val="21"/>
                </w:rPr>
                <w:delText>2</w:delText>
              </w:r>
              <w:r w:rsidRPr="001A7ED1" w:rsidDel="00186111">
                <w:rPr>
                  <w:rFonts w:ascii="Arial" w:hAnsi="Arial" w:cs="Arial"/>
                  <w:szCs w:val="21"/>
                </w:rPr>
                <w:delText>字节</w:delText>
              </w:r>
              <w:bookmarkStart w:id="3313" w:name="_Toc137217537"/>
              <w:bookmarkEnd w:id="3313"/>
            </w:del>
          </w:p>
          <w:p w14:paraId="574432FE" w14:textId="5A2E0A36" w:rsidR="009074B1" w:rsidRPr="001A7ED1" w:rsidDel="00186111" w:rsidRDefault="009074B1" w:rsidP="007268AC">
            <w:pPr>
              <w:rPr>
                <w:del w:id="3314" w:author="Microsoft Office User" w:date="2023-06-07T13:03:00Z"/>
                <w:rFonts w:ascii="Arial" w:hAnsi="Arial" w:cs="Arial"/>
                <w:szCs w:val="21"/>
              </w:rPr>
            </w:pPr>
            <w:del w:id="3315" w:author="Microsoft Office User" w:date="2023-06-07T13:03:00Z">
              <w:r w:rsidRPr="001A7ED1" w:rsidDel="00186111">
                <w:rPr>
                  <w:rFonts w:ascii="Arial" w:hAnsi="Arial" w:cs="Arial"/>
                  <w:szCs w:val="21"/>
                </w:rPr>
                <w:delText>第</w:delText>
              </w:r>
              <w:r w:rsidRPr="001A7ED1" w:rsidDel="00186111">
                <w:rPr>
                  <w:rFonts w:ascii="Arial" w:hAnsi="Arial" w:cs="Arial"/>
                  <w:szCs w:val="21"/>
                </w:rPr>
                <w:delText>1</w:delText>
              </w:r>
              <w:r w:rsidRPr="001A7ED1" w:rsidDel="00186111">
                <w:rPr>
                  <w:rFonts w:ascii="Arial" w:hAnsi="Arial" w:cs="Arial"/>
                  <w:szCs w:val="21"/>
                </w:rPr>
                <w:delText>字节：响应命令类型（</w:delText>
              </w:r>
              <w:r w:rsidRPr="001A7ED1" w:rsidDel="00186111">
                <w:rPr>
                  <w:rFonts w:ascii="Arial" w:hAnsi="Arial" w:cs="Arial"/>
                  <w:szCs w:val="21"/>
                </w:rPr>
                <w:delText>0x0</w:delText>
              </w:r>
              <w:r w:rsidDel="00186111">
                <w:rPr>
                  <w:rFonts w:ascii="Arial" w:hAnsi="Arial" w:cs="Arial"/>
                  <w:szCs w:val="21"/>
                </w:rPr>
                <w:delText>4</w:delText>
              </w:r>
              <w:r w:rsidRPr="001A7ED1" w:rsidDel="00186111">
                <w:rPr>
                  <w:rFonts w:ascii="Arial" w:hAnsi="Arial" w:cs="Arial"/>
                  <w:szCs w:val="21"/>
                </w:rPr>
                <w:delText>）</w:delText>
              </w:r>
              <w:bookmarkStart w:id="3316" w:name="_Toc137217538"/>
              <w:bookmarkEnd w:id="3316"/>
            </w:del>
          </w:p>
          <w:p w14:paraId="6E652E8F" w14:textId="072E957F" w:rsidR="009074B1" w:rsidRPr="001A7ED1" w:rsidDel="00186111" w:rsidRDefault="009074B1" w:rsidP="007268AC">
            <w:pPr>
              <w:rPr>
                <w:del w:id="3317" w:author="Microsoft Office User" w:date="2023-06-07T13:03:00Z"/>
                <w:rFonts w:ascii="Arial" w:hAnsi="Arial" w:cs="Arial"/>
                <w:szCs w:val="21"/>
              </w:rPr>
            </w:pPr>
            <w:del w:id="3318" w:author="Microsoft Office User" w:date="2023-06-07T13:03:00Z">
              <w:r w:rsidRPr="001A7ED1" w:rsidDel="00186111">
                <w:rPr>
                  <w:rFonts w:ascii="Arial" w:hAnsi="Arial" w:cs="Arial"/>
                  <w:szCs w:val="21"/>
                </w:rPr>
                <w:delText>第</w:delText>
              </w:r>
              <w:r w:rsidRPr="001A7ED1" w:rsidDel="00186111">
                <w:rPr>
                  <w:rFonts w:ascii="Arial" w:hAnsi="Arial" w:cs="Arial"/>
                  <w:szCs w:val="21"/>
                </w:rPr>
                <w:delText>2</w:delText>
              </w:r>
              <w:r w:rsidRPr="001A7ED1" w:rsidDel="00186111">
                <w:rPr>
                  <w:rFonts w:ascii="Arial" w:hAnsi="Arial" w:cs="Arial"/>
                  <w:szCs w:val="21"/>
                </w:rPr>
                <w:delText>字节：</w:delText>
              </w:r>
              <w:bookmarkStart w:id="3319" w:name="_Toc137217539"/>
              <w:bookmarkEnd w:id="3319"/>
            </w:del>
          </w:p>
          <w:p w14:paraId="3AB8208E" w14:textId="5DCDB705" w:rsidR="009074B1" w:rsidRPr="001A7ED1" w:rsidDel="00186111" w:rsidRDefault="009074B1" w:rsidP="007268AC">
            <w:pPr>
              <w:rPr>
                <w:del w:id="3320" w:author="Microsoft Office User" w:date="2023-06-07T13:03:00Z"/>
                <w:rFonts w:ascii="Arial" w:hAnsi="Arial" w:cs="Arial"/>
                <w:szCs w:val="21"/>
              </w:rPr>
            </w:pPr>
            <w:del w:id="3321" w:author="Microsoft Office User" w:date="2023-06-07T13:03:00Z">
              <w:r w:rsidRPr="001A7ED1" w:rsidDel="00186111">
                <w:rPr>
                  <w:rFonts w:ascii="Arial" w:hAnsi="Arial" w:cs="Arial"/>
                  <w:szCs w:val="21"/>
                </w:rPr>
                <w:delText>0x00</w:delText>
              </w:r>
              <w:r w:rsidRPr="001A7ED1" w:rsidDel="00186111">
                <w:rPr>
                  <w:rFonts w:ascii="Arial" w:hAnsi="Arial" w:cs="Arial"/>
                  <w:szCs w:val="21"/>
                </w:rPr>
                <w:delText>：</w:delText>
              </w:r>
              <w:r w:rsidDel="00186111">
                <w:rPr>
                  <w:rFonts w:ascii="Arial" w:hAnsi="Arial" w:cs="Arial" w:hint="eastAsia"/>
                  <w:szCs w:val="21"/>
                </w:rPr>
                <w:delText>潜标</w:delText>
              </w:r>
              <w:r w:rsidRPr="001A7ED1" w:rsidDel="00186111">
                <w:rPr>
                  <w:rFonts w:ascii="Arial" w:hAnsi="Arial" w:cs="Arial"/>
                  <w:szCs w:val="21"/>
                </w:rPr>
                <w:delText>参数设置成功；</w:delText>
              </w:r>
              <w:bookmarkStart w:id="3322" w:name="_Toc137217540"/>
              <w:bookmarkEnd w:id="3322"/>
            </w:del>
          </w:p>
          <w:p w14:paraId="44C5C41F" w14:textId="02402592" w:rsidR="009074B1" w:rsidRPr="001A7ED1" w:rsidDel="00186111" w:rsidRDefault="009074B1" w:rsidP="007268AC">
            <w:pPr>
              <w:rPr>
                <w:del w:id="3323" w:author="Microsoft Office User" w:date="2023-06-07T13:03:00Z"/>
                <w:rFonts w:ascii="Arial" w:hAnsi="Arial" w:cs="Arial"/>
                <w:szCs w:val="21"/>
              </w:rPr>
            </w:pPr>
            <w:del w:id="3324" w:author="Microsoft Office User" w:date="2023-06-07T13:03:00Z">
              <w:r w:rsidRPr="001A7ED1" w:rsidDel="00186111">
                <w:rPr>
                  <w:rFonts w:ascii="Arial" w:hAnsi="Arial" w:cs="Arial"/>
                  <w:szCs w:val="21"/>
                </w:rPr>
                <w:delText>0x01</w:delText>
              </w:r>
              <w:r w:rsidRPr="001A7ED1" w:rsidDel="00186111">
                <w:rPr>
                  <w:rFonts w:ascii="Arial" w:hAnsi="Arial" w:cs="Arial"/>
                  <w:szCs w:val="21"/>
                </w:rPr>
                <w:delText>：</w:delText>
              </w:r>
              <w:r w:rsidDel="00186111">
                <w:rPr>
                  <w:rFonts w:ascii="Arial" w:hAnsi="Arial" w:cs="Arial" w:hint="eastAsia"/>
                  <w:szCs w:val="21"/>
                </w:rPr>
                <w:delText>潜标</w:delText>
              </w:r>
              <w:r w:rsidRPr="001A7ED1" w:rsidDel="00186111">
                <w:rPr>
                  <w:rFonts w:ascii="Arial" w:hAnsi="Arial" w:cs="Arial"/>
                  <w:szCs w:val="21"/>
                </w:rPr>
                <w:delText>参数设置异常；</w:delText>
              </w:r>
              <w:bookmarkStart w:id="3325" w:name="_Toc137217541"/>
              <w:bookmarkEnd w:id="3325"/>
            </w:del>
          </w:p>
        </w:tc>
        <w:bookmarkStart w:id="3326" w:name="_Toc137217542"/>
        <w:bookmarkEnd w:id="3326"/>
      </w:tr>
      <w:tr w:rsidR="009074B1" w:rsidRPr="001A7ED1" w:rsidDel="00186111" w14:paraId="54A36453" w14:textId="7EE3A6B2" w:rsidTr="000D287D">
        <w:trPr>
          <w:trHeight w:val="624"/>
          <w:del w:id="3327" w:author="Microsoft Office User" w:date="2023-06-07T13:03:00Z"/>
        </w:trPr>
        <w:tc>
          <w:tcPr>
            <w:tcW w:w="704" w:type="dxa"/>
            <w:vAlign w:val="center"/>
          </w:tcPr>
          <w:p w14:paraId="4820C885" w14:textId="43313A80" w:rsidR="009074B1" w:rsidRPr="001A7ED1" w:rsidDel="00186111" w:rsidRDefault="009074B1" w:rsidP="007268AC">
            <w:pPr>
              <w:jc w:val="center"/>
              <w:rPr>
                <w:del w:id="3328" w:author="Microsoft Office User" w:date="2023-06-07T13:03:00Z"/>
                <w:rFonts w:ascii="Arial" w:hAnsi="Arial" w:cs="Arial"/>
                <w:szCs w:val="21"/>
              </w:rPr>
            </w:pPr>
            <w:del w:id="3329" w:author="Microsoft Office User" w:date="2023-06-07T13:03:00Z">
              <w:r w:rsidDel="00186111">
                <w:rPr>
                  <w:rFonts w:ascii="Arial" w:hAnsi="Arial" w:cs="Arial"/>
                  <w:szCs w:val="21"/>
                </w:rPr>
                <w:delText>5</w:delText>
              </w:r>
              <w:bookmarkStart w:id="3330" w:name="_Toc137217543"/>
              <w:bookmarkEnd w:id="3330"/>
            </w:del>
          </w:p>
        </w:tc>
        <w:tc>
          <w:tcPr>
            <w:tcW w:w="1701" w:type="dxa"/>
            <w:vAlign w:val="center"/>
          </w:tcPr>
          <w:p w14:paraId="2CB9721B" w14:textId="35D71A4A" w:rsidR="009074B1" w:rsidRPr="001A7ED1" w:rsidDel="00186111" w:rsidRDefault="009074B1" w:rsidP="007268AC">
            <w:pPr>
              <w:jc w:val="center"/>
              <w:rPr>
                <w:del w:id="3331" w:author="Microsoft Office User" w:date="2023-06-07T13:03:00Z"/>
                <w:rFonts w:ascii="Arial" w:hAnsi="Arial" w:cs="Arial"/>
                <w:szCs w:val="21"/>
              </w:rPr>
            </w:pPr>
            <w:del w:id="3332" w:author="Microsoft Office User" w:date="2023-06-07T13:03:00Z">
              <w:r w:rsidDel="00186111">
                <w:rPr>
                  <w:rFonts w:ascii="Arial" w:hAnsi="Arial" w:cs="Arial" w:hint="eastAsia"/>
                  <w:szCs w:val="21"/>
                </w:rPr>
                <w:delText>潜标</w:delText>
              </w:r>
              <w:r w:rsidRPr="001A7ED1" w:rsidDel="00186111">
                <w:rPr>
                  <w:rFonts w:ascii="Arial" w:hAnsi="Arial" w:cs="Arial"/>
                  <w:szCs w:val="21"/>
                </w:rPr>
                <w:delText>释放命令的反馈命令</w:delText>
              </w:r>
              <w:bookmarkStart w:id="3333" w:name="_Toc137217544"/>
              <w:bookmarkEnd w:id="3333"/>
            </w:del>
          </w:p>
        </w:tc>
        <w:tc>
          <w:tcPr>
            <w:tcW w:w="1247" w:type="dxa"/>
            <w:vAlign w:val="center"/>
          </w:tcPr>
          <w:p w14:paraId="615B3CD7" w14:textId="77AC849D" w:rsidR="009074B1" w:rsidRPr="001A7ED1" w:rsidDel="00186111" w:rsidRDefault="009074B1" w:rsidP="007268AC">
            <w:pPr>
              <w:jc w:val="center"/>
              <w:rPr>
                <w:del w:id="3334" w:author="Microsoft Office User" w:date="2023-06-07T13:03:00Z"/>
                <w:rFonts w:ascii="Arial" w:hAnsi="Arial" w:cs="Arial"/>
                <w:szCs w:val="21"/>
              </w:rPr>
            </w:pPr>
            <w:del w:id="3335" w:author="Microsoft Office User" w:date="2023-06-07T13:03:00Z">
              <w:r w:rsidDel="00186111">
                <w:rPr>
                  <w:rFonts w:ascii="Arial" w:hAnsi="Arial" w:cs="Arial"/>
                  <w:szCs w:val="21"/>
                </w:rPr>
                <w:delText>0x</w:delText>
              </w:r>
              <w:r w:rsidRPr="001A7ED1" w:rsidDel="00186111">
                <w:rPr>
                  <w:rFonts w:ascii="Arial" w:hAnsi="Arial" w:cs="Arial"/>
                  <w:szCs w:val="21"/>
                </w:rPr>
                <w:delText>11</w:delText>
              </w:r>
              <w:bookmarkStart w:id="3336" w:name="_Toc137217545"/>
              <w:bookmarkEnd w:id="3336"/>
            </w:del>
          </w:p>
        </w:tc>
        <w:tc>
          <w:tcPr>
            <w:tcW w:w="1418" w:type="dxa"/>
            <w:vAlign w:val="center"/>
          </w:tcPr>
          <w:p w14:paraId="0439E571" w14:textId="32A5EC69" w:rsidR="009074B1" w:rsidRPr="001A7ED1" w:rsidDel="00186111" w:rsidRDefault="009074B1" w:rsidP="007268AC">
            <w:pPr>
              <w:jc w:val="center"/>
              <w:rPr>
                <w:del w:id="3337" w:author="Microsoft Office User" w:date="2023-06-07T13:03:00Z"/>
                <w:rFonts w:ascii="Arial" w:hAnsi="Arial" w:cs="Arial"/>
                <w:szCs w:val="21"/>
              </w:rPr>
            </w:pPr>
            <w:del w:id="3338" w:author="Microsoft Office User" w:date="2023-06-07T13:03:00Z">
              <w:r w:rsidRPr="001A7ED1" w:rsidDel="00186111">
                <w:rPr>
                  <w:rFonts w:ascii="Arial" w:hAnsi="Arial" w:cs="Arial"/>
                  <w:szCs w:val="21"/>
                </w:rPr>
                <w:delText>0x02</w:delText>
              </w:r>
              <w:bookmarkStart w:id="3339" w:name="_Toc137217546"/>
              <w:bookmarkEnd w:id="3339"/>
            </w:del>
          </w:p>
        </w:tc>
        <w:tc>
          <w:tcPr>
            <w:tcW w:w="3685" w:type="dxa"/>
            <w:vAlign w:val="center"/>
          </w:tcPr>
          <w:p w14:paraId="3C23D1A7" w14:textId="48828746" w:rsidR="009074B1" w:rsidDel="00186111" w:rsidRDefault="009074B1" w:rsidP="007268AC">
            <w:pPr>
              <w:rPr>
                <w:del w:id="3340" w:author="Microsoft Office User" w:date="2023-06-07T13:03:00Z"/>
                <w:rFonts w:ascii="Arial" w:hAnsi="Arial" w:cs="Arial"/>
                <w:szCs w:val="21"/>
              </w:rPr>
            </w:pPr>
            <w:del w:id="3341" w:author="Microsoft Office User" w:date="2023-06-07T13:03:00Z">
              <w:r w:rsidRPr="001A7ED1" w:rsidDel="00186111">
                <w:rPr>
                  <w:rFonts w:ascii="Arial" w:hAnsi="Arial" w:cs="Arial"/>
                  <w:szCs w:val="21"/>
                </w:rPr>
                <w:delText>字段长度：</w:delText>
              </w:r>
              <w:r w:rsidRPr="001A7ED1" w:rsidDel="00186111">
                <w:rPr>
                  <w:rFonts w:ascii="Arial" w:hAnsi="Arial" w:cs="Arial"/>
                  <w:szCs w:val="21"/>
                </w:rPr>
                <w:delText>2</w:delText>
              </w:r>
              <w:r w:rsidRPr="001A7ED1" w:rsidDel="00186111">
                <w:rPr>
                  <w:rFonts w:ascii="Arial" w:hAnsi="Arial" w:cs="Arial"/>
                  <w:szCs w:val="21"/>
                </w:rPr>
                <w:delText>字节</w:delText>
              </w:r>
              <w:bookmarkStart w:id="3342" w:name="_Toc137217547"/>
              <w:bookmarkEnd w:id="3342"/>
            </w:del>
          </w:p>
          <w:p w14:paraId="452ED6F3" w14:textId="152DDCB6" w:rsidR="009074B1" w:rsidRPr="001A7ED1" w:rsidDel="00186111" w:rsidRDefault="009074B1" w:rsidP="007268AC">
            <w:pPr>
              <w:rPr>
                <w:del w:id="3343" w:author="Microsoft Office User" w:date="2023-06-07T13:03:00Z"/>
                <w:rFonts w:ascii="Arial" w:hAnsi="Arial" w:cs="Arial"/>
                <w:szCs w:val="21"/>
              </w:rPr>
            </w:pPr>
            <w:del w:id="3344" w:author="Microsoft Office User" w:date="2023-06-07T13:03:00Z">
              <w:r w:rsidRPr="001A7ED1" w:rsidDel="00186111">
                <w:rPr>
                  <w:rFonts w:ascii="Arial" w:hAnsi="Arial" w:cs="Arial"/>
                  <w:szCs w:val="21"/>
                </w:rPr>
                <w:delText>第</w:delText>
              </w:r>
              <w:r w:rsidRPr="001A7ED1" w:rsidDel="00186111">
                <w:rPr>
                  <w:rFonts w:ascii="Arial" w:hAnsi="Arial" w:cs="Arial"/>
                  <w:szCs w:val="21"/>
                </w:rPr>
                <w:delText>1</w:delText>
              </w:r>
              <w:r w:rsidRPr="001A7ED1" w:rsidDel="00186111">
                <w:rPr>
                  <w:rFonts w:ascii="Arial" w:hAnsi="Arial" w:cs="Arial"/>
                  <w:szCs w:val="21"/>
                </w:rPr>
                <w:delText>字节：响应命令类型（</w:delText>
              </w:r>
              <w:r w:rsidRPr="001A7ED1" w:rsidDel="00186111">
                <w:rPr>
                  <w:rFonts w:ascii="Arial" w:hAnsi="Arial" w:cs="Arial"/>
                  <w:szCs w:val="21"/>
                </w:rPr>
                <w:delText>0x0</w:delText>
              </w:r>
              <w:r w:rsidR="008437DC" w:rsidDel="00186111">
                <w:rPr>
                  <w:rFonts w:ascii="Arial" w:hAnsi="Arial" w:cs="Arial"/>
                  <w:szCs w:val="21"/>
                </w:rPr>
                <w:delText>5</w:delText>
              </w:r>
              <w:r w:rsidRPr="001A7ED1" w:rsidDel="00186111">
                <w:rPr>
                  <w:rFonts w:ascii="Arial" w:hAnsi="Arial" w:cs="Arial"/>
                  <w:szCs w:val="21"/>
                </w:rPr>
                <w:delText>）</w:delText>
              </w:r>
              <w:bookmarkStart w:id="3345" w:name="_Toc137217548"/>
              <w:bookmarkEnd w:id="3345"/>
            </w:del>
          </w:p>
          <w:p w14:paraId="30F8F59B" w14:textId="14028561" w:rsidR="009074B1" w:rsidRPr="001A7ED1" w:rsidDel="00186111" w:rsidRDefault="009074B1" w:rsidP="007268AC">
            <w:pPr>
              <w:rPr>
                <w:del w:id="3346" w:author="Microsoft Office User" w:date="2023-06-07T13:03:00Z"/>
                <w:rFonts w:ascii="Arial" w:hAnsi="Arial" w:cs="Arial"/>
                <w:szCs w:val="21"/>
              </w:rPr>
            </w:pPr>
            <w:del w:id="3347" w:author="Microsoft Office User" w:date="2023-06-07T13:03:00Z">
              <w:r w:rsidRPr="001A7ED1" w:rsidDel="00186111">
                <w:rPr>
                  <w:rFonts w:ascii="Arial" w:hAnsi="Arial" w:cs="Arial"/>
                  <w:szCs w:val="21"/>
                </w:rPr>
                <w:delText>第</w:delText>
              </w:r>
              <w:r w:rsidRPr="001A7ED1" w:rsidDel="00186111">
                <w:rPr>
                  <w:rFonts w:ascii="Arial" w:hAnsi="Arial" w:cs="Arial"/>
                  <w:szCs w:val="21"/>
                </w:rPr>
                <w:delText>2</w:delText>
              </w:r>
              <w:r w:rsidRPr="001A7ED1" w:rsidDel="00186111">
                <w:rPr>
                  <w:rFonts w:ascii="Arial" w:hAnsi="Arial" w:cs="Arial"/>
                  <w:szCs w:val="21"/>
                </w:rPr>
                <w:delText>字节：</w:delText>
              </w:r>
              <w:bookmarkStart w:id="3348" w:name="_Toc137217549"/>
              <w:bookmarkEnd w:id="3348"/>
            </w:del>
          </w:p>
          <w:p w14:paraId="59F3002B" w14:textId="6DFB5D4C" w:rsidR="009074B1" w:rsidRPr="001A7ED1" w:rsidDel="00186111" w:rsidRDefault="009074B1" w:rsidP="007268AC">
            <w:pPr>
              <w:rPr>
                <w:del w:id="3349" w:author="Microsoft Office User" w:date="2023-06-07T13:03:00Z"/>
                <w:rFonts w:ascii="Arial" w:hAnsi="Arial" w:cs="Arial"/>
                <w:szCs w:val="21"/>
              </w:rPr>
            </w:pPr>
            <w:del w:id="3350" w:author="Microsoft Office User" w:date="2023-06-07T13:03:00Z">
              <w:r w:rsidRPr="001A7ED1" w:rsidDel="00186111">
                <w:rPr>
                  <w:rFonts w:ascii="Arial" w:hAnsi="Arial" w:cs="Arial"/>
                  <w:szCs w:val="21"/>
                </w:rPr>
                <w:delText>0x00</w:delText>
              </w:r>
              <w:r w:rsidRPr="001A7ED1" w:rsidDel="00186111">
                <w:rPr>
                  <w:rFonts w:ascii="Arial" w:hAnsi="Arial" w:cs="Arial"/>
                  <w:szCs w:val="21"/>
                </w:rPr>
                <w:delText>：</w:delText>
              </w:r>
              <w:r w:rsidDel="00186111">
                <w:rPr>
                  <w:rFonts w:ascii="Arial" w:hAnsi="Arial" w:cs="Arial" w:hint="eastAsia"/>
                  <w:szCs w:val="21"/>
                </w:rPr>
                <w:delText>潜标</w:delText>
              </w:r>
              <w:r w:rsidRPr="001A7ED1" w:rsidDel="00186111">
                <w:rPr>
                  <w:rFonts w:ascii="Arial" w:hAnsi="Arial" w:cs="Arial"/>
                  <w:szCs w:val="21"/>
                </w:rPr>
                <w:delText>释放命令接收成功；</w:delText>
              </w:r>
              <w:bookmarkStart w:id="3351" w:name="_Toc137217550"/>
              <w:bookmarkEnd w:id="3351"/>
            </w:del>
          </w:p>
          <w:p w14:paraId="5A5A48B0" w14:textId="011E34FE" w:rsidR="009074B1" w:rsidRPr="001A7ED1" w:rsidDel="00186111" w:rsidRDefault="009074B1" w:rsidP="007268AC">
            <w:pPr>
              <w:rPr>
                <w:del w:id="3352" w:author="Microsoft Office User" w:date="2023-06-07T13:03:00Z"/>
                <w:rFonts w:ascii="Arial" w:hAnsi="Arial" w:cs="Arial"/>
                <w:szCs w:val="21"/>
              </w:rPr>
            </w:pPr>
            <w:del w:id="3353" w:author="Microsoft Office User" w:date="2023-06-07T13:03:00Z">
              <w:r w:rsidRPr="001A7ED1" w:rsidDel="00186111">
                <w:rPr>
                  <w:rFonts w:ascii="Arial" w:hAnsi="Arial" w:cs="Arial"/>
                  <w:szCs w:val="21"/>
                </w:rPr>
                <w:delText>0x01</w:delText>
              </w:r>
              <w:r w:rsidRPr="001A7ED1" w:rsidDel="00186111">
                <w:rPr>
                  <w:rFonts w:ascii="Arial" w:hAnsi="Arial" w:cs="Arial"/>
                  <w:szCs w:val="21"/>
                </w:rPr>
                <w:delText>：</w:delText>
              </w:r>
              <w:r w:rsidDel="00186111">
                <w:rPr>
                  <w:rFonts w:ascii="Arial" w:hAnsi="Arial" w:cs="Arial" w:hint="eastAsia"/>
                  <w:szCs w:val="21"/>
                </w:rPr>
                <w:delText>潜标</w:delText>
              </w:r>
              <w:r w:rsidRPr="001A7ED1" w:rsidDel="00186111">
                <w:rPr>
                  <w:rFonts w:ascii="Arial" w:hAnsi="Arial" w:cs="Arial"/>
                  <w:szCs w:val="21"/>
                </w:rPr>
                <w:delText>释放命令接收异常；</w:delText>
              </w:r>
              <w:bookmarkStart w:id="3354" w:name="_Toc137217551"/>
              <w:bookmarkEnd w:id="3354"/>
            </w:del>
          </w:p>
        </w:tc>
        <w:bookmarkStart w:id="3355" w:name="_Toc137217552"/>
        <w:bookmarkEnd w:id="3355"/>
      </w:tr>
      <w:tr w:rsidR="009074B1" w:rsidRPr="001A7ED1" w:rsidDel="00186111" w14:paraId="75D65F92" w14:textId="4AB32A2C" w:rsidTr="000D287D">
        <w:trPr>
          <w:trHeight w:val="624"/>
          <w:del w:id="3356" w:author="Microsoft Office User" w:date="2023-06-07T13:03:00Z"/>
        </w:trPr>
        <w:tc>
          <w:tcPr>
            <w:tcW w:w="704" w:type="dxa"/>
            <w:vAlign w:val="center"/>
          </w:tcPr>
          <w:p w14:paraId="1B4C9C92" w14:textId="69D243B1" w:rsidR="009074B1" w:rsidRPr="001A7ED1" w:rsidDel="00186111" w:rsidRDefault="009074B1" w:rsidP="007268AC">
            <w:pPr>
              <w:jc w:val="center"/>
              <w:rPr>
                <w:del w:id="3357" w:author="Microsoft Office User" w:date="2023-06-07T13:03:00Z"/>
                <w:rFonts w:ascii="Arial" w:hAnsi="Arial" w:cs="Arial"/>
                <w:szCs w:val="21"/>
              </w:rPr>
            </w:pPr>
            <w:del w:id="3358" w:author="Microsoft Office User" w:date="2023-06-07T13:03:00Z">
              <w:r w:rsidDel="00186111">
                <w:rPr>
                  <w:rFonts w:ascii="Arial" w:hAnsi="Arial" w:cs="Arial"/>
                  <w:szCs w:val="21"/>
                </w:rPr>
                <w:delText>6</w:delText>
              </w:r>
              <w:bookmarkStart w:id="3359" w:name="_Toc137217553"/>
              <w:bookmarkEnd w:id="3359"/>
            </w:del>
          </w:p>
        </w:tc>
        <w:tc>
          <w:tcPr>
            <w:tcW w:w="1701" w:type="dxa"/>
            <w:vAlign w:val="center"/>
          </w:tcPr>
          <w:p w14:paraId="651F4D67" w14:textId="3E66422E" w:rsidR="009074B1" w:rsidRPr="001A7ED1" w:rsidDel="00186111" w:rsidRDefault="009074B1" w:rsidP="007268AC">
            <w:pPr>
              <w:jc w:val="center"/>
              <w:rPr>
                <w:del w:id="3360" w:author="Microsoft Office User" w:date="2023-06-07T13:03:00Z"/>
                <w:rFonts w:ascii="Arial" w:hAnsi="Arial" w:cs="Arial"/>
                <w:szCs w:val="21"/>
              </w:rPr>
            </w:pPr>
            <w:del w:id="3361" w:author="Microsoft Office User" w:date="2023-06-07T13:03:00Z">
              <w:r w:rsidDel="00186111">
                <w:rPr>
                  <w:rFonts w:ascii="Arial" w:hAnsi="Arial" w:cs="Arial" w:hint="eastAsia"/>
                  <w:szCs w:val="21"/>
                </w:rPr>
                <w:delText>潜标</w:delText>
              </w:r>
              <w:r w:rsidRPr="001A7ED1" w:rsidDel="00186111">
                <w:rPr>
                  <w:rFonts w:ascii="Arial" w:hAnsi="Arial" w:cs="Arial"/>
                  <w:szCs w:val="21"/>
                </w:rPr>
                <w:delText>自毁命令的反馈命令</w:delText>
              </w:r>
              <w:bookmarkStart w:id="3362" w:name="_Toc137217554"/>
              <w:bookmarkEnd w:id="3362"/>
            </w:del>
          </w:p>
        </w:tc>
        <w:tc>
          <w:tcPr>
            <w:tcW w:w="1247" w:type="dxa"/>
            <w:vAlign w:val="center"/>
          </w:tcPr>
          <w:p w14:paraId="7CE94361" w14:textId="604E8DC5" w:rsidR="009074B1" w:rsidRPr="001A7ED1" w:rsidDel="00186111" w:rsidRDefault="009074B1" w:rsidP="007268AC">
            <w:pPr>
              <w:jc w:val="center"/>
              <w:rPr>
                <w:del w:id="3363" w:author="Microsoft Office User" w:date="2023-06-07T13:03:00Z"/>
                <w:rFonts w:ascii="Arial" w:hAnsi="Arial" w:cs="Arial"/>
                <w:szCs w:val="21"/>
              </w:rPr>
            </w:pPr>
            <w:del w:id="3364" w:author="Microsoft Office User" w:date="2023-06-07T13:03:00Z">
              <w:r w:rsidDel="00186111">
                <w:rPr>
                  <w:rFonts w:ascii="Arial" w:hAnsi="Arial" w:cs="Arial"/>
                  <w:szCs w:val="21"/>
                </w:rPr>
                <w:delText>0x</w:delText>
              </w:r>
              <w:r w:rsidRPr="001A7ED1" w:rsidDel="00186111">
                <w:rPr>
                  <w:rFonts w:ascii="Arial" w:hAnsi="Arial" w:cs="Arial"/>
                  <w:szCs w:val="21"/>
                </w:rPr>
                <w:delText>11</w:delText>
              </w:r>
              <w:bookmarkStart w:id="3365" w:name="_Toc137217555"/>
              <w:bookmarkEnd w:id="3365"/>
            </w:del>
          </w:p>
        </w:tc>
        <w:tc>
          <w:tcPr>
            <w:tcW w:w="1418" w:type="dxa"/>
            <w:vAlign w:val="center"/>
          </w:tcPr>
          <w:p w14:paraId="1BCACDB6" w14:textId="16A7CE2F" w:rsidR="009074B1" w:rsidRPr="001A7ED1" w:rsidDel="00186111" w:rsidRDefault="009074B1" w:rsidP="007268AC">
            <w:pPr>
              <w:jc w:val="center"/>
              <w:rPr>
                <w:del w:id="3366" w:author="Microsoft Office User" w:date="2023-06-07T13:03:00Z"/>
                <w:rFonts w:ascii="Arial" w:hAnsi="Arial" w:cs="Arial"/>
                <w:szCs w:val="21"/>
              </w:rPr>
            </w:pPr>
            <w:del w:id="3367" w:author="Microsoft Office User" w:date="2023-06-07T13:03:00Z">
              <w:r w:rsidRPr="001A7ED1" w:rsidDel="00186111">
                <w:rPr>
                  <w:rFonts w:ascii="Arial" w:hAnsi="Arial" w:cs="Arial"/>
                  <w:szCs w:val="21"/>
                </w:rPr>
                <w:delText>0x02</w:delText>
              </w:r>
              <w:bookmarkStart w:id="3368" w:name="_Toc137217556"/>
              <w:bookmarkEnd w:id="3368"/>
            </w:del>
          </w:p>
        </w:tc>
        <w:tc>
          <w:tcPr>
            <w:tcW w:w="3685" w:type="dxa"/>
            <w:vAlign w:val="center"/>
          </w:tcPr>
          <w:p w14:paraId="4E428121" w14:textId="1DC400A4" w:rsidR="009074B1" w:rsidDel="00186111" w:rsidRDefault="009074B1" w:rsidP="007268AC">
            <w:pPr>
              <w:rPr>
                <w:del w:id="3369" w:author="Microsoft Office User" w:date="2023-06-07T13:03:00Z"/>
                <w:rFonts w:ascii="Arial" w:hAnsi="Arial" w:cs="Arial"/>
                <w:szCs w:val="21"/>
              </w:rPr>
            </w:pPr>
            <w:del w:id="3370" w:author="Microsoft Office User" w:date="2023-06-07T13:03:00Z">
              <w:r w:rsidRPr="001A7ED1" w:rsidDel="00186111">
                <w:rPr>
                  <w:rFonts w:ascii="Arial" w:hAnsi="Arial" w:cs="Arial"/>
                  <w:szCs w:val="21"/>
                </w:rPr>
                <w:delText>字段长度：</w:delText>
              </w:r>
              <w:r w:rsidRPr="001A7ED1" w:rsidDel="00186111">
                <w:rPr>
                  <w:rFonts w:ascii="Arial" w:hAnsi="Arial" w:cs="Arial"/>
                  <w:szCs w:val="21"/>
                </w:rPr>
                <w:delText>2</w:delText>
              </w:r>
              <w:r w:rsidRPr="001A7ED1" w:rsidDel="00186111">
                <w:rPr>
                  <w:rFonts w:ascii="Arial" w:hAnsi="Arial" w:cs="Arial"/>
                  <w:szCs w:val="21"/>
                </w:rPr>
                <w:delText>字节</w:delText>
              </w:r>
              <w:bookmarkStart w:id="3371" w:name="_Toc137217557"/>
              <w:bookmarkEnd w:id="3371"/>
            </w:del>
          </w:p>
          <w:p w14:paraId="6860A9CD" w14:textId="5D36D6EF" w:rsidR="009074B1" w:rsidRPr="001A7ED1" w:rsidDel="00186111" w:rsidRDefault="009074B1" w:rsidP="007268AC">
            <w:pPr>
              <w:rPr>
                <w:del w:id="3372" w:author="Microsoft Office User" w:date="2023-06-07T13:03:00Z"/>
                <w:rFonts w:ascii="Arial" w:hAnsi="Arial" w:cs="Arial"/>
                <w:szCs w:val="21"/>
              </w:rPr>
            </w:pPr>
            <w:del w:id="3373" w:author="Microsoft Office User" w:date="2023-06-07T13:03:00Z">
              <w:r w:rsidRPr="001A7ED1" w:rsidDel="00186111">
                <w:rPr>
                  <w:rFonts w:ascii="Arial" w:hAnsi="Arial" w:cs="Arial"/>
                  <w:szCs w:val="21"/>
                </w:rPr>
                <w:delText>第</w:delText>
              </w:r>
              <w:r w:rsidRPr="001A7ED1" w:rsidDel="00186111">
                <w:rPr>
                  <w:rFonts w:ascii="Arial" w:hAnsi="Arial" w:cs="Arial"/>
                  <w:szCs w:val="21"/>
                </w:rPr>
                <w:delText>1</w:delText>
              </w:r>
              <w:r w:rsidRPr="001A7ED1" w:rsidDel="00186111">
                <w:rPr>
                  <w:rFonts w:ascii="Arial" w:hAnsi="Arial" w:cs="Arial"/>
                  <w:szCs w:val="21"/>
                </w:rPr>
                <w:delText>字节：响应命令类型（</w:delText>
              </w:r>
              <w:r w:rsidRPr="001A7ED1" w:rsidDel="00186111">
                <w:rPr>
                  <w:rFonts w:ascii="Arial" w:hAnsi="Arial" w:cs="Arial"/>
                  <w:szCs w:val="21"/>
                </w:rPr>
                <w:delText>0x0</w:delText>
              </w:r>
              <w:r w:rsidR="008437DC" w:rsidDel="00186111">
                <w:rPr>
                  <w:rFonts w:ascii="Arial" w:hAnsi="Arial" w:cs="Arial"/>
                  <w:szCs w:val="21"/>
                </w:rPr>
                <w:delText>6</w:delText>
              </w:r>
              <w:r w:rsidRPr="001A7ED1" w:rsidDel="00186111">
                <w:rPr>
                  <w:rFonts w:ascii="Arial" w:hAnsi="Arial" w:cs="Arial"/>
                  <w:szCs w:val="21"/>
                </w:rPr>
                <w:delText>）</w:delText>
              </w:r>
              <w:bookmarkStart w:id="3374" w:name="_Toc137217558"/>
              <w:bookmarkEnd w:id="3374"/>
            </w:del>
          </w:p>
          <w:p w14:paraId="5F5EFD01" w14:textId="6979AE6C" w:rsidR="009074B1" w:rsidRPr="001A7ED1" w:rsidDel="00186111" w:rsidRDefault="009074B1" w:rsidP="007268AC">
            <w:pPr>
              <w:rPr>
                <w:del w:id="3375" w:author="Microsoft Office User" w:date="2023-06-07T13:03:00Z"/>
                <w:rFonts w:ascii="Arial" w:hAnsi="Arial" w:cs="Arial"/>
                <w:szCs w:val="21"/>
              </w:rPr>
            </w:pPr>
            <w:del w:id="3376" w:author="Microsoft Office User" w:date="2023-06-07T13:03:00Z">
              <w:r w:rsidRPr="001A7ED1" w:rsidDel="00186111">
                <w:rPr>
                  <w:rFonts w:ascii="Arial" w:hAnsi="Arial" w:cs="Arial"/>
                  <w:szCs w:val="21"/>
                </w:rPr>
                <w:delText>第</w:delText>
              </w:r>
              <w:r w:rsidRPr="001A7ED1" w:rsidDel="00186111">
                <w:rPr>
                  <w:rFonts w:ascii="Arial" w:hAnsi="Arial" w:cs="Arial"/>
                  <w:szCs w:val="21"/>
                </w:rPr>
                <w:delText>2</w:delText>
              </w:r>
              <w:r w:rsidRPr="001A7ED1" w:rsidDel="00186111">
                <w:rPr>
                  <w:rFonts w:ascii="Arial" w:hAnsi="Arial" w:cs="Arial"/>
                  <w:szCs w:val="21"/>
                </w:rPr>
                <w:delText>字节：</w:delText>
              </w:r>
              <w:bookmarkStart w:id="3377" w:name="_Toc137217559"/>
              <w:bookmarkEnd w:id="3377"/>
            </w:del>
          </w:p>
          <w:p w14:paraId="5A1CFFE8" w14:textId="3B49A7C0" w:rsidR="009074B1" w:rsidRPr="001A7ED1" w:rsidDel="00186111" w:rsidRDefault="009074B1" w:rsidP="007268AC">
            <w:pPr>
              <w:rPr>
                <w:del w:id="3378" w:author="Microsoft Office User" w:date="2023-06-07T13:03:00Z"/>
                <w:rFonts w:ascii="Arial" w:hAnsi="Arial" w:cs="Arial"/>
                <w:szCs w:val="21"/>
              </w:rPr>
            </w:pPr>
            <w:del w:id="3379" w:author="Microsoft Office User" w:date="2023-06-07T13:03:00Z">
              <w:r w:rsidRPr="001A7ED1" w:rsidDel="00186111">
                <w:rPr>
                  <w:rFonts w:ascii="Arial" w:hAnsi="Arial" w:cs="Arial"/>
                  <w:szCs w:val="21"/>
                </w:rPr>
                <w:delText>0x00</w:delText>
              </w:r>
              <w:r w:rsidRPr="001A7ED1" w:rsidDel="00186111">
                <w:rPr>
                  <w:rFonts w:ascii="Arial" w:hAnsi="Arial" w:cs="Arial"/>
                  <w:szCs w:val="21"/>
                </w:rPr>
                <w:delText>：</w:delText>
              </w:r>
              <w:r w:rsidDel="00186111">
                <w:rPr>
                  <w:rFonts w:ascii="Arial" w:hAnsi="Arial" w:cs="Arial" w:hint="eastAsia"/>
                  <w:szCs w:val="21"/>
                </w:rPr>
                <w:delText>潜标</w:delText>
              </w:r>
              <w:r w:rsidRPr="001A7ED1" w:rsidDel="00186111">
                <w:rPr>
                  <w:rFonts w:ascii="Arial" w:hAnsi="Arial" w:cs="Arial"/>
                  <w:szCs w:val="21"/>
                </w:rPr>
                <w:delText>自毁命令接收成功；</w:delText>
              </w:r>
              <w:bookmarkStart w:id="3380" w:name="_Toc137217560"/>
              <w:bookmarkEnd w:id="3380"/>
            </w:del>
          </w:p>
          <w:p w14:paraId="25923A61" w14:textId="66C5BB66" w:rsidR="009074B1" w:rsidRPr="001A7ED1" w:rsidDel="00186111" w:rsidRDefault="009074B1" w:rsidP="007268AC">
            <w:pPr>
              <w:rPr>
                <w:del w:id="3381" w:author="Microsoft Office User" w:date="2023-06-07T13:03:00Z"/>
                <w:rFonts w:ascii="Arial" w:hAnsi="Arial" w:cs="Arial"/>
                <w:szCs w:val="21"/>
              </w:rPr>
            </w:pPr>
            <w:del w:id="3382" w:author="Microsoft Office User" w:date="2023-06-07T13:03:00Z">
              <w:r w:rsidRPr="001A7ED1" w:rsidDel="00186111">
                <w:rPr>
                  <w:rFonts w:ascii="Arial" w:hAnsi="Arial" w:cs="Arial"/>
                  <w:szCs w:val="21"/>
                </w:rPr>
                <w:delText>0x01</w:delText>
              </w:r>
              <w:r w:rsidRPr="001A7ED1" w:rsidDel="00186111">
                <w:rPr>
                  <w:rFonts w:ascii="Arial" w:hAnsi="Arial" w:cs="Arial"/>
                  <w:szCs w:val="21"/>
                </w:rPr>
                <w:delText>：</w:delText>
              </w:r>
              <w:r w:rsidDel="00186111">
                <w:rPr>
                  <w:rFonts w:ascii="Arial" w:hAnsi="Arial" w:cs="Arial" w:hint="eastAsia"/>
                  <w:szCs w:val="21"/>
                </w:rPr>
                <w:delText>潜标</w:delText>
              </w:r>
              <w:r w:rsidRPr="001A7ED1" w:rsidDel="00186111">
                <w:rPr>
                  <w:rFonts w:ascii="Arial" w:hAnsi="Arial" w:cs="Arial"/>
                  <w:szCs w:val="21"/>
                </w:rPr>
                <w:delText>自毁命令接收异常；</w:delText>
              </w:r>
              <w:bookmarkStart w:id="3383" w:name="_Toc137217561"/>
              <w:bookmarkEnd w:id="3383"/>
            </w:del>
          </w:p>
        </w:tc>
        <w:bookmarkStart w:id="3384" w:name="_Toc137217562"/>
        <w:bookmarkEnd w:id="3384"/>
      </w:tr>
      <w:tr w:rsidR="008437DC" w:rsidRPr="001A7ED1" w:rsidDel="0086316A" w14:paraId="5CD98882" w14:textId="5DA32576" w:rsidTr="000D287D">
        <w:trPr>
          <w:trHeight w:val="624"/>
          <w:del w:id="3385" w:author="Microsoft Office User" w:date="2023-06-09T14:25:00Z"/>
        </w:trPr>
        <w:tc>
          <w:tcPr>
            <w:tcW w:w="704" w:type="dxa"/>
            <w:vAlign w:val="center"/>
          </w:tcPr>
          <w:p w14:paraId="3C1D570E" w14:textId="4C14EB50" w:rsidR="008437DC" w:rsidRPr="008227CE" w:rsidDel="0086316A" w:rsidRDefault="008437DC" w:rsidP="008437DC">
            <w:pPr>
              <w:jc w:val="center"/>
              <w:rPr>
                <w:del w:id="3386" w:author="Microsoft Office User" w:date="2023-06-09T14:25:00Z"/>
                <w:rFonts w:ascii="Arial" w:hAnsi="Arial" w:cs="Arial"/>
                <w:szCs w:val="21"/>
              </w:rPr>
            </w:pPr>
            <w:del w:id="3387" w:author="Microsoft Office User" w:date="2023-06-09T14:25:00Z">
              <w:r w:rsidDel="0086316A">
                <w:rPr>
                  <w:rFonts w:ascii="Arial" w:hAnsi="Arial" w:cs="Arial"/>
                  <w:szCs w:val="21"/>
                </w:rPr>
                <w:delText>7</w:delText>
              </w:r>
              <w:bookmarkStart w:id="3388" w:name="_Toc137217563"/>
              <w:bookmarkEnd w:id="3388"/>
            </w:del>
          </w:p>
        </w:tc>
        <w:tc>
          <w:tcPr>
            <w:tcW w:w="1701" w:type="dxa"/>
            <w:vAlign w:val="center"/>
          </w:tcPr>
          <w:p w14:paraId="4CA18708" w14:textId="4BD8368F" w:rsidR="008437DC" w:rsidRPr="008227CE" w:rsidDel="0086316A" w:rsidRDefault="008437DC" w:rsidP="008437DC">
            <w:pPr>
              <w:jc w:val="center"/>
              <w:rPr>
                <w:del w:id="3389" w:author="Microsoft Office User" w:date="2023-06-09T14:25:00Z"/>
                <w:rFonts w:ascii="Arial" w:hAnsi="Arial" w:cs="Arial"/>
                <w:szCs w:val="21"/>
              </w:rPr>
            </w:pPr>
            <w:del w:id="3390" w:author="Microsoft Office User" w:date="2023-06-09T14:25:00Z">
              <w:r w:rsidDel="0086316A">
                <w:rPr>
                  <w:rFonts w:ascii="Arial" w:hAnsi="Arial" w:cs="Arial" w:hint="eastAsia"/>
                  <w:szCs w:val="21"/>
                </w:rPr>
                <w:delText>潜标上传</w:delText>
              </w:r>
              <w:r w:rsidDel="0086316A">
                <w:rPr>
                  <w:rFonts w:ascii="Arial" w:hAnsi="Arial" w:cs="Arial" w:hint="eastAsia"/>
                  <w:szCs w:val="21"/>
                </w:rPr>
                <w:delText>Z</w:delText>
              </w:r>
              <w:r w:rsidDel="0086316A">
                <w:rPr>
                  <w:rFonts w:ascii="Arial" w:hAnsi="Arial" w:cs="Arial"/>
                  <w:szCs w:val="21"/>
                </w:rPr>
                <w:delText>C</w:delText>
              </w:r>
              <w:r w:rsidDel="0086316A">
                <w:rPr>
                  <w:rFonts w:ascii="Arial" w:hAnsi="Arial" w:cs="Arial" w:hint="eastAsia"/>
                  <w:szCs w:val="21"/>
                </w:rPr>
                <w:delText>数据</w:delText>
              </w:r>
              <w:r w:rsidRPr="008227CE" w:rsidDel="0086316A">
                <w:rPr>
                  <w:rFonts w:ascii="Arial" w:hAnsi="Arial" w:cs="Arial"/>
                  <w:szCs w:val="21"/>
                </w:rPr>
                <w:delText>命令的反馈命令</w:delText>
              </w:r>
              <w:bookmarkStart w:id="3391" w:name="_Toc137217564"/>
              <w:bookmarkEnd w:id="3391"/>
            </w:del>
          </w:p>
        </w:tc>
        <w:tc>
          <w:tcPr>
            <w:tcW w:w="1247" w:type="dxa"/>
            <w:vAlign w:val="center"/>
          </w:tcPr>
          <w:p w14:paraId="6BC61AAA" w14:textId="028476AC" w:rsidR="008437DC" w:rsidRPr="008227CE" w:rsidDel="0086316A" w:rsidRDefault="008437DC" w:rsidP="008437DC">
            <w:pPr>
              <w:jc w:val="center"/>
              <w:rPr>
                <w:del w:id="3392" w:author="Microsoft Office User" w:date="2023-06-09T14:25:00Z"/>
                <w:rFonts w:ascii="Arial" w:hAnsi="Arial" w:cs="Arial"/>
                <w:szCs w:val="21"/>
              </w:rPr>
            </w:pPr>
            <w:del w:id="3393" w:author="Microsoft Office User" w:date="2023-06-09T14:25:00Z">
              <w:r w:rsidRPr="008227CE" w:rsidDel="0086316A">
                <w:rPr>
                  <w:rFonts w:ascii="Arial" w:hAnsi="Arial" w:cs="Arial"/>
                  <w:szCs w:val="21"/>
                </w:rPr>
                <w:delText>0x11</w:delText>
              </w:r>
              <w:bookmarkStart w:id="3394" w:name="_Toc137217565"/>
              <w:bookmarkEnd w:id="3394"/>
            </w:del>
          </w:p>
        </w:tc>
        <w:tc>
          <w:tcPr>
            <w:tcW w:w="1418" w:type="dxa"/>
            <w:vAlign w:val="center"/>
          </w:tcPr>
          <w:p w14:paraId="29F9E704" w14:textId="264634EC" w:rsidR="008437DC" w:rsidRPr="008227CE" w:rsidDel="0086316A" w:rsidRDefault="008437DC" w:rsidP="008437DC">
            <w:pPr>
              <w:jc w:val="center"/>
              <w:rPr>
                <w:del w:id="3395" w:author="Microsoft Office User" w:date="2023-06-09T14:25:00Z"/>
                <w:rFonts w:ascii="Arial" w:hAnsi="Arial" w:cs="Arial"/>
                <w:szCs w:val="21"/>
              </w:rPr>
            </w:pPr>
            <w:del w:id="3396" w:author="Microsoft Office User" w:date="2023-06-09T14:25:00Z">
              <w:r w:rsidRPr="008227CE" w:rsidDel="0086316A">
                <w:rPr>
                  <w:rFonts w:ascii="Arial" w:hAnsi="Arial" w:cs="Arial"/>
                  <w:szCs w:val="21"/>
                </w:rPr>
                <w:delText>0x</w:delText>
              </w:r>
              <w:r w:rsidDel="0086316A">
                <w:rPr>
                  <w:rFonts w:ascii="Arial" w:hAnsi="Arial" w:cs="Arial"/>
                  <w:szCs w:val="21"/>
                </w:rPr>
                <w:delText>15</w:delText>
              </w:r>
              <w:bookmarkStart w:id="3397" w:name="_Toc137217566"/>
              <w:bookmarkEnd w:id="3397"/>
            </w:del>
          </w:p>
        </w:tc>
        <w:tc>
          <w:tcPr>
            <w:tcW w:w="3685" w:type="dxa"/>
            <w:vAlign w:val="center"/>
          </w:tcPr>
          <w:p w14:paraId="570D78E6" w14:textId="4635DFCB" w:rsidR="008437DC" w:rsidDel="0086316A" w:rsidRDefault="008437DC" w:rsidP="008437DC">
            <w:pPr>
              <w:pStyle w:val="af7"/>
              <w:jc w:val="both"/>
              <w:rPr>
                <w:del w:id="3398" w:author="Microsoft Office User" w:date="2023-06-09T14:25:00Z"/>
                <w:rFonts w:ascii="Arial" w:eastAsia="宋体" w:hAnsi="Arial" w:cs="Arial"/>
                <w:sz w:val="24"/>
                <w:szCs w:val="24"/>
              </w:rPr>
            </w:pPr>
            <w:del w:id="3399" w:author="Microsoft Office User" w:date="2023-06-09T14:25:00Z">
              <w:r w:rsidRPr="00FE2B16" w:rsidDel="0086316A">
                <w:rPr>
                  <w:rFonts w:ascii="Arial" w:eastAsia="宋体" w:hAnsi="Arial" w:cs="Arial"/>
                  <w:sz w:val="24"/>
                  <w:szCs w:val="24"/>
                </w:rPr>
                <w:delText>字段长度：</w:delText>
              </w:r>
              <w:r w:rsidDel="0086316A">
                <w:rPr>
                  <w:rFonts w:ascii="Arial" w:eastAsia="宋体" w:hAnsi="Arial" w:cs="Arial"/>
                  <w:sz w:val="24"/>
                  <w:szCs w:val="24"/>
                </w:rPr>
                <w:delText>21</w:delText>
              </w:r>
              <w:r w:rsidRPr="00FE2B16" w:rsidDel="0086316A">
                <w:rPr>
                  <w:rFonts w:ascii="Arial" w:eastAsia="宋体" w:hAnsi="Arial" w:cs="Arial"/>
                  <w:sz w:val="24"/>
                  <w:szCs w:val="24"/>
                </w:rPr>
                <w:delText>字节</w:delText>
              </w:r>
              <w:bookmarkStart w:id="3400" w:name="_Toc137217567"/>
              <w:bookmarkEnd w:id="3400"/>
            </w:del>
          </w:p>
          <w:p w14:paraId="3AE3F588" w14:textId="56584805" w:rsidR="008437DC" w:rsidRPr="001A7ED1" w:rsidDel="0086316A" w:rsidRDefault="008437DC" w:rsidP="008437DC">
            <w:pPr>
              <w:rPr>
                <w:del w:id="3401" w:author="Microsoft Office User" w:date="2023-06-09T14:25:00Z"/>
                <w:rFonts w:ascii="Arial" w:hAnsi="Arial" w:cs="Arial"/>
                <w:szCs w:val="21"/>
              </w:rPr>
            </w:pPr>
            <w:del w:id="3402" w:author="Microsoft Office User" w:date="2023-06-09T14:25:00Z">
              <w:r w:rsidRPr="001A7ED1" w:rsidDel="0086316A">
                <w:rPr>
                  <w:rFonts w:ascii="Arial" w:hAnsi="Arial" w:cs="Arial"/>
                  <w:szCs w:val="21"/>
                </w:rPr>
                <w:delText>第</w:delText>
              </w:r>
              <w:r w:rsidRPr="001A7ED1" w:rsidDel="0086316A">
                <w:rPr>
                  <w:rFonts w:ascii="Arial" w:hAnsi="Arial" w:cs="Arial"/>
                  <w:szCs w:val="21"/>
                </w:rPr>
                <w:delText>1</w:delText>
              </w:r>
              <w:r w:rsidRPr="001A7ED1" w:rsidDel="0086316A">
                <w:rPr>
                  <w:rFonts w:ascii="Arial" w:hAnsi="Arial" w:cs="Arial"/>
                  <w:szCs w:val="21"/>
                </w:rPr>
                <w:delText>字节：响应命令类型（</w:delText>
              </w:r>
              <w:r w:rsidRPr="001A7ED1" w:rsidDel="0086316A">
                <w:rPr>
                  <w:rFonts w:ascii="Arial" w:hAnsi="Arial" w:cs="Arial"/>
                  <w:szCs w:val="21"/>
                </w:rPr>
                <w:delText>0x0</w:delText>
              </w:r>
              <w:r w:rsidDel="0086316A">
                <w:rPr>
                  <w:rFonts w:ascii="Arial" w:hAnsi="Arial" w:cs="Arial"/>
                  <w:szCs w:val="21"/>
                </w:rPr>
                <w:delText>7</w:delText>
              </w:r>
              <w:r w:rsidRPr="001A7ED1" w:rsidDel="0086316A">
                <w:rPr>
                  <w:rFonts w:ascii="Arial" w:hAnsi="Arial" w:cs="Arial"/>
                  <w:szCs w:val="21"/>
                </w:rPr>
                <w:delText>）</w:delText>
              </w:r>
              <w:r w:rsidDel="0086316A">
                <w:rPr>
                  <w:rFonts w:ascii="Arial" w:hAnsi="Arial" w:cs="Arial" w:hint="eastAsia"/>
                  <w:szCs w:val="21"/>
                </w:rPr>
                <w:delText>；</w:delText>
              </w:r>
              <w:bookmarkStart w:id="3403" w:name="_Toc137217568"/>
              <w:bookmarkEnd w:id="3403"/>
            </w:del>
          </w:p>
          <w:p w14:paraId="564F4469" w14:textId="57F400B4" w:rsidR="008437DC" w:rsidDel="0086316A" w:rsidRDefault="008437DC" w:rsidP="008437DC">
            <w:pPr>
              <w:pStyle w:val="af7"/>
              <w:jc w:val="both"/>
              <w:rPr>
                <w:del w:id="3404" w:author="Microsoft Office User" w:date="2023-06-09T14:25:00Z"/>
                <w:rFonts w:ascii="Arial" w:eastAsia="宋体" w:hAnsi="Arial" w:cs="Arial"/>
                <w:sz w:val="24"/>
                <w:szCs w:val="24"/>
              </w:rPr>
            </w:pPr>
            <w:del w:id="3405" w:author="Microsoft Office User" w:date="2023-06-09T14:25:00Z">
              <w:r w:rsidRPr="00FE2B16" w:rsidDel="0086316A">
                <w:rPr>
                  <w:rFonts w:ascii="Arial" w:eastAsia="宋体" w:hAnsi="Arial" w:cs="Arial"/>
                  <w:sz w:val="24"/>
                  <w:szCs w:val="24"/>
                </w:rPr>
                <w:delText>第</w:delText>
              </w:r>
              <w:r w:rsidDel="0086316A">
                <w:rPr>
                  <w:rFonts w:ascii="Arial" w:eastAsia="宋体" w:hAnsi="Arial" w:cs="Arial"/>
                  <w:sz w:val="24"/>
                  <w:szCs w:val="24"/>
                </w:rPr>
                <w:delText>2</w:delText>
              </w:r>
              <w:r w:rsidRPr="00FE2B16" w:rsidDel="0086316A">
                <w:rPr>
                  <w:rFonts w:ascii="Arial" w:eastAsia="宋体" w:hAnsi="Arial" w:cs="Arial"/>
                  <w:sz w:val="24"/>
                  <w:szCs w:val="24"/>
                </w:rPr>
                <w:delText>字节：</w:delText>
              </w:r>
              <w:r w:rsidDel="0086316A">
                <w:rPr>
                  <w:rFonts w:ascii="Arial" w:eastAsia="宋体" w:hAnsi="Arial" w:cs="Arial" w:hint="eastAsia"/>
                  <w:sz w:val="24"/>
                  <w:szCs w:val="24"/>
                </w:rPr>
                <w:delText>传输状态</w:delText>
              </w:r>
              <w:r w:rsidRPr="00FE2B16" w:rsidDel="0086316A">
                <w:rPr>
                  <w:rFonts w:ascii="Arial" w:eastAsia="宋体" w:hAnsi="Arial" w:cs="Arial"/>
                  <w:sz w:val="24"/>
                  <w:szCs w:val="24"/>
                </w:rPr>
                <w:delText>；</w:delText>
              </w:r>
              <w:bookmarkStart w:id="3406" w:name="_Toc137217569"/>
              <w:bookmarkEnd w:id="3406"/>
            </w:del>
          </w:p>
          <w:p w14:paraId="3A006076" w14:textId="06F156E6" w:rsidR="008437DC" w:rsidRPr="00FD0DE4" w:rsidDel="0086316A" w:rsidRDefault="008437DC" w:rsidP="008437DC">
            <w:pPr>
              <w:ind w:firstLineChars="200" w:firstLine="480"/>
              <w:rPr>
                <w:del w:id="3407" w:author="Microsoft Office User" w:date="2023-06-09T14:25:00Z"/>
                <w:rFonts w:ascii="Arial" w:hAnsi="Arial" w:cs="Arial"/>
                <w:szCs w:val="21"/>
              </w:rPr>
            </w:pPr>
            <w:del w:id="3408" w:author="Microsoft Office User" w:date="2023-06-09T14:25:00Z">
              <w:r w:rsidRPr="00FD0DE4" w:rsidDel="0086316A">
                <w:rPr>
                  <w:rFonts w:ascii="Arial" w:hAnsi="Arial" w:cs="Arial" w:hint="eastAsia"/>
                  <w:szCs w:val="21"/>
                </w:rPr>
                <w:delText>0</w:delText>
              </w:r>
              <w:r w:rsidRPr="00FD0DE4" w:rsidDel="0086316A">
                <w:rPr>
                  <w:rFonts w:ascii="Arial" w:hAnsi="Arial" w:cs="Arial" w:hint="eastAsia"/>
                  <w:szCs w:val="21"/>
                </w:rPr>
                <w:delText>：传输结束</w:delText>
              </w:r>
              <w:bookmarkStart w:id="3409" w:name="_Toc137217570"/>
              <w:bookmarkEnd w:id="3409"/>
            </w:del>
          </w:p>
          <w:p w14:paraId="3B81736C" w14:textId="55C5279D" w:rsidR="008437DC" w:rsidRPr="00FD0DE4" w:rsidDel="0086316A" w:rsidRDefault="008437DC" w:rsidP="008437DC">
            <w:pPr>
              <w:ind w:firstLineChars="200" w:firstLine="480"/>
              <w:rPr>
                <w:del w:id="3410" w:author="Microsoft Office User" w:date="2023-06-09T14:25:00Z"/>
                <w:rFonts w:ascii="Arial" w:hAnsi="Arial" w:cs="Arial"/>
                <w:szCs w:val="21"/>
              </w:rPr>
            </w:pPr>
            <w:del w:id="3411" w:author="Microsoft Office User" w:date="2023-06-09T14:25:00Z">
              <w:r w:rsidRPr="00FD0DE4" w:rsidDel="0086316A">
                <w:rPr>
                  <w:rFonts w:ascii="Arial" w:hAnsi="Arial" w:cs="Arial" w:hint="eastAsia"/>
                  <w:szCs w:val="21"/>
                </w:rPr>
                <w:delText>1</w:delText>
              </w:r>
              <w:r w:rsidRPr="00FD0DE4" w:rsidDel="0086316A">
                <w:rPr>
                  <w:rFonts w:ascii="Arial" w:hAnsi="Arial" w:cs="Arial" w:hint="eastAsia"/>
                  <w:szCs w:val="21"/>
                </w:rPr>
                <w:delText>：继续传输</w:delText>
              </w:r>
              <w:bookmarkStart w:id="3412" w:name="_Toc137217571"/>
              <w:bookmarkEnd w:id="3412"/>
            </w:del>
          </w:p>
          <w:p w14:paraId="7035C6EE" w14:textId="7B1778A0" w:rsidR="008437DC" w:rsidRPr="00FE2B16" w:rsidDel="0086316A" w:rsidRDefault="008437DC" w:rsidP="008437DC">
            <w:pPr>
              <w:pStyle w:val="af7"/>
              <w:jc w:val="both"/>
              <w:rPr>
                <w:del w:id="3413" w:author="Microsoft Office User" w:date="2023-06-09T14:25:00Z"/>
                <w:rFonts w:ascii="Arial" w:eastAsia="宋体" w:hAnsi="Arial" w:cs="Arial"/>
                <w:sz w:val="24"/>
                <w:szCs w:val="24"/>
              </w:rPr>
            </w:pPr>
            <w:del w:id="3414" w:author="Microsoft Office User" w:date="2023-06-09T14:25:00Z">
              <w:r w:rsidRPr="00FE2B16" w:rsidDel="0086316A">
                <w:rPr>
                  <w:rFonts w:ascii="Arial" w:eastAsia="宋体" w:hAnsi="Arial" w:cs="Arial"/>
                  <w:sz w:val="24"/>
                  <w:szCs w:val="24"/>
                </w:rPr>
                <w:delText>第</w:delText>
              </w:r>
              <w:r w:rsidDel="0086316A">
                <w:rPr>
                  <w:rFonts w:ascii="Arial" w:eastAsia="宋体" w:hAnsi="Arial" w:cs="Arial"/>
                  <w:sz w:val="24"/>
                  <w:szCs w:val="24"/>
                </w:rPr>
                <w:delText>3</w:delText>
              </w:r>
              <w:r w:rsidRPr="00FE2B16" w:rsidDel="0086316A">
                <w:rPr>
                  <w:rFonts w:ascii="Arial" w:eastAsia="宋体" w:hAnsi="Arial" w:cs="Arial"/>
                  <w:sz w:val="24"/>
                  <w:szCs w:val="24"/>
                </w:rPr>
                <w:delText>-</w:delText>
              </w:r>
              <w:r w:rsidDel="0086316A">
                <w:rPr>
                  <w:rFonts w:ascii="Arial" w:eastAsia="宋体" w:hAnsi="Arial" w:cs="Arial"/>
                  <w:sz w:val="24"/>
                  <w:szCs w:val="24"/>
                </w:rPr>
                <w:delText>4</w:delText>
              </w:r>
              <w:r w:rsidRPr="00FE2B16" w:rsidDel="0086316A">
                <w:rPr>
                  <w:rFonts w:ascii="Arial" w:eastAsia="宋体" w:hAnsi="Arial" w:cs="Arial"/>
                  <w:sz w:val="24"/>
                  <w:szCs w:val="24"/>
                </w:rPr>
                <w:delText>字节：序号；</w:delText>
              </w:r>
              <w:bookmarkStart w:id="3415" w:name="_Toc137217572"/>
              <w:bookmarkEnd w:id="3415"/>
            </w:del>
          </w:p>
          <w:p w14:paraId="5A1D8A5A" w14:textId="4ADFF09E" w:rsidR="008437DC" w:rsidRPr="00FE2B16" w:rsidDel="0086316A" w:rsidRDefault="008437DC" w:rsidP="008437DC">
            <w:pPr>
              <w:pStyle w:val="af7"/>
              <w:jc w:val="both"/>
              <w:rPr>
                <w:del w:id="3416" w:author="Microsoft Office User" w:date="2023-06-09T14:25:00Z"/>
                <w:rFonts w:ascii="Arial" w:eastAsia="宋体" w:hAnsi="Arial" w:cs="Arial"/>
                <w:sz w:val="24"/>
                <w:szCs w:val="24"/>
              </w:rPr>
            </w:pPr>
            <w:del w:id="3417" w:author="Microsoft Office User" w:date="2023-06-09T14:25:00Z">
              <w:r w:rsidRPr="00FE2B16" w:rsidDel="0086316A">
                <w:rPr>
                  <w:rFonts w:ascii="Arial" w:eastAsia="宋体" w:hAnsi="Arial" w:cs="Arial"/>
                  <w:sz w:val="24"/>
                  <w:szCs w:val="24"/>
                </w:rPr>
                <w:delText>第</w:delText>
              </w:r>
              <w:r w:rsidDel="0086316A">
                <w:rPr>
                  <w:rFonts w:ascii="Arial" w:eastAsia="宋体" w:hAnsi="Arial" w:cs="Arial"/>
                  <w:sz w:val="24"/>
                  <w:szCs w:val="24"/>
                </w:rPr>
                <w:delText>5</w:delText>
              </w:r>
              <w:r w:rsidRPr="00FE2B16" w:rsidDel="0086316A">
                <w:rPr>
                  <w:rFonts w:ascii="Arial" w:eastAsia="宋体" w:hAnsi="Arial" w:cs="Arial"/>
                  <w:sz w:val="24"/>
                  <w:szCs w:val="24"/>
                </w:rPr>
                <w:delText>字节：信号类型；</w:delText>
              </w:r>
              <w:bookmarkStart w:id="3418" w:name="_Toc137217573"/>
              <w:bookmarkEnd w:id="3418"/>
            </w:del>
          </w:p>
          <w:p w14:paraId="3A517C22" w14:textId="5E1187F2" w:rsidR="008437DC" w:rsidRPr="00FE2B16" w:rsidDel="0086316A" w:rsidRDefault="008437DC" w:rsidP="008437DC">
            <w:pPr>
              <w:pStyle w:val="af7"/>
              <w:jc w:val="both"/>
              <w:rPr>
                <w:del w:id="3419" w:author="Microsoft Office User" w:date="2023-06-09T14:25:00Z"/>
                <w:rFonts w:ascii="Arial" w:eastAsia="宋体" w:hAnsi="Arial" w:cs="Arial"/>
                <w:sz w:val="24"/>
                <w:szCs w:val="24"/>
              </w:rPr>
            </w:pPr>
            <w:del w:id="3420" w:author="Microsoft Office User" w:date="2023-06-09T14:25:00Z">
              <w:r w:rsidRPr="00FE2B16" w:rsidDel="0086316A">
                <w:rPr>
                  <w:rFonts w:ascii="Arial" w:eastAsia="宋体" w:hAnsi="Arial" w:cs="Arial"/>
                  <w:sz w:val="24"/>
                  <w:szCs w:val="24"/>
                </w:rPr>
                <w:delText>第</w:delText>
              </w:r>
              <w:r w:rsidDel="0086316A">
                <w:rPr>
                  <w:rFonts w:ascii="Arial" w:eastAsia="宋体" w:hAnsi="Arial" w:cs="Arial"/>
                  <w:sz w:val="24"/>
                  <w:szCs w:val="24"/>
                </w:rPr>
                <w:delText>6</w:delText>
              </w:r>
              <w:r w:rsidRPr="00FE2B16" w:rsidDel="0086316A">
                <w:rPr>
                  <w:rFonts w:ascii="Arial" w:eastAsia="宋体" w:hAnsi="Arial" w:cs="Arial"/>
                  <w:sz w:val="24"/>
                  <w:szCs w:val="24"/>
                </w:rPr>
                <w:delText>字节：</w:delText>
              </w:r>
              <w:r w:rsidRPr="00FE2B16" w:rsidDel="0086316A">
                <w:rPr>
                  <w:rFonts w:ascii="Arial" w:eastAsia="宋体" w:hAnsi="Arial" w:cs="Arial"/>
                  <w:sz w:val="24"/>
                </w:rPr>
                <w:delText>开始时间</w:delText>
              </w:r>
              <w:r w:rsidRPr="00FE2B16" w:rsidDel="0086316A">
                <w:rPr>
                  <w:rFonts w:ascii="Arial" w:eastAsia="宋体" w:hAnsi="Arial" w:cs="Arial"/>
                  <w:sz w:val="24"/>
                </w:rPr>
                <w:delText>(</w:delText>
              </w:r>
              <w:r w:rsidRPr="00FE2B16" w:rsidDel="0086316A">
                <w:rPr>
                  <w:rFonts w:ascii="Arial" w:eastAsia="宋体" w:hAnsi="Arial" w:cs="Arial"/>
                  <w:sz w:val="24"/>
                </w:rPr>
                <w:delText>年</w:delText>
              </w:r>
              <w:r w:rsidRPr="00FE2B16" w:rsidDel="0086316A">
                <w:rPr>
                  <w:rFonts w:ascii="Arial" w:eastAsia="宋体" w:hAnsi="Arial" w:cs="Arial"/>
                  <w:sz w:val="24"/>
                </w:rPr>
                <w:delText>)</w:delText>
              </w:r>
              <w:r w:rsidRPr="00FE2B16" w:rsidDel="0086316A">
                <w:rPr>
                  <w:rFonts w:ascii="Arial" w:eastAsia="宋体" w:hAnsi="Arial" w:cs="Arial"/>
                  <w:sz w:val="24"/>
                  <w:szCs w:val="24"/>
                </w:rPr>
                <w:delText>；</w:delText>
              </w:r>
              <w:bookmarkStart w:id="3421" w:name="_Toc137217574"/>
              <w:bookmarkEnd w:id="3421"/>
            </w:del>
          </w:p>
          <w:p w14:paraId="6313EB3B" w14:textId="7305EF85" w:rsidR="008437DC" w:rsidRPr="00FE2B16" w:rsidDel="0086316A" w:rsidRDefault="008437DC" w:rsidP="008437DC">
            <w:pPr>
              <w:pStyle w:val="af7"/>
              <w:jc w:val="both"/>
              <w:rPr>
                <w:del w:id="3422" w:author="Microsoft Office User" w:date="2023-06-09T14:25:00Z"/>
                <w:rFonts w:ascii="Arial" w:eastAsia="宋体" w:hAnsi="Arial" w:cs="Arial"/>
                <w:sz w:val="24"/>
                <w:szCs w:val="24"/>
              </w:rPr>
            </w:pPr>
            <w:del w:id="3423" w:author="Microsoft Office User" w:date="2023-06-09T14:25:00Z">
              <w:r w:rsidRPr="00FE2B16" w:rsidDel="0086316A">
                <w:rPr>
                  <w:rFonts w:ascii="Arial" w:eastAsia="宋体" w:hAnsi="Arial" w:cs="Arial"/>
                  <w:sz w:val="24"/>
                  <w:szCs w:val="24"/>
                </w:rPr>
                <w:delText>第</w:delText>
              </w:r>
              <w:r w:rsidDel="0086316A">
                <w:rPr>
                  <w:rFonts w:ascii="Arial" w:eastAsia="宋体" w:hAnsi="Arial" w:cs="Arial"/>
                  <w:sz w:val="24"/>
                  <w:szCs w:val="24"/>
                </w:rPr>
                <w:delText>7</w:delText>
              </w:r>
              <w:r w:rsidRPr="00FE2B16" w:rsidDel="0086316A">
                <w:rPr>
                  <w:rFonts w:ascii="Arial" w:eastAsia="宋体" w:hAnsi="Arial" w:cs="Arial"/>
                  <w:sz w:val="24"/>
                  <w:szCs w:val="24"/>
                </w:rPr>
                <w:delText>字节：</w:delText>
              </w:r>
              <w:r w:rsidRPr="00FE2B16" w:rsidDel="0086316A">
                <w:rPr>
                  <w:rFonts w:ascii="Arial" w:eastAsia="宋体" w:hAnsi="Arial" w:cs="Arial"/>
                  <w:sz w:val="24"/>
                </w:rPr>
                <w:delText>开始时间</w:delText>
              </w:r>
              <w:r w:rsidRPr="00FE2B16" w:rsidDel="0086316A">
                <w:rPr>
                  <w:rFonts w:ascii="Arial" w:eastAsia="宋体" w:hAnsi="Arial" w:cs="Arial"/>
                  <w:sz w:val="24"/>
                </w:rPr>
                <w:delText>(</w:delText>
              </w:r>
              <w:r w:rsidRPr="00FE2B16" w:rsidDel="0086316A">
                <w:rPr>
                  <w:rFonts w:ascii="Arial" w:eastAsia="宋体" w:hAnsi="Arial" w:cs="Arial" w:hint="eastAsia"/>
                  <w:sz w:val="24"/>
                </w:rPr>
                <w:delText>月</w:delText>
              </w:r>
              <w:r w:rsidRPr="00FE2B16" w:rsidDel="0086316A">
                <w:rPr>
                  <w:rFonts w:ascii="Arial" w:eastAsia="宋体" w:hAnsi="Arial" w:cs="Arial"/>
                  <w:sz w:val="24"/>
                </w:rPr>
                <w:delText>)</w:delText>
              </w:r>
              <w:r w:rsidRPr="00FE2B16" w:rsidDel="0086316A">
                <w:rPr>
                  <w:rFonts w:ascii="Arial" w:eastAsia="宋体" w:hAnsi="Arial" w:cs="Arial"/>
                  <w:sz w:val="24"/>
                  <w:szCs w:val="24"/>
                </w:rPr>
                <w:delText>；</w:delText>
              </w:r>
              <w:bookmarkStart w:id="3424" w:name="_Toc137217575"/>
              <w:bookmarkEnd w:id="3424"/>
            </w:del>
          </w:p>
          <w:p w14:paraId="0E343032" w14:textId="02EE91FE" w:rsidR="008437DC" w:rsidRPr="00FE2B16" w:rsidDel="0086316A" w:rsidRDefault="008437DC" w:rsidP="008437DC">
            <w:pPr>
              <w:pStyle w:val="af7"/>
              <w:jc w:val="both"/>
              <w:rPr>
                <w:del w:id="3425" w:author="Microsoft Office User" w:date="2023-06-09T14:25:00Z"/>
                <w:rFonts w:ascii="Arial" w:eastAsia="宋体" w:hAnsi="Arial" w:cs="Arial"/>
                <w:sz w:val="24"/>
                <w:szCs w:val="24"/>
              </w:rPr>
            </w:pPr>
            <w:del w:id="3426" w:author="Microsoft Office User" w:date="2023-06-09T14:25:00Z">
              <w:r w:rsidRPr="00FE2B16" w:rsidDel="0086316A">
                <w:rPr>
                  <w:rFonts w:ascii="Arial" w:eastAsia="宋体" w:hAnsi="Arial" w:cs="Arial"/>
                  <w:sz w:val="24"/>
                  <w:szCs w:val="24"/>
                </w:rPr>
                <w:delText>第</w:delText>
              </w:r>
              <w:r w:rsidDel="0086316A">
                <w:rPr>
                  <w:rFonts w:ascii="Arial" w:eastAsia="宋体" w:hAnsi="Arial" w:cs="Arial"/>
                  <w:sz w:val="24"/>
                  <w:szCs w:val="24"/>
                </w:rPr>
                <w:delText>8</w:delText>
              </w:r>
              <w:r w:rsidRPr="00FE2B16" w:rsidDel="0086316A">
                <w:rPr>
                  <w:rFonts w:ascii="Arial" w:eastAsia="宋体" w:hAnsi="Arial" w:cs="Arial"/>
                  <w:sz w:val="24"/>
                  <w:szCs w:val="24"/>
                </w:rPr>
                <w:delText>字节：</w:delText>
              </w:r>
              <w:r w:rsidRPr="00FE2B16" w:rsidDel="0086316A">
                <w:rPr>
                  <w:rFonts w:ascii="Arial" w:eastAsia="宋体" w:hAnsi="Arial" w:cs="Arial"/>
                  <w:sz w:val="24"/>
                </w:rPr>
                <w:delText>开始时间</w:delText>
              </w:r>
              <w:r w:rsidRPr="00FE2B16" w:rsidDel="0086316A">
                <w:rPr>
                  <w:rFonts w:ascii="Arial" w:eastAsia="宋体" w:hAnsi="Arial" w:cs="Arial"/>
                  <w:sz w:val="24"/>
                </w:rPr>
                <w:delText>(</w:delText>
              </w:r>
              <w:r w:rsidDel="0086316A">
                <w:rPr>
                  <w:rFonts w:ascii="Arial" w:eastAsia="宋体" w:hAnsi="Arial" w:cs="Arial" w:hint="eastAsia"/>
                  <w:sz w:val="24"/>
                </w:rPr>
                <w:delText>日</w:delText>
              </w:r>
              <w:r w:rsidRPr="00FE2B16" w:rsidDel="0086316A">
                <w:rPr>
                  <w:rFonts w:ascii="Arial" w:eastAsia="宋体" w:hAnsi="Arial" w:cs="Arial"/>
                  <w:sz w:val="24"/>
                </w:rPr>
                <w:delText>)</w:delText>
              </w:r>
              <w:r w:rsidRPr="00FE2B16" w:rsidDel="0086316A">
                <w:rPr>
                  <w:rFonts w:ascii="Arial" w:eastAsia="宋体" w:hAnsi="Arial" w:cs="Arial"/>
                  <w:sz w:val="24"/>
                  <w:szCs w:val="24"/>
                </w:rPr>
                <w:delText>；</w:delText>
              </w:r>
              <w:bookmarkStart w:id="3427" w:name="_Toc137217576"/>
              <w:bookmarkEnd w:id="3427"/>
            </w:del>
          </w:p>
          <w:p w14:paraId="0329A803" w14:textId="510F58CF" w:rsidR="008437DC" w:rsidRPr="00FE2B16" w:rsidDel="0086316A" w:rsidRDefault="008437DC" w:rsidP="008437DC">
            <w:pPr>
              <w:pStyle w:val="af7"/>
              <w:jc w:val="both"/>
              <w:rPr>
                <w:del w:id="3428" w:author="Microsoft Office User" w:date="2023-06-09T14:25:00Z"/>
                <w:rFonts w:ascii="Arial" w:eastAsia="宋体" w:hAnsi="Arial" w:cs="Arial"/>
                <w:sz w:val="24"/>
                <w:szCs w:val="24"/>
              </w:rPr>
            </w:pPr>
            <w:del w:id="3429" w:author="Microsoft Office User" w:date="2023-06-09T14:25:00Z">
              <w:r w:rsidRPr="00FE2B16" w:rsidDel="0086316A">
                <w:rPr>
                  <w:rFonts w:ascii="Arial" w:eastAsia="宋体" w:hAnsi="Arial" w:cs="Arial"/>
                  <w:sz w:val="24"/>
                  <w:szCs w:val="24"/>
                </w:rPr>
                <w:delText>第</w:delText>
              </w:r>
              <w:r w:rsidDel="0086316A">
                <w:rPr>
                  <w:rFonts w:ascii="Arial" w:eastAsia="宋体" w:hAnsi="Arial" w:cs="Arial"/>
                  <w:sz w:val="24"/>
                  <w:szCs w:val="24"/>
                </w:rPr>
                <w:delText>9</w:delText>
              </w:r>
              <w:r w:rsidRPr="00FE2B16" w:rsidDel="0086316A">
                <w:rPr>
                  <w:rFonts w:ascii="Arial" w:eastAsia="宋体" w:hAnsi="Arial" w:cs="Arial"/>
                  <w:sz w:val="24"/>
                  <w:szCs w:val="24"/>
                </w:rPr>
                <w:delText>字节：</w:delText>
              </w:r>
              <w:r w:rsidRPr="00FE2B16" w:rsidDel="0086316A">
                <w:rPr>
                  <w:rFonts w:ascii="Arial" w:eastAsia="宋体" w:hAnsi="Arial" w:cs="Arial"/>
                  <w:sz w:val="24"/>
                </w:rPr>
                <w:delText>开始时间</w:delText>
              </w:r>
              <w:r w:rsidRPr="00FE2B16" w:rsidDel="0086316A">
                <w:rPr>
                  <w:rFonts w:ascii="Arial" w:eastAsia="宋体" w:hAnsi="Arial" w:cs="Arial"/>
                  <w:sz w:val="24"/>
                </w:rPr>
                <w:delText>(</w:delText>
              </w:r>
              <w:r w:rsidDel="0086316A">
                <w:rPr>
                  <w:rFonts w:ascii="Arial" w:eastAsia="宋体" w:hAnsi="Arial" w:cs="Arial" w:hint="eastAsia"/>
                  <w:sz w:val="24"/>
                </w:rPr>
                <w:delText>时</w:delText>
              </w:r>
              <w:r w:rsidRPr="00FE2B16" w:rsidDel="0086316A">
                <w:rPr>
                  <w:rFonts w:ascii="Arial" w:eastAsia="宋体" w:hAnsi="Arial" w:cs="Arial"/>
                  <w:sz w:val="24"/>
                </w:rPr>
                <w:delText>)</w:delText>
              </w:r>
              <w:r w:rsidRPr="00FE2B16" w:rsidDel="0086316A">
                <w:rPr>
                  <w:rFonts w:ascii="Arial" w:eastAsia="宋体" w:hAnsi="Arial" w:cs="Arial"/>
                  <w:sz w:val="24"/>
                  <w:szCs w:val="24"/>
                </w:rPr>
                <w:delText>；</w:delText>
              </w:r>
              <w:bookmarkStart w:id="3430" w:name="_Toc137217577"/>
              <w:bookmarkEnd w:id="3430"/>
            </w:del>
          </w:p>
          <w:p w14:paraId="701F3741" w14:textId="305E3420" w:rsidR="008437DC" w:rsidRPr="00FE2B16" w:rsidDel="0086316A" w:rsidRDefault="008437DC" w:rsidP="008437DC">
            <w:pPr>
              <w:pStyle w:val="af7"/>
              <w:jc w:val="both"/>
              <w:rPr>
                <w:del w:id="3431" w:author="Microsoft Office User" w:date="2023-06-09T14:25:00Z"/>
                <w:rFonts w:ascii="Arial" w:eastAsia="宋体" w:hAnsi="Arial" w:cs="Arial"/>
                <w:sz w:val="24"/>
                <w:szCs w:val="24"/>
              </w:rPr>
            </w:pPr>
            <w:del w:id="3432" w:author="Microsoft Office User" w:date="2023-06-09T14:25:00Z">
              <w:r w:rsidRPr="00FE2B16" w:rsidDel="0086316A">
                <w:rPr>
                  <w:rFonts w:ascii="Arial" w:eastAsia="宋体" w:hAnsi="Arial" w:cs="Arial"/>
                  <w:sz w:val="24"/>
                  <w:szCs w:val="24"/>
                </w:rPr>
                <w:delText>第</w:delText>
              </w:r>
              <w:r w:rsidDel="0086316A">
                <w:rPr>
                  <w:rFonts w:ascii="Arial" w:eastAsia="宋体" w:hAnsi="Arial" w:cs="Arial"/>
                  <w:sz w:val="24"/>
                  <w:szCs w:val="24"/>
                </w:rPr>
                <w:delText>10</w:delText>
              </w:r>
              <w:r w:rsidRPr="00FE2B16" w:rsidDel="0086316A">
                <w:rPr>
                  <w:rFonts w:ascii="Arial" w:eastAsia="宋体" w:hAnsi="Arial" w:cs="Arial"/>
                  <w:sz w:val="24"/>
                  <w:szCs w:val="24"/>
                </w:rPr>
                <w:delText>字节：</w:delText>
              </w:r>
              <w:r w:rsidRPr="00FE2B16" w:rsidDel="0086316A">
                <w:rPr>
                  <w:rFonts w:ascii="Arial" w:eastAsia="宋体" w:hAnsi="Arial" w:cs="Arial"/>
                  <w:sz w:val="24"/>
                </w:rPr>
                <w:delText>开始时间</w:delText>
              </w:r>
              <w:r w:rsidRPr="00FE2B16" w:rsidDel="0086316A">
                <w:rPr>
                  <w:rFonts w:ascii="Arial" w:eastAsia="宋体" w:hAnsi="Arial" w:cs="Arial"/>
                  <w:sz w:val="24"/>
                </w:rPr>
                <w:delText>(</w:delText>
              </w:r>
              <w:r w:rsidDel="0086316A">
                <w:rPr>
                  <w:rFonts w:ascii="Arial" w:eastAsia="宋体" w:hAnsi="Arial" w:cs="Arial" w:hint="eastAsia"/>
                  <w:sz w:val="24"/>
                </w:rPr>
                <w:delText>分</w:delText>
              </w:r>
              <w:r w:rsidRPr="00FE2B16" w:rsidDel="0086316A">
                <w:rPr>
                  <w:rFonts w:ascii="Arial" w:eastAsia="宋体" w:hAnsi="Arial" w:cs="Arial"/>
                  <w:sz w:val="24"/>
                </w:rPr>
                <w:delText>)</w:delText>
              </w:r>
              <w:r w:rsidRPr="00FE2B16" w:rsidDel="0086316A">
                <w:rPr>
                  <w:rFonts w:ascii="Arial" w:eastAsia="宋体" w:hAnsi="Arial" w:cs="Arial"/>
                  <w:sz w:val="24"/>
                  <w:szCs w:val="24"/>
                </w:rPr>
                <w:delText>；</w:delText>
              </w:r>
              <w:bookmarkStart w:id="3433" w:name="_Toc137217578"/>
              <w:bookmarkEnd w:id="3433"/>
            </w:del>
          </w:p>
          <w:p w14:paraId="7897B358" w14:textId="3D30F492" w:rsidR="008437DC" w:rsidDel="0086316A" w:rsidRDefault="008437DC" w:rsidP="008437DC">
            <w:pPr>
              <w:pStyle w:val="af7"/>
              <w:jc w:val="both"/>
              <w:rPr>
                <w:del w:id="3434" w:author="Microsoft Office User" w:date="2023-06-09T14:25:00Z"/>
                <w:rFonts w:ascii="Arial" w:eastAsia="宋体" w:hAnsi="Arial" w:cs="Arial"/>
                <w:sz w:val="24"/>
                <w:szCs w:val="24"/>
              </w:rPr>
            </w:pPr>
            <w:del w:id="3435" w:author="Microsoft Office User" w:date="2023-06-09T14:25:00Z">
              <w:r w:rsidRPr="00FE2B16" w:rsidDel="0086316A">
                <w:rPr>
                  <w:rFonts w:ascii="Arial" w:eastAsia="宋体" w:hAnsi="Arial" w:cs="Arial"/>
                  <w:sz w:val="24"/>
                  <w:szCs w:val="24"/>
                </w:rPr>
                <w:delText>第</w:delText>
              </w:r>
              <w:r w:rsidDel="0086316A">
                <w:rPr>
                  <w:rFonts w:ascii="Arial" w:eastAsia="宋体" w:hAnsi="Arial" w:cs="Arial"/>
                  <w:sz w:val="24"/>
                  <w:szCs w:val="24"/>
                </w:rPr>
                <w:delText>11</w:delText>
              </w:r>
              <w:r w:rsidRPr="00FE2B16" w:rsidDel="0086316A">
                <w:rPr>
                  <w:rFonts w:ascii="Arial" w:eastAsia="宋体" w:hAnsi="Arial" w:cs="Arial"/>
                  <w:sz w:val="24"/>
                  <w:szCs w:val="24"/>
                </w:rPr>
                <w:delText>字节：</w:delText>
              </w:r>
              <w:r w:rsidRPr="00FE2B16" w:rsidDel="0086316A">
                <w:rPr>
                  <w:rFonts w:ascii="Arial" w:eastAsia="宋体" w:hAnsi="Arial" w:cs="Arial"/>
                  <w:sz w:val="24"/>
                </w:rPr>
                <w:delText>开始时间</w:delText>
              </w:r>
              <w:r w:rsidRPr="00FE2B16" w:rsidDel="0086316A">
                <w:rPr>
                  <w:rFonts w:ascii="Arial" w:eastAsia="宋体" w:hAnsi="Arial" w:cs="Arial"/>
                  <w:sz w:val="24"/>
                </w:rPr>
                <w:delText>(</w:delText>
              </w:r>
              <w:r w:rsidDel="0086316A">
                <w:rPr>
                  <w:rFonts w:ascii="Arial" w:eastAsia="宋体" w:hAnsi="Arial" w:cs="Arial" w:hint="eastAsia"/>
                  <w:sz w:val="24"/>
                </w:rPr>
                <w:delText>秒</w:delText>
              </w:r>
              <w:r w:rsidRPr="00FE2B16" w:rsidDel="0086316A">
                <w:rPr>
                  <w:rFonts w:ascii="Arial" w:eastAsia="宋体" w:hAnsi="Arial" w:cs="Arial"/>
                  <w:sz w:val="24"/>
                </w:rPr>
                <w:delText>)</w:delText>
              </w:r>
              <w:r w:rsidRPr="00FE2B16" w:rsidDel="0086316A">
                <w:rPr>
                  <w:rFonts w:ascii="Arial" w:eastAsia="宋体" w:hAnsi="Arial" w:cs="Arial"/>
                  <w:sz w:val="24"/>
                  <w:szCs w:val="24"/>
                </w:rPr>
                <w:delText>；</w:delText>
              </w:r>
              <w:bookmarkStart w:id="3436" w:name="_Toc137217579"/>
              <w:bookmarkEnd w:id="3436"/>
            </w:del>
          </w:p>
          <w:p w14:paraId="6EC83C1D" w14:textId="3D67B737" w:rsidR="008437DC" w:rsidRPr="00FE2B16" w:rsidDel="0086316A" w:rsidRDefault="008437DC" w:rsidP="008437DC">
            <w:pPr>
              <w:pStyle w:val="af7"/>
              <w:jc w:val="both"/>
              <w:rPr>
                <w:del w:id="3437" w:author="Microsoft Office User" w:date="2023-06-09T14:25:00Z"/>
                <w:rFonts w:ascii="Arial" w:eastAsia="宋体" w:hAnsi="Arial" w:cs="Arial"/>
                <w:sz w:val="24"/>
                <w:szCs w:val="24"/>
              </w:rPr>
            </w:pPr>
            <w:del w:id="3438" w:author="Microsoft Office User" w:date="2023-06-09T14:25:00Z">
              <w:r w:rsidRPr="00FE2B16" w:rsidDel="0086316A">
                <w:rPr>
                  <w:rFonts w:ascii="Arial" w:eastAsia="宋体" w:hAnsi="Arial" w:cs="Arial"/>
                  <w:sz w:val="24"/>
                  <w:szCs w:val="24"/>
                </w:rPr>
                <w:delText>第</w:delText>
              </w:r>
              <w:r w:rsidDel="0086316A">
                <w:rPr>
                  <w:rFonts w:ascii="Arial" w:eastAsia="宋体" w:hAnsi="Arial" w:cs="Arial"/>
                  <w:sz w:val="24"/>
                  <w:szCs w:val="24"/>
                </w:rPr>
                <w:delText>12</w:delText>
              </w:r>
              <w:r w:rsidRPr="00FE2B16" w:rsidDel="0086316A">
                <w:rPr>
                  <w:rFonts w:ascii="Arial" w:eastAsia="宋体" w:hAnsi="Arial" w:cs="Arial"/>
                  <w:sz w:val="24"/>
                  <w:szCs w:val="24"/>
                </w:rPr>
                <w:delText>字节：</w:delText>
              </w:r>
              <w:r w:rsidDel="0086316A">
                <w:rPr>
                  <w:rFonts w:ascii="Arial" w:eastAsia="宋体" w:hAnsi="Arial" w:cs="Arial" w:hint="eastAsia"/>
                  <w:sz w:val="24"/>
                  <w:szCs w:val="24"/>
                </w:rPr>
                <w:delText>结束</w:delText>
              </w:r>
              <w:r w:rsidRPr="00FE2B16" w:rsidDel="0086316A">
                <w:rPr>
                  <w:rFonts w:ascii="Arial" w:eastAsia="宋体" w:hAnsi="Arial" w:cs="Arial"/>
                  <w:sz w:val="24"/>
                </w:rPr>
                <w:delText>时间</w:delText>
              </w:r>
              <w:r w:rsidRPr="00FE2B16" w:rsidDel="0086316A">
                <w:rPr>
                  <w:rFonts w:ascii="Arial" w:eastAsia="宋体" w:hAnsi="Arial" w:cs="Arial"/>
                  <w:sz w:val="24"/>
                </w:rPr>
                <w:delText>(</w:delText>
              </w:r>
              <w:r w:rsidRPr="00FE2B16" w:rsidDel="0086316A">
                <w:rPr>
                  <w:rFonts w:ascii="Arial" w:eastAsia="宋体" w:hAnsi="Arial" w:cs="Arial"/>
                  <w:sz w:val="24"/>
                </w:rPr>
                <w:delText>年</w:delText>
              </w:r>
              <w:r w:rsidRPr="00FE2B16" w:rsidDel="0086316A">
                <w:rPr>
                  <w:rFonts w:ascii="Arial" w:eastAsia="宋体" w:hAnsi="Arial" w:cs="Arial"/>
                  <w:sz w:val="24"/>
                </w:rPr>
                <w:delText>)</w:delText>
              </w:r>
              <w:r w:rsidRPr="00FE2B16" w:rsidDel="0086316A">
                <w:rPr>
                  <w:rFonts w:ascii="Arial" w:eastAsia="宋体" w:hAnsi="Arial" w:cs="Arial"/>
                  <w:sz w:val="24"/>
                  <w:szCs w:val="24"/>
                </w:rPr>
                <w:delText>；</w:delText>
              </w:r>
              <w:bookmarkStart w:id="3439" w:name="_Toc137217580"/>
              <w:bookmarkEnd w:id="3439"/>
            </w:del>
          </w:p>
          <w:p w14:paraId="12B71C33" w14:textId="267135D3" w:rsidR="008437DC" w:rsidRPr="00FE2B16" w:rsidDel="0086316A" w:rsidRDefault="008437DC" w:rsidP="008437DC">
            <w:pPr>
              <w:pStyle w:val="af7"/>
              <w:jc w:val="both"/>
              <w:rPr>
                <w:del w:id="3440" w:author="Microsoft Office User" w:date="2023-06-09T14:25:00Z"/>
                <w:rFonts w:ascii="Arial" w:eastAsia="宋体" w:hAnsi="Arial" w:cs="Arial"/>
                <w:sz w:val="24"/>
                <w:szCs w:val="24"/>
              </w:rPr>
            </w:pPr>
            <w:del w:id="3441" w:author="Microsoft Office User" w:date="2023-06-09T14:25:00Z">
              <w:r w:rsidRPr="00FE2B16" w:rsidDel="0086316A">
                <w:rPr>
                  <w:rFonts w:ascii="Arial" w:eastAsia="宋体" w:hAnsi="Arial" w:cs="Arial"/>
                  <w:sz w:val="24"/>
                  <w:szCs w:val="24"/>
                </w:rPr>
                <w:delText>第</w:delText>
              </w:r>
              <w:r w:rsidDel="0086316A">
                <w:rPr>
                  <w:rFonts w:ascii="Arial" w:eastAsia="宋体" w:hAnsi="Arial" w:cs="Arial"/>
                  <w:sz w:val="24"/>
                  <w:szCs w:val="24"/>
                </w:rPr>
                <w:delText>13</w:delText>
              </w:r>
              <w:r w:rsidRPr="00FE2B16" w:rsidDel="0086316A">
                <w:rPr>
                  <w:rFonts w:ascii="Arial" w:eastAsia="宋体" w:hAnsi="Arial" w:cs="Arial"/>
                  <w:sz w:val="24"/>
                  <w:szCs w:val="24"/>
                </w:rPr>
                <w:delText>字节：</w:delText>
              </w:r>
              <w:r w:rsidDel="0086316A">
                <w:rPr>
                  <w:rFonts w:ascii="Arial" w:eastAsia="宋体" w:hAnsi="Arial" w:cs="Arial" w:hint="eastAsia"/>
                  <w:sz w:val="24"/>
                  <w:szCs w:val="24"/>
                </w:rPr>
                <w:delText>结束</w:delText>
              </w:r>
              <w:r w:rsidRPr="00FE2B16" w:rsidDel="0086316A">
                <w:rPr>
                  <w:rFonts w:ascii="Arial" w:eastAsia="宋体" w:hAnsi="Arial" w:cs="Arial"/>
                  <w:sz w:val="24"/>
                </w:rPr>
                <w:delText>时间</w:delText>
              </w:r>
              <w:r w:rsidRPr="00FE2B16" w:rsidDel="0086316A">
                <w:rPr>
                  <w:rFonts w:ascii="Arial" w:eastAsia="宋体" w:hAnsi="Arial" w:cs="Arial"/>
                  <w:sz w:val="24"/>
                </w:rPr>
                <w:delText>(</w:delText>
              </w:r>
              <w:r w:rsidRPr="00FE2B16" w:rsidDel="0086316A">
                <w:rPr>
                  <w:rFonts w:ascii="Arial" w:eastAsia="宋体" w:hAnsi="Arial" w:cs="Arial" w:hint="eastAsia"/>
                  <w:sz w:val="24"/>
                </w:rPr>
                <w:delText>月</w:delText>
              </w:r>
              <w:r w:rsidRPr="00FE2B16" w:rsidDel="0086316A">
                <w:rPr>
                  <w:rFonts w:ascii="Arial" w:eastAsia="宋体" w:hAnsi="Arial" w:cs="Arial"/>
                  <w:sz w:val="24"/>
                </w:rPr>
                <w:delText>)</w:delText>
              </w:r>
              <w:r w:rsidRPr="00FE2B16" w:rsidDel="0086316A">
                <w:rPr>
                  <w:rFonts w:ascii="Arial" w:eastAsia="宋体" w:hAnsi="Arial" w:cs="Arial"/>
                  <w:sz w:val="24"/>
                  <w:szCs w:val="24"/>
                </w:rPr>
                <w:delText>；</w:delText>
              </w:r>
              <w:bookmarkStart w:id="3442" w:name="_Toc137217581"/>
              <w:bookmarkEnd w:id="3442"/>
            </w:del>
          </w:p>
          <w:p w14:paraId="15C18727" w14:textId="38F02C0D" w:rsidR="008437DC" w:rsidRPr="00FE2B16" w:rsidDel="0086316A" w:rsidRDefault="008437DC" w:rsidP="008437DC">
            <w:pPr>
              <w:pStyle w:val="af7"/>
              <w:jc w:val="both"/>
              <w:rPr>
                <w:del w:id="3443" w:author="Microsoft Office User" w:date="2023-06-09T14:25:00Z"/>
                <w:rFonts w:ascii="Arial" w:eastAsia="宋体" w:hAnsi="Arial" w:cs="Arial"/>
                <w:sz w:val="24"/>
                <w:szCs w:val="24"/>
              </w:rPr>
            </w:pPr>
            <w:del w:id="3444" w:author="Microsoft Office User" w:date="2023-06-09T14:25:00Z">
              <w:r w:rsidRPr="00FE2B16" w:rsidDel="0086316A">
                <w:rPr>
                  <w:rFonts w:ascii="Arial" w:eastAsia="宋体" w:hAnsi="Arial" w:cs="Arial"/>
                  <w:sz w:val="24"/>
                  <w:szCs w:val="24"/>
                </w:rPr>
                <w:delText>第</w:delText>
              </w:r>
              <w:r w:rsidDel="0086316A">
                <w:rPr>
                  <w:rFonts w:ascii="Arial" w:eastAsia="宋体" w:hAnsi="Arial" w:cs="Arial"/>
                  <w:sz w:val="24"/>
                  <w:szCs w:val="24"/>
                </w:rPr>
                <w:delText>14</w:delText>
              </w:r>
              <w:r w:rsidRPr="00FE2B16" w:rsidDel="0086316A">
                <w:rPr>
                  <w:rFonts w:ascii="Arial" w:eastAsia="宋体" w:hAnsi="Arial" w:cs="Arial"/>
                  <w:sz w:val="24"/>
                  <w:szCs w:val="24"/>
                </w:rPr>
                <w:delText>字节：</w:delText>
              </w:r>
              <w:r w:rsidDel="0086316A">
                <w:rPr>
                  <w:rFonts w:ascii="Arial" w:eastAsia="宋体" w:hAnsi="Arial" w:cs="Arial" w:hint="eastAsia"/>
                  <w:sz w:val="24"/>
                  <w:szCs w:val="24"/>
                </w:rPr>
                <w:delText>结束</w:delText>
              </w:r>
              <w:r w:rsidRPr="00FE2B16" w:rsidDel="0086316A">
                <w:rPr>
                  <w:rFonts w:ascii="Arial" w:eastAsia="宋体" w:hAnsi="Arial" w:cs="Arial"/>
                  <w:sz w:val="24"/>
                </w:rPr>
                <w:delText>时间</w:delText>
              </w:r>
              <w:r w:rsidRPr="00FE2B16" w:rsidDel="0086316A">
                <w:rPr>
                  <w:rFonts w:ascii="Arial" w:eastAsia="宋体" w:hAnsi="Arial" w:cs="Arial"/>
                  <w:sz w:val="24"/>
                </w:rPr>
                <w:delText>(</w:delText>
              </w:r>
              <w:r w:rsidDel="0086316A">
                <w:rPr>
                  <w:rFonts w:ascii="Arial" w:eastAsia="宋体" w:hAnsi="Arial" w:cs="Arial" w:hint="eastAsia"/>
                  <w:sz w:val="24"/>
                </w:rPr>
                <w:delText>日</w:delText>
              </w:r>
              <w:r w:rsidRPr="00FE2B16" w:rsidDel="0086316A">
                <w:rPr>
                  <w:rFonts w:ascii="Arial" w:eastAsia="宋体" w:hAnsi="Arial" w:cs="Arial"/>
                  <w:sz w:val="24"/>
                </w:rPr>
                <w:delText>)</w:delText>
              </w:r>
              <w:r w:rsidRPr="00FE2B16" w:rsidDel="0086316A">
                <w:rPr>
                  <w:rFonts w:ascii="Arial" w:eastAsia="宋体" w:hAnsi="Arial" w:cs="Arial"/>
                  <w:sz w:val="24"/>
                  <w:szCs w:val="24"/>
                </w:rPr>
                <w:delText>；</w:delText>
              </w:r>
              <w:bookmarkStart w:id="3445" w:name="_Toc137217582"/>
              <w:bookmarkEnd w:id="3445"/>
            </w:del>
          </w:p>
          <w:p w14:paraId="3C6AA69B" w14:textId="5C783899" w:rsidR="008437DC" w:rsidRPr="00FE2B16" w:rsidDel="0086316A" w:rsidRDefault="008437DC" w:rsidP="008437DC">
            <w:pPr>
              <w:pStyle w:val="af7"/>
              <w:jc w:val="both"/>
              <w:rPr>
                <w:del w:id="3446" w:author="Microsoft Office User" w:date="2023-06-09T14:25:00Z"/>
                <w:rFonts w:ascii="Arial" w:eastAsia="宋体" w:hAnsi="Arial" w:cs="Arial"/>
                <w:sz w:val="24"/>
                <w:szCs w:val="24"/>
              </w:rPr>
            </w:pPr>
            <w:del w:id="3447" w:author="Microsoft Office User" w:date="2023-06-09T14:25:00Z">
              <w:r w:rsidRPr="00FE2B16" w:rsidDel="0086316A">
                <w:rPr>
                  <w:rFonts w:ascii="Arial" w:eastAsia="宋体" w:hAnsi="Arial" w:cs="Arial"/>
                  <w:sz w:val="24"/>
                  <w:szCs w:val="24"/>
                </w:rPr>
                <w:delText>第</w:delText>
              </w:r>
              <w:r w:rsidDel="0086316A">
                <w:rPr>
                  <w:rFonts w:ascii="Arial" w:eastAsia="宋体" w:hAnsi="Arial" w:cs="Arial"/>
                  <w:sz w:val="24"/>
                  <w:szCs w:val="24"/>
                </w:rPr>
                <w:delText>15</w:delText>
              </w:r>
              <w:r w:rsidRPr="00FE2B16" w:rsidDel="0086316A">
                <w:rPr>
                  <w:rFonts w:ascii="Arial" w:eastAsia="宋体" w:hAnsi="Arial" w:cs="Arial"/>
                  <w:sz w:val="24"/>
                  <w:szCs w:val="24"/>
                </w:rPr>
                <w:delText>字节：</w:delText>
              </w:r>
              <w:r w:rsidDel="0086316A">
                <w:rPr>
                  <w:rFonts w:ascii="Arial" w:eastAsia="宋体" w:hAnsi="Arial" w:cs="Arial" w:hint="eastAsia"/>
                  <w:sz w:val="24"/>
                  <w:szCs w:val="24"/>
                </w:rPr>
                <w:delText>结束</w:delText>
              </w:r>
              <w:r w:rsidRPr="00FE2B16" w:rsidDel="0086316A">
                <w:rPr>
                  <w:rFonts w:ascii="Arial" w:eastAsia="宋体" w:hAnsi="Arial" w:cs="Arial"/>
                  <w:sz w:val="24"/>
                </w:rPr>
                <w:delText>时间</w:delText>
              </w:r>
              <w:r w:rsidRPr="00FE2B16" w:rsidDel="0086316A">
                <w:rPr>
                  <w:rFonts w:ascii="Arial" w:eastAsia="宋体" w:hAnsi="Arial" w:cs="Arial"/>
                  <w:sz w:val="24"/>
                </w:rPr>
                <w:delText>(</w:delText>
              </w:r>
              <w:r w:rsidDel="0086316A">
                <w:rPr>
                  <w:rFonts w:ascii="Arial" w:eastAsia="宋体" w:hAnsi="Arial" w:cs="Arial" w:hint="eastAsia"/>
                  <w:sz w:val="24"/>
                </w:rPr>
                <w:delText>时</w:delText>
              </w:r>
              <w:r w:rsidRPr="00FE2B16" w:rsidDel="0086316A">
                <w:rPr>
                  <w:rFonts w:ascii="Arial" w:eastAsia="宋体" w:hAnsi="Arial" w:cs="Arial"/>
                  <w:sz w:val="24"/>
                </w:rPr>
                <w:delText>)</w:delText>
              </w:r>
              <w:r w:rsidRPr="00FE2B16" w:rsidDel="0086316A">
                <w:rPr>
                  <w:rFonts w:ascii="Arial" w:eastAsia="宋体" w:hAnsi="Arial" w:cs="Arial"/>
                  <w:sz w:val="24"/>
                  <w:szCs w:val="24"/>
                </w:rPr>
                <w:delText>；</w:delText>
              </w:r>
              <w:bookmarkStart w:id="3448" w:name="_Toc137217583"/>
              <w:bookmarkEnd w:id="3448"/>
            </w:del>
          </w:p>
          <w:p w14:paraId="62864E11" w14:textId="512F0E23" w:rsidR="008437DC" w:rsidRPr="00FE2B16" w:rsidDel="0086316A" w:rsidRDefault="008437DC" w:rsidP="008437DC">
            <w:pPr>
              <w:pStyle w:val="af7"/>
              <w:jc w:val="both"/>
              <w:rPr>
                <w:del w:id="3449" w:author="Microsoft Office User" w:date="2023-06-09T14:25:00Z"/>
                <w:rFonts w:ascii="Arial" w:eastAsia="宋体" w:hAnsi="Arial" w:cs="Arial"/>
                <w:sz w:val="24"/>
                <w:szCs w:val="24"/>
              </w:rPr>
            </w:pPr>
            <w:del w:id="3450" w:author="Microsoft Office User" w:date="2023-06-09T14:25:00Z">
              <w:r w:rsidRPr="00FE2B16" w:rsidDel="0086316A">
                <w:rPr>
                  <w:rFonts w:ascii="Arial" w:eastAsia="宋体" w:hAnsi="Arial" w:cs="Arial"/>
                  <w:sz w:val="24"/>
                  <w:szCs w:val="24"/>
                </w:rPr>
                <w:delText>第</w:delText>
              </w:r>
              <w:r w:rsidDel="0086316A">
                <w:rPr>
                  <w:rFonts w:ascii="Arial" w:eastAsia="宋体" w:hAnsi="Arial" w:cs="Arial"/>
                  <w:sz w:val="24"/>
                  <w:szCs w:val="24"/>
                </w:rPr>
                <w:delText>16</w:delText>
              </w:r>
              <w:r w:rsidRPr="00FE2B16" w:rsidDel="0086316A">
                <w:rPr>
                  <w:rFonts w:ascii="Arial" w:eastAsia="宋体" w:hAnsi="Arial" w:cs="Arial"/>
                  <w:sz w:val="24"/>
                  <w:szCs w:val="24"/>
                </w:rPr>
                <w:delText>字节：</w:delText>
              </w:r>
              <w:r w:rsidDel="0086316A">
                <w:rPr>
                  <w:rFonts w:ascii="Arial" w:eastAsia="宋体" w:hAnsi="Arial" w:cs="Arial" w:hint="eastAsia"/>
                  <w:sz w:val="24"/>
                  <w:szCs w:val="24"/>
                </w:rPr>
                <w:delText>结束</w:delText>
              </w:r>
              <w:r w:rsidRPr="00FE2B16" w:rsidDel="0086316A">
                <w:rPr>
                  <w:rFonts w:ascii="Arial" w:eastAsia="宋体" w:hAnsi="Arial" w:cs="Arial"/>
                  <w:sz w:val="24"/>
                </w:rPr>
                <w:delText>时间</w:delText>
              </w:r>
              <w:r w:rsidRPr="00FE2B16" w:rsidDel="0086316A">
                <w:rPr>
                  <w:rFonts w:ascii="Arial" w:eastAsia="宋体" w:hAnsi="Arial" w:cs="Arial"/>
                  <w:sz w:val="24"/>
                </w:rPr>
                <w:delText>(</w:delText>
              </w:r>
              <w:r w:rsidDel="0086316A">
                <w:rPr>
                  <w:rFonts w:ascii="Arial" w:eastAsia="宋体" w:hAnsi="Arial" w:cs="Arial" w:hint="eastAsia"/>
                  <w:sz w:val="24"/>
                </w:rPr>
                <w:delText>分</w:delText>
              </w:r>
              <w:r w:rsidRPr="00FE2B16" w:rsidDel="0086316A">
                <w:rPr>
                  <w:rFonts w:ascii="Arial" w:eastAsia="宋体" w:hAnsi="Arial" w:cs="Arial"/>
                  <w:sz w:val="24"/>
                </w:rPr>
                <w:delText>)</w:delText>
              </w:r>
              <w:r w:rsidRPr="00FE2B16" w:rsidDel="0086316A">
                <w:rPr>
                  <w:rFonts w:ascii="Arial" w:eastAsia="宋体" w:hAnsi="Arial" w:cs="Arial"/>
                  <w:sz w:val="24"/>
                  <w:szCs w:val="24"/>
                </w:rPr>
                <w:delText>；</w:delText>
              </w:r>
              <w:bookmarkStart w:id="3451" w:name="_Toc137217584"/>
              <w:bookmarkEnd w:id="3451"/>
            </w:del>
          </w:p>
          <w:p w14:paraId="556DC023" w14:textId="3B2768FA" w:rsidR="008437DC" w:rsidRPr="00FE2B16" w:rsidDel="0086316A" w:rsidRDefault="008437DC" w:rsidP="008437DC">
            <w:pPr>
              <w:pStyle w:val="af7"/>
              <w:jc w:val="both"/>
              <w:rPr>
                <w:del w:id="3452" w:author="Microsoft Office User" w:date="2023-06-09T14:25:00Z"/>
                <w:rFonts w:ascii="Arial" w:eastAsia="宋体" w:hAnsi="Arial" w:cs="Arial"/>
                <w:sz w:val="24"/>
                <w:szCs w:val="24"/>
              </w:rPr>
            </w:pPr>
            <w:del w:id="3453" w:author="Microsoft Office User" w:date="2023-06-09T14:25:00Z">
              <w:r w:rsidRPr="00FE2B16" w:rsidDel="0086316A">
                <w:rPr>
                  <w:rFonts w:ascii="Arial" w:eastAsia="宋体" w:hAnsi="Arial" w:cs="Arial"/>
                  <w:sz w:val="24"/>
                  <w:szCs w:val="24"/>
                </w:rPr>
                <w:delText>第</w:delText>
              </w:r>
              <w:r w:rsidDel="0086316A">
                <w:rPr>
                  <w:rFonts w:ascii="Arial" w:eastAsia="宋体" w:hAnsi="Arial" w:cs="Arial"/>
                  <w:sz w:val="24"/>
                  <w:szCs w:val="24"/>
                </w:rPr>
                <w:delText>17</w:delText>
              </w:r>
              <w:r w:rsidRPr="00FE2B16" w:rsidDel="0086316A">
                <w:rPr>
                  <w:rFonts w:ascii="Arial" w:eastAsia="宋体" w:hAnsi="Arial" w:cs="Arial"/>
                  <w:sz w:val="24"/>
                  <w:szCs w:val="24"/>
                </w:rPr>
                <w:delText>字节：</w:delText>
              </w:r>
              <w:r w:rsidDel="0086316A">
                <w:rPr>
                  <w:rFonts w:ascii="Arial" w:eastAsia="宋体" w:hAnsi="Arial" w:cs="Arial" w:hint="eastAsia"/>
                  <w:sz w:val="24"/>
                  <w:szCs w:val="24"/>
                </w:rPr>
                <w:delText>结束</w:delText>
              </w:r>
              <w:r w:rsidRPr="00FE2B16" w:rsidDel="0086316A">
                <w:rPr>
                  <w:rFonts w:ascii="Arial" w:eastAsia="宋体" w:hAnsi="Arial" w:cs="Arial"/>
                  <w:sz w:val="24"/>
                </w:rPr>
                <w:delText>时间</w:delText>
              </w:r>
              <w:r w:rsidRPr="00FE2B16" w:rsidDel="0086316A">
                <w:rPr>
                  <w:rFonts w:ascii="Arial" w:eastAsia="宋体" w:hAnsi="Arial" w:cs="Arial"/>
                  <w:sz w:val="24"/>
                </w:rPr>
                <w:delText>(</w:delText>
              </w:r>
              <w:r w:rsidDel="0086316A">
                <w:rPr>
                  <w:rFonts w:ascii="Arial" w:eastAsia="宋体" w:hAnsi="Arial" w:cs="Arial" w:hint="eastAsia"/>
                  <w:sz w:val="24"/>
                </w:rPr>
                <w:delText>秒</w:delText>
              </w:r>
              <w:r w:rsidRPr="00FE2B16" w:rsidDel="0086316A">
                <w:rPr>
                  <w:rFonts w:ascii="Arial" w:eastAsia="宋体" w:hAnsi="Arial" w:cs="Arial"/>
                  <w:sz w:val="24"/>
                </w:rPr>
                <w:delText>)</w:delText>
              </w:r>
              <w:r w:rsidRPr="00FE2B16" w:rsidDel="0086316A">
                <w:rPr>
                  <w:rFonts w:ascii="Arial" w:eastAsia="宋体" w:hAnsi="Arial" w:cs="Arial"/>
                  <w:sz w:val="24"/>
                  <w:szCs w:val="24"/>
                </w:rPr>
                <w:delText>；</w:delText>
              </w:r>
              <w:bookmarkStart w:id="3454" w:name="_Toc137217585"/>
              <w:bookmarkEnd w:id="3454"/>
            </w:del>
          </w:p>
          <w:p w14:paraId="6E70D002" w14:textId="3C7CD46F" w:rsidR="008437DC" w:rsidRPr="00FE2B16" w:rsidDel="0086316A" w:rsidRDefault="008437DC" w:rsidP="008437DC">
            <w:pPr>
              <w:pStyle w:val="af7"/>
              <w:jc w:val="both"/>
              <w:rPr>
                <w:del w:id="3455" w:author="Microsoft Office User" w:date="2023-06-09T14:25:00Z"/>
                <w:rFonts w:ascii="Arial" w:eastAsia="宋体" w:hAnsi="Arial" w:cs="Arial"/>
                <w:sz w:val="24"/>
                <w:szCs w:val="24"/>
              </w:rPr>
            </w:pPr>
            <w:del w:id="3456" w:author="Microsoft Office User" w:date="2023-06-09T14:25:00Z">
              <w:r w:rsidRPr="00FE2B16" w:rsidDel="0086316A">
                <w:rPr>
                  <w:rFonts w:ascii="Arial" w:eastAsia="宋体" w:hAnsi="Arial" w:cs="Arial"/>
                  <w:sz w:val="24"/>
                  <w:szCs w:val="24"/>
                </w:rPr>
                <w:delText>第</w:delText>
              </w:r>
              <w:r w:rsidRPr="00FE2B16" w:rsidDel="0086316A">
                <w:rPr>
                  <w:rFonts w:ascii="Arial" w:eastAsia="宋体" w:hAnsi="Arial" w:cs="Arial"/>
                  <w:sz w:val="24"/>
                  <w:szCs w:val="24"/>
                </w:rPr>
                <w:delText>1</w:delText>
              </w:r>
              <w:r w:rsidDel="0086316A">
                <w:rPr>
                  <w:rFonts w:ascii="Arial" w:eastAsia="宋体" w:hAnsi="Arial" w:cs="Arial"/>
                  <w:sz w:val="24"/>
                  <w:szCs w:val="24"/>
                </w:rPr>
                <w:delText>8</w:delText>
              </w:r>
              <w:r w:rsidRPr="00FE2B16" w:rsidDel="0086316A">
                <w:rPr>
                  <w:rFonts w:ascii="Arial" w:eastAsia="宋体" w:hAnsi="Arial" w:cs="Arial"/>
                  <w:sz w:val="24"/>
                  <w:szCs w:val="24"/>
                </w:rPr>
                <w:delText>-</w:delText>
              </w:r>
              <w:r w:rsidDel="0086316A">
                <w:rPr>
                  <w:rFonts w:ascii="Arial" w:eastAsia="宋体" w:hAnsi="Arial" w:cs="Arial"/>
                  <w:sz w:val="24"/>
                  <w:szCs w:val="24"/>
                </w:rPr>
                <w:delText>19</w:delText>
              </w:r>
              <w:r w:rsidRPr="00FE2B16" w:rsidDel="0086316A">
                <w:rPr>
                  <w:rFonts w:ascii="Arial" w:eastAsia="宋体" w:hAnsi="Arial" w:cs="Arial"/>
                  <w:sz w:val="24"/>
                  <w:szCs w:val="24"/>
                </w:rPr>
                <w:delText>字节：</w:delText>
              </w:r>
              <w:r w:rsidRPr="00FE2B16" w:rsidDel="0086316A">
                <w:rPr>
                  <w:rFonts w:ascii="Arial" w:eastAsia="宋体" w:hAnsi="Arial" w:cs="Arial"/>
                  <w:sz w:val="24"/>
                </w:rPr>
                <w:delText>中心频率</w:delText>
              </w:r>
              <w:r w:rsidRPr="00FE2B16" w:rsidDel="0086316A">
                <w:rPr>
                  <w:rFonts w:ascii="Arial" w:eastAsia="宋体" w:hAnsi="Arial" w:cs="Arial"/>
                  <w:sz w:val="24"/>
                  <w:szCs w:val="24"/>
                </w:rPr>
                <w:delText>；</w:delText>
              </w:r>
              <w:bookmarkStart w:id="3457" w:name="_Toc137217586"/>
              <w:bookmarkEnd w:id="3457"/>
            </w:del>
          </w:p>
          <w:p w14:paraId="15AB0488" w14:textId="448C83A5" w:rsidR="008437DC" w:rsidRPr="004A01EE" w:rsidDel="0086316A" w:rsidRDefault="008437DC" w:rsidP="008437DC">
            <w:pPr>
              <w:rPr>
                <w:del w:id="3458" w:author="Microsoft Office User" w:date="2023-06-09T14:25:00Z"/>
                <w:rFonts w:ascii="Arial" w:hAnsi="Arial" w:cs="Arial"/>
                <w:szCs w:val="24"/>
              </w:rPr>
            </w:pPr>
            <w:del w:id="3459" w:author="Microsoft Office User" w:date="2023-06-09T14:25:00Z">
              <w:r w:rsidRPr="00FE2B16" w:rsidDel="0086316A">
                <w:rPr>
                  <w:rFonts w:ascii="Arial" w:hAnsi="Arial" w:cs="Arial"/>
                  <w:szCs w:val="24"/>
                </w:rPr>
                <w:delText>第</w:delText>
              </w:r>
              <w:r w:rsidDel="0086316A">
                <w:rPr>
                  <w:rFonts w:ascii="Arial" w:hAnsi="Arial" w:cs="Arial"/>
                  <w:szCs w:val="24"/>
                </w:rPr>
                <w:delText>20</w:delText>
              </w:r>
              <w:r w:rsidRPr="00FE2B16" w:rsidDel="0086316A">
                <w:rPr>
                  <w:rFonts w:ascii="Arial" w:hAnsi="Arial" w:cs="Arial"/>
                  <w:szCs w:val="24"/>
                </w:rPr>
                <w:delText>-</w:delText>
              </w:r>
              <w:r w:rsidDel="0086316A">
                <w:rPr>
                  <w:rFonts w:ascii="Arial" w:hAnsi="Arial" w:cs="Arial"/>
                  <w:szCs w:val="24"/>
                </w:rPr>
                <w:delText>21</w:delText>
              </w:r>
              <w:r w:rsidRPr="00FE2B16" w:rsidDel="0086316A">
                <w:rPr>
                  <w:rFonts w:ascii="Arial" w:hAnsi="Arial" w:cs="Arial"/>
                  <w:szCs w:val="24"/>
                </w:rPr>
                <w:delText>字节：</w:delText>
              </w:r>
              <w:r w:rsidRPr="00FE2B16" w:rsidDel="0086316A">
                <w:rPr>
                  <w:rFonts w:ascii="Arial" w:hAnsi="Arial" w:cs="Arial"/>
                </w:rPr>
                <w:delText>带宽</w:delText>
              </w:r>
              <w:r w:rsidRPr="00FE2B16" w:rsidDel="0086316A">
                <w:rPr>
                  <w:rFonts w:ascii="Arial" w:hAnsi="Arial" w:cs="Arial"/>
                  <w:szCs w:val="24"/>
                </w:rPr>
                <w:delText>；</w:delText>
              </w:r>
              <w:bookmarkStart w:id="3460" w:name="_Toc137217587"/>
              <w:bookmarkEnd w:id="3460"/>
            </w:del>
          </w:p>
        </w:tc>
        <w:bookmarkStart w:id="3461" w:name="_Toc137217588"/>
        <w:bookmarkEnd w:id="3461"/>
      </w:tr>
    </w:tbl>
    <w:p w14:paraId="0296E47A" w14:textId="7D9C5F2E" w:rsidR="0086316A" w:rsidRPr="00433952" w:rsidRDefault="0086316A" w:rsidP="0086316A">
      <w:pPr>
        <w:pStyle w:val="20"/>
        <w:numPr>
          <w:ilvl w:val="1"/>
          <w:numId w:val="3"/>
        </w:numPr>
        <w:spacing w:before="120" w:after="0" w:line="360" w:lineRule="auto"/>
        <w:rPr>
          <w:ins w:id="3462" w:author="Microsoft Office User" w:date="2023-06-09T14:18:00Z"/>
          <w:rFonts w:ascii="Arial" w:eastAsia="黑体" w:hAnsi="Arial" w:cs="Arial"/>
          <w:color w:val="000000" w:themeColor="text1"/>
          <w:sz w:val="24"/>
        </w:rPr>
      </w:pPr>
      <w:bookmarkStart w:id="3463" w:name="_Toc137217589"/>
      <w:ins w:id="3464" w:author="Microsoft Office User" w:date="2023-06-09T14:18:00Z">
        <w:r w:rsidRPr="00A52A69">
          <w:rPr>
            <w:rFonts w:ascii="Arial" w:eastAsia="黑体" w:hAnsi="Arial" w:cs="Arial" w:hint="eastAsia"/>
            <w:color w:val="000000" w:themeColor="text1"/>
            <w:sz w:val="24"/>
            <w:szCs w:val="24"/>
          </w:rPr>
          <w:t>潜标</w:t>
        </w:r>
      </w:ins>
      <w:ins w:id="3465" w:author="Microsoft Office User" w:date="2023-06-09T14:19:00Z">
        <w:r>
          <w:rPr>
            <w:rFonts w:ascii="Arial" w:eastAsia="黑体" w:hAnsi="Arial" w:cs="Arial" w:hint="eastAsia"/>
            <w:color w:val="000000" w:themeColor="text1"/>
            <w:sz w:val="24"/>
            <w:szCs w:val="24"/>
          </w:rPr>
          <w:t>水通机板</w:t>
        </w:r>
      </w:ins>
      <w:ins w:id="3466" w:author="Microsoft Office User" w:date="2023-06-09T14:18:00Z">
        <w:r w:rsidRPr="00A52A69">
          <w:rPr>
            <w:rFonts w:ascii="Arial" w:eastAsia="黑体" w:hAnsi="Arial" w:cs="Arial" w:hint="eastAsia"/>
            <w:color w:val="000000" w:themeColor="text1"/>
            <w:sz w:val="24"/>
            <w:szCs w:val="24"/>
          </w:rPr>
          <w:t>与潜标</w:t>
        </w:r>
      </w:ins>
      <w:ins w:id="3467" w:author="Microsoft Office User" w:date="2023-06-09T14:19:00Z">
        <w:r>
          <w:rPr>
            <w:rFonts w:ascii="Arial" w:eastAsia="黑体" w:hAnsi="Arial" w:cs="Arial" w:hint="eastAsia"/>
            <w:color w:val="000000" w:themeColor="text1"/>
            <w:sz w:val="24"/>
            <w:szCs w:val="24"/>
          </w:rPr>
          <w:t>数据采集存储</w:t>
        </w:r>
      </w:ins>
      <w:ins w:id="3468" w:author="Microsoft Office User" w:date="2023-06-09T14:18:00Z">
        <w:r w:rsidRPr="00A52A69">
          <w:rPr>
            <w:rFonts w:ascii="Arial" w:eastAsia="黑体" w:hAnsi="Arial" w:cs="Arial" w:hint="eastAsia"/>
            <w:color w:val="000000" w:themeColor="text1"/>
            <w:sz w:val="24"/>
            <w:szCs w:val="24"/>
          </w:rPr>
          <w:t>板的串口通信</w:t>
        </w:r>
        <w:bookmarkEnd w:id="3463"/>
      </w:ins>
    </w:p>
    <w:p w14:paraId="71C7E034" w14:textId="33787A0E" w:rsidR="0086316A" w:rsidRDefault="0086316A" w:rsidP="0086316A">
      <w:pPr>
        <w:spacing w:line="360" w:lineRule="auto"/>
        <w:ind w:firstLine="420"/>
        <w:rPr>
          <w:ins w:id="3469" w:author="Microsoft Office User" w:date="2023-06-09T14:18:00Z"/>
          <w:rFonts w:ascii="Arial" w:hAnsi="Arial" w:cs="Arial"/>
          <w:color w:val="000000" w:themeColor="text1"/>
          <w:szCs w:val="21"/>
        </w:rPr>
      </w:pPr>
      <w:ins w:id="3470" w:author="Microsoft Office User" w:date="2023-06-09T14:18:00Z">
        <w:r w:rsidRPr="00A52A69">
          <w:rPr>
            <w:rFonts w:ascii="Arial" w:hAnsi="Arial" w:cs="Arial" w:hint="eastAsia"/>
            <w:color w:val="000000" w:themeColor="text1"/>
            <w:szCs w:val="21"/>
          </w:rPr>
          <w:t>潜标</w:t>
        </w:r>
      </w:ins>
      <w:ins w:id="3471" w:author="Microsoft Office User" w:date="2023-06-09T14:19:00Z">
        <w:r>
          <w:rPr>
            <w:rFonts w:ascii="Arial" w:hAnsi="Arial" w:cs="Arial" w:hint="eastAsia"/>
            <w:color w:val="000000" w:themeColor="text1"/>
            <w:szCs w:val="21"/>
          </w:rPr>
          <w:t>水通机</w:t>
        </w:r>
      </w:ins>
      <w:ins w:id="3472" w:author="Microsoft Office User" w:date="2023-06-09T14:18:00Z">
        <w:r>
          <w:rPr>
            <w:rFonts w:ascii="Arial" w:hAnsi="Arial" w:cs="Arial" w:hint="eastAsia"/>
            <w:color w:val="000000" w:themeColor="text1"/>
            <w:szCs w:val="21"/>
          </w:rPr>
          <w:t>板</w:t>
        </w:r>
        <w:r w:rsidRPr="00A52A69">
          <w:rPr>
            <w:rFonts w:ascii="Arial" w:hAnsi="Arial" w:cs="Arial" w:hint="eastAsia"/>
            <w:color w:val="000000" w:themeColor="text1"/>
            <w:szCs w:val="21"/>
          </w:rPr>
          <w:t>与潜标</w:t>
        </w:r>
      </w:ins>
      <w:ins w:id="3473" w:author="Microsoft Office User" w:date="2023-06-09T14:19:00Z">
        <w:r>
          <w:rPr>
            <w:rFonts w:ascii="Arial" w:hAnsi="Arial" w:cs="Arial" w:hint="eastAsia"/>
            <w:color w:val="000000" w:themeColor="text1"/>
            <w:szCs w:val="21"/>
          </w:rPr>
          <w:t>数据采集存储</w:t>
        </w:r>
      </w:ins>
      <w:ins w:id="3474" w:author="Microsoft Office User" w:date="2023-06-09T14:18:00Z">
        <w:r w:rsidRPr="00A52A69">
          <w:rPr>
            <w:rFonts w:ascii="Arial" w:hAnsi="Arial" w:cs="Arial" w:hint="eastAsia"/>
            <w:color w:val="000000" w:themeColor="text1"/>
            <w:szCs w:val="21"/>
          </w:rPr>
          <w:t>板</w:t>
        </w:r>
        <w:r w:rsidRPr="00A52A69">
          <w:rPr>
            <w:rFonts w:ascii="Arial" w:hAnsi="Arial" w:cs="Arial"/>
            <w:color w:val="000000" w:themeColor="text1"/>
            <w:szCs w:val="21"/>
          </w:rPr>
          <w:t>之间</w:t>
        </w:r>
        <w:r w:rsidRPr="00A52A69">
          <w:rPr>
            <w:rFonts w:ascii="Arial" w:hAnsi="Arial" w:cs="Arial" w:hint="eastAsia"/>
            <w:color w:val="000000" w:themeColor="text1"/>
            <w:szCs w:val="21"/>
          </w:rPr>
          <w:t>通过串口</w:t>
        </w:r>
        <w:r w:rsidRPr="00C14764">
          <w:rPr>
            <w:rFonts w:ascii="Arial" w:hAnsi="Arial" w:cs="Arial"/>
            <w:szCs w:val="24"/>
          </w:rPr>
          <w:t>（</w:t>
        </w:r>
        <w:r w:rsidRPr="00C14764">
          <w:rPr>
            <w:rFonts w:ascii="Arial" w:hAnsi="Arial" w:cs="Arial" w:hint="eastAsia"/>
            <w:szCs w:val="24"/>
          </w:rPr>
          <w:t>RS232</w:t>
        </w:r>
        <w:r w:rsidRPr="00C14764">
          <w:rPr>
            <w:rFonts w:ascii="Arial" w:hAnsi="Arial" w:cs="Arial" w:hint="eastAsia"/>
            <w:szCs w:val="24"/>
          </w:rPr>
          <w:t>，</w:t>
        </w:r>
        <w:r w:rsidRPr="00C14764">
          <w:rPr>
            <w:rFonts w:ascii="Arial" w:cs="Arial" w:hint="eastAsia"/>
            <w:szCs w:val="24"/>
          </w:rPr>
          <w:t>波特率</w:t>
        </w:r>
        <w:r>
          <w:rPr>
            <w:rFonts w:ascii="Arial" w:cs="Arial"/>
            <w:szCs w:val="24"/>
          </w:rPr>
          <w:t>1152</w:t>
        </w:r>
        <w:r w:rsidRPr="00C14764">
          <w:rPr>
            <w:rFonts w:ascii="Arial" w:cs="Arial"/>
            <w:szCs w:val="24"/>
          </w:rPr>
          <w:t>00</w:t>
        </w:r>
        <w:r w:rsidRPr="00C14764">
          <w:rPr>
            <w:rFonts w:ascii="Arial" w:cs="Arial" w:hint="eastAsia"/>
            <w:szCs w:val="24"/>
          </w:rPr>
          <w:t>，数据位</w:t>
        </w:r>
        <w:r w:rsidRPr="00C14764">
          <w:rPr>
            <w:rFonts w:ascii="Arial" w:cs="Arial" w:hint="eastAsia"/>
            <w:szCs w:val="24"/>
          </w:rPr>
          <w:t>8</w:t>
        </w:r>
        <w:r w:rsidRPr="00C14764">
          <w:rPr>
            <w:rFonts w:ascii="Arial" w:cs="Arial" w:hint="eastAsia"/>
            <w:szCs w:val="24"/>
          </w:rPr>
          <w:t>，停止位</w:t>
        </w:r>
        <w:r w:rsidRPr="00C14764">
          <w:rPr>
            <w:rFonts w:ascii="Arial" w:cs="Arial" w:hint="eastAsia"/>
            <w:szCs w:val="24"/>
          </w:rPr>
          <w:t>1</w:t>
        </w:r>
        <w:r w:rsidRPr="00C14764">
          <w:rPr>
            <w:rFonts w:ascii="Arial" w:cs="Arial" w:hint="eastAsia"/>
            <w:szCs w:val="24"/>
          </w:rPr>
          <w:t>，无奇偶校验）</w:t>
        </w:r>
        <w:r w:rsidRPr="00A52A69">
          <w:rPr>
            <w:rFonts w:ascii="Arial" w:hAnsi="Arial" w:cs="Arial"/>
            <w:color w:val="000000" w:themeColor="text1"/>
            <w:szCs w:val="21"/>
          </w:rPr>
          <w:t>采用</w:t>
        </w:r>
        <w:r w:rsidRPr="00A52A69">
          <w:rPr>
            <w:rFonts w:ascii="Arial" w:hAnsi="Arial" w:cs="Arial" w:hint="eastAsia"/>
            <w:color w:val="000000" w:themeColor="text1"/>
            <w:szCs w:val="21"/>
          </w:rPr>
          <w:t>水通机协议</w:t>
        </w:r>
        <w:r w:rsidRPr="00A52A69">
          <w:rPr>
            <w:rFonts w:ascii="Arial" w:hAnsi="Arial" w:cs="Arial"/>
            <w:color w:val="000000" w:themeColor="text1"/>
            <w:szCs w:val="21"/>
          </w:rPr>
          <w:t>进行命令和状态信息传送，通信内容包括上行数据和下行数据</w:t>
        </w:r>
        <w:r w:rsidRPr="00A52A69">
          <w:rPr>
            <w:rFonts w:ascii="Arial" w:hAnsi="Arial" w:cs="Arial" w:hint="eastAsia"/>
            <w:color w:val="000000" w:themeColor="text1"/>
            <w:szCs w:val="21"/>
          </w:rPr>
          <w:t>。</w:t>
        </w:r>
      </w:ins>
    </w:p>
    <w:p w14:paraId="1BF11A77" w14:textId="77777777" w:rsidR="0086316A" w:rsidRPr="00A52A69" w:rsidRDefault="0086316A" w:rsidP="0086316A">
      <w:pPr>
        <w:pStyle w:val="30"/>
        <w:numPr>
          <w:ilvl w:val="2"/>
          <w:numId w:val="3"/>
        </w:numPr>
        <w:spacing w:beforeLines="50" w:before="156" w:after="0" w:line="360" w:lineRule="auto"/>
        <w:rPr>
          <w:ins w:id="3475" w:author="Microsoft Office User" w:date="2023-06-09T14:18:00Z"/>
          <w:rFonts w:ascii="Arial" w:eastAsia="黑体" w:hAnsi="Arial" w:cs="Arial"/>
          <w:color w:val="000000" w:themeColor="text1"/>
          <w:sz w:val="24"/>
          <w:szCs w:val="24"/>
        </w:rPr>
      </w:pPr>
      <w:bookmarkStart w:id="3476" w:name="_Toc137217590"/>
      <w:ins w:id="3477" w:author="Microsoft Office User" w:date="2023-06-09T14:18:00Z">
        <w:r w:rsidRPr="00A52A69">
          <w:rPr>
            <w:rFonts w:ascii="Arial" w:eastAsia="黑体" w:hAnsi="Arial" w:cs="Arial" w:hint="eastAsia"/>
            <w:color w:val="000000" w:themeColor="text1"/>
            <w:sz w:val="24"/>
            <w:szCs w:val="24"/>
          </w:rPr>
          <w:t>方向说明</w:t>
        </w:r>
        <w:bookmarkEnd w:id="3476"/>
      </w:ins>
    </w:p>
    <w:p w14:paraId="0B90FD1C" w14:textId="3D0A2069" w:rsidR="0086316A" w:rsidRPr="00A52A69" w:rsidRDefault="0086316A" w:rsidP="0086316A">
      <w:pPr>
        <w:spacing w:line="360" w:lineRule="auto"/>
        <w:ind w:firstLineChars="200" w:firstLine="480"/>
        <w:rPr>
          <w:ins w:id="3478" w:author="Microsoft Office User" w:date="2023-06-09T14:18:00Z"/>
          <w:rFonts w:ascii="Arial" w:hAnsi="Arial" w:cs="Arial"/>
          <w:color w:val="000000" w:themeColor="text1"/>
          <w:szCs w:val="21"/>
        </w:rPr>
      </w:pPr>
      <w:ins w:id="3479" w:author="Microsoft Office User" w:date="2023-06-09T14:18:00Z">
        <w:r w:rsidRPr="00A52A69">
          <w:rPr>
            <w:rFonts w:ascii="Arial" w:hAnsi="Arial" w:cs="Arial"/>
            <w:color w:val="000000" w:themeColor="text1"/>
            <w:szCs w:val="21"/>
          </w:rPr>
          <w:t>下行：</w:t>
        </w:r>
        <w:r w:rsidRPr="00A52A69">
          <w:rPr>
            <w:rFonts w:ascii="Arial" w:hAnsi="Arial" w:cs="Arial" w:hint="eastAsia"/>
            <w:color w:val="000000" w:themeColor="text1"/>
            <w:szCs w:val="21"/>
          </w:rPr>
          <w:t>潜标</w:t>
        </w:r>
      </w:ins>
      <w:ins w:id="3480" w:author="Microsoft Office User" w:date="2023-06-09T14:25:00Z">
        <w:r w:rsidRPr="00A52A69">
          <w:rPr>
            <w:rFonts w:ascii="Arial" w:hAnsi="Arial" w:cs="Arial" w:hint="eastAsia"/>
            <w:color w:val="000000" w:themeColor="text1"/>
            <w:szCs w:val="21"/>
          </w:rPr>
          <w:t>水通机板</w:t>
        </w:r>
      </w:ins>
      <w:ins w:id="3481" w:author="Microsoft Office User" w:date="2023-06-09T14:18:00Z">
        <w:r w:rsidRPr="00A52A69">
          <w:rPr>
            <w:rFonts w:ascii="Arial" w:hAnsi="Arial" w:cs="Arial"/>
            <w:color w:val="000000" w:themeColor="text1"/>
            <w:szCs w:val="21"/>
          </w:rPr>
          <w:t>-&gt;</w:t>
        </w:r>
        <w:r w:rsidRPr="00A52A69">
          <w:rPr>
            <w:rFonts w:ascii="Arial" w:hAnsi="Arial" w:cs="Arial" w:hint="eastAsia"/>
            <w:color w:val="000000" w:themeColor="text1"/>
            <w:szCs w:val="21"/>
          </w:rPr>
          <w:t>潜标</w:t>
        </w:r>
      </w:ins>
      <w:ins w:id="3482" w:author="Microsoft Office User" w:date="2023-06-09T14:25:00Z">
        <w:r>
          <w:rPr>
            <w:rFonts w:ascii="Arial" w:hAnsi="Arial" w:cs="Arial" w:hint="eastAsia"/>
            <w:color w:val="000000" w:themeColor="text1"/>
            <w:szCs w:val="21"/>
          </w:rPr>
          <w:t>数据采集存储</w:t>
        </w:r>
      </w:ins>
      <w:ins w:id="3483" w:author="Microsoft Office User" w:date="2023-06-09T14:18:00Z">
        <w:r w:rsidRPr="00A52A69">
          <w:rPr>
            <w:rFonts w:ascii="Arial" w:hAnsi="Arial" w:cs="Arial" w:hint="eastAsia"/>
            <w:color w:val="000000" w:themeColor="text1"/>
            <w:szCs w:val="21"/>
          </w:rPr>
          <w:t>板</w:t>
        </w:r>
      </w:ins>
    </w:p>
    <w:p w14:paraId="544ABF49" w14:textId="5D67A748" w:rsidR="0086316A" w:rsidRPr="00A52A69" w:rsidRDefault="0086316A" w:rsidP="0086316A">
      <w:pPr>
        <w:spacing w:line="360" w:lineRule="auto"/>
        <w:ind w:firstLineChars="200" w:firstLine="480"/>
        <w:rPr>
          <w:ins w:id="3484" w:author="Microsoft Office User" w:date="2023-06-09T14:18:00Z"/>
          <w:rFonts w:ascii="Arial" w:hAnsi="Arial" w:cs="Arial"/>
          <w:color w:val="000000" w:themeColor="text1"/>
          <w:szCs w:val="21"/>
        </w:rPr>
      </w:pPr>
      <w:ins w:id="3485" w:author="Microsoft Office User" w:date="2023-06-09T14:18:00Z">
        <w:r w:rsidRPr="00A52A69">
          <w:rPr>
            <w:rFonts w:ascii="Arial" w:hAnsi="Arial" w:cs="Arial"/>
            <w:color w:val="000000" w:themeColor="text1"/>
            <w:szCs w:val="21"/>
          </w:rPr>
          <w:t>上行：</w:t>
        </w:r>
        <w:r w:rsidRPr="00A52A69">
          <w:rPr>
            <w:rFonts w:ascii="Arial" w:hAnsi="Arial" w:cs="Arial" w:hint="eastAsia"/>
            <w:color w:val="000000" w:themeColor="text1"/>
            <w:szCs w:val="21"/>
          </w:rPr>
          <w:t>潜标</w:t>
        </w:r>
      </w:ins>
      <w:ins w:id="3486" w:author="Microsoft Office User" w:date="2023-06-09T14:25:00Z">
        <w:r>
          <w:rPr>
            <w:rFonts w:ascii="Arial" w:hAnsi="Arial" w:cs="Arial" w:hint="eastAsia"/>
            <w:color w:val="000000" w:themeColor="text1"/>
            <w:szCs w:val="21"/>
          </w:rPr>
          <w:t>数据采集存储</w:t>
        </w:r>
      </w:ins>
      <w:ins w:id="3487" w:author="Microsoft Office User" w:date="2023-06-09T14:18:00Z">
        <w:r w:rsidRPr="00A52A69">
          <w:rPr>
            <w:rFonts w:ascii="Arial" w:hAnsi="Arial" w:cs="Arial" w:hint="eastAsia"/>
            <w:color w:val="000000" w:themeColor="text1"/>
            <w:szCs w:val="21"/>
          </w:rPr>
          <w:t>板</w:t>
        </w:r>
        <w:r w:rsidRPr="00A52A69">
          <w:rPr>
            <w:rFonts w:ascii="Arial" w:hAnsi="Arial" w:cs="Arial"/>
            <w:color w:val="000000" w:themeColor="text1"/>
            <w:szCs w:val="21"/>
          </w:rPr>
          <w:t>-&gt;</w:t>
        </w:r>
        <w:r w:rsidRPr="00A52A69">
          <w:rPr>
            <w:rFonts w:ascii="Arial" w:hAnsi="Arial" w:cs="Arial" w:hint="eastAsia"/>
            <w:color w:val="000000" w:themeColor="text1"/>
            <w:szCs w:val="21"/>
          </w:rPr>
          <w:t>潜标</w:t>
        </w:r>
      </w:ins>
      <w:ins w:id="3488" w:author="Microsoft Office User" w:date="2023-06-09T14:25:00Z">
        <w:r>
          <w:rPr>
            <w:rFonts w:ascii="Arial" w:hAnsi="Arial" w:cs="Arial" w:hint="eastAsia"/>
            <w:color w:val="000000" w:themeColor="text1"/>
            <w:szCs w:val="21"/>
          </w:rPr>
          <w:t>水通机</w:t>
        </w:r>
      </w:ins>
      <w:ins w:id="3489" w:author="Microsoft Office User" w:date="2023-06-09T14:18:00Z">
        <w:r>
          <w:rPr>
            <w:rFonts w:ascii="Arial" w:hAnsi="Arial" w:cs="Arial" w:hint="eastAsia"/>
            <w:color w:val="000000" w:themeColor="text1"/>
            <w:szCs w:val="21"/>
          </w:rPr>
          <w:t>板</w:t>
        </w:r>
      </w:ins>
    </w:p>
    <w:p w14:paraId="5299427D" w14:textId="77777777" w:rsidR="0086316A" w:rsidRPr="00A52A69" w:rsidRDefault="0086316A" w:rsidP="0086316A">
      <w:pPr>
        <w:pStyle w:val="30"/>
        <w:numPr>
          <w:ilvl w:val="2"/>
          <w:numId w:val="3"/>
        </w:numPr>
        <w:spacing w:beforeLines="50" w:before="156" w:after="0" w:line="360" w:lineRule="auto"/>
        <w:rPr>
          <w:ins w:id="3490" w:author="Microsoft Office User" w:date="2023-06-09T14:18:00Z"/>
          <w:rFonts w:ascii="Arial" w:eastAsia="黑体" w:hAnsi="Arial" w:cs="Arial"/>
          <w:color w:val="000000" w:themeColor="text1"/>
          <w:sz w:val="24"/>
          <w:szCs w:val="24"/>
        </w:rPr>
      </w:pPr>
      <w:bookmarkStart w:id="3491" w:name="_Toc137217591"/>
      <w:ins w:id="3492" w:author="Microsoft Office User" w:date="2023-06-09T14:18:00Z">
        <w:r w:rsidRPr="00A52A69">
          <w:rPr>
            <w:rFonts w:ascii="Arial" w:eastAsia="黑体" w:hAnsi="Arial" w:cs="Arial"/>
            <w:color w:val="000000" w:themeColor="text1"/>
            <w:sz w:val="24"/>
            <w:szCs w:val="24"/>
          </w:rPr>
          <w:lastRenderedPageBreak/>
          <w:t>通信协议格式</w:t>
        </w:r>
        <w:bookmarkEnd w:id="3491"/>
      </w:ins>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96"/>
        <w:gridCol w:w="1292"/>
        <w:gridCol w:w="1292"/>
        <w:gridCol w:w="1293"/>
        <w:gridCol w:w="1292"/>
        <w:gridCol w:w="1293"/>
      </w:tblGrid>
      <w:tr w:rsidR="00C2385F" w:rsidRPr="00BB02AD" w14:paraId="76D0714D" w14:textId="77777777" w:rsidTr="0004734D">
        <w:trPr>
          <w:trHeight w:val="359"/>
          <w:jc w:val="center"/>
          <w:ins w:id="3493" w:author="Microsoft Office User" w:date="2023-06-09T15:21:00Z"/>
        </w:trPr>
        <w:tc>
          <w:tcPr>
            <w:tcW w:w="1996" w:type="dxa"/>
            <w:shd w:val="clear" w:color="auto" w:fill="D9D9D9"/>
            <w:vAlign w:val="center"/>
          </w:tcPr>
          <w:p w14:paraId="2A00611C" w14:textId="77777777" w:rsidR="00C2385F" w:rsidRPr="00BB02AD" w:rsidRDefault="00C2385F" w:rsidP="0004734D">
            <w:pPr>
              <w:jc w:val="center"/>
              <w:rPr>
                <w:ins w:id="3494" w:author="Microsoft Office User" w:date="2023-06-09T15:21:00Z"/>
                <w:rFonts w:ascii="Arial" w:hAnsi="Arial" w:cs="Arial"/>
                <w:b/>
                <w:color w:val="000000" w:themeColor="text1"/>
                <w:szCs w:val="21"/>
              </w:rPr>
            </w:pPr>
            <w:ins w:id="3495" w:author="Microsoft Office User" w:date="2023-06-09T15:21:00Z">
              <w:r w:rsidRPr="00BB02AD">
                <w:rPr>
                  <w:rFonts w:ascii="Arial" w:hAnsi="Arial" w:cs="Arial"/>
                  <w:b/>
                  <w:color w:val="000000" w:themeColor="text1"/>
                  <w:szCs w:val="21"/>
                </w:rPr>
                <w:t>帧头</w:t>
              </w:r>
            </w:ins>
          </w:p>
        </w:tc>
        <w:tc>
          <w:tcPr>
            <w:tcW w:w="1292" w:type="dxa"/>
            <w:shd w:val="clear" w:color="auto" w:fill="D9D9D9"/>
            <w:vAlign w:val="center"/>
          </w:tcPr>
          <w:p w14:paraId="6B9A3FF1" w14:textId="77777777" w:rsidR="00C2385F" w:rsidRPr="00BB02AD" w:rsidRDefault="00C2385F" w:rsidP="0004734D">
            <w:pPr>
              <w:jc w:val="center"/>
              <w:rPr>
                <w:ins w:id="3496" w:author="Microsoft Office User" w:date="2023-06-09T15:21:00Z"/>
                <w:rFonts w:ascii="Arial" w:hAnsi="Arial" w:cs="Arial"/>
                <w:b/>
                <w:color w:val="000000" w:themeColor="text1"/>
                <w:szCs w:val="21"/>
              </w:rPr>
            </w:pPr>
            <w:ins w:id="3497" w:author="Microsoft Office User" w:date="2023-06-09T15:21:00Z">
              <w:r w:rsidRPr="00BB02AD">
                <w:rPr>
                  <w:rFonts w:ascii="Arial" w:hAnsi="Arial" w:cs="Arial"/>
                  <w:b/>
                  <w:color w:val="000000" w:themeColor="text1"/>
                  <w:szCs w:val="21"/>
                </w:rPr>
                <w:t>长度</w:t>
              </w:r>
            </w:ins>
          </w:p>
        </w:tc>
        <w:tc>
          <w:tcPr>
            <w:tcW w:w="1292" w:type="dxa"/>
            <w:shd w:val="clear" w:color="auto" w:fill="D9D9D9"/>
            <w:vAlign w:val="center"/>
          </w:tcPr>
          <w:p w14:paraId="1793F96A" w14:textId="77777777" w:rsidR="00C2385F" w:rsidRPr="00BB02AD" w:rsidRDefault="00C2385F" w:rsidP="0004734D">
            <w:pPr>
              <w:jc w:val="center"/>
              <w:rPr>
                <w:ins w:id="3498" w:author="Microsoft Office User" w:date="2023-06-09T15:21:00Z"/>
                <w:rFonts w:ascii="Arial" w:hAnsi="Arial" w:cs="Arial"/>
                <w:b/>
                <w:color w:val="000000" w:themeColor="text1"/>
                <w:szCs w:val="21"/>
              </w:rPr>
            </w:pPr>
            <w:ins w:id="3499" w:author="Microsoft Office User" w:date="2023-06-09T15:21:00Z">
              <w:r w:rsidRPr="00BB02AD">
                <w:rPr>
                  <w:rFonts w:ascii="Arial" w:hAnsi="Arial" w:cs="Arial"/>
                  <w:b/>
                  <w:color w:val="000000" w:themeColor="text1"/>
                  <w:szCs w:val="21"/>
                </w:rPr>
                <w:t>保留</w:t>
              </w:r>
            </w:ins>
          </w:p>
        </w:tc>
        <w:tc>
          <w:tcPr>
            <w:tcW w:w="1293" w:type="dxa"/>
            <w:shd w:val="clear" w:color="auto" w:fill="D9D9D9"/>
            <w:vAlign w:val="center"/>
          </w:tcPr>
          <w:p w14:paraId="22D40A89" w14:textId="77777777" w:rsidR="00C2385F" w:rsidRPr="00BB02AD" w:rsidRDefault="00C2385F" w:rsidP="0004734D">
            <w:pPr>
              <w:jc w:val="center"/>
              <w:rPr>
                <w:ins w:id="3500" w:author="Microsoft Office User" w:date="2023-06-09T15:21:00Z"/>
                <w:rFonts w:ascii="Arial" w:hAnsi="Arial" w:cs="Arial"/>
                <w:b/>
                <w:color w:val="000000" w:themeColor="text1"/>
                <w:szCs w:val="21"/>
              </w:rPr>
            </w:pPr>
            <w:ins w:id="3501" w:author="Microsoft Office User" w:date="2023-06-09T15:21:00Z">
              <w:r w:rsidRPr="00BB02AD">
                <w:rPr>
                  <w:rFonts w:ascii="Arial" w:hAnsi="Arial" w:cs="Arial"/>
                  <w:b/>
                  <w:color w:val="000000" w:themeColor="text1"/>
                  <w:szCs w:val="21"/>
                </w:rPr>
                <w:t>类型</w:t>
              </w:r>
            </w:ins>
          </w:p>
        </w:tc>
        <w:tc>
          <w:tcPr>
            <w:tcW w:w="1292" w:type="dxa"/>
            <w:shd w:val="clear" w:color="auto" w:fill="D9D9D9"/>
            <w:vAlign w:val="center"/>
          </w:tcPr>
          <w:p w14:paraId="3BA4F7FF" w14:textId="77777777" w:rsidR="00C2385F" w:rsidRPr="00BB02AD" w:rsidRDefault="00C2385F" w:rsidP="0004734D">
            <w:pPr>
              <w:jc w:val="center"/>
              <w:rPr>
                <w:ins w:id="3502" w:author="Microsoft Office User" w:date="2023-06-09T15:21:00Z"/>
                <w:rFonts w:ascii="Arial" w:hAnsi="Arial" w:cs="Arial"/>
                <w:b/>
                <w:color w:val="000000" w:themeColor="text1"/>
                <w:szCs w:val="21"/>
              </w:rPr>
            </w:pPr>
            <w:ins w:id="3503" w:author="Microsoft Office User" w:date="2023-06-09T15:21:00Z">
              <w:r w:rsidRPr="00BB02AD">
                <w:rPr>
                  <w:rFonts w:ascii="Arial" w:hAnsi="Arial" w:cs="Arial"/>
                  <w:b/>
                  <w:color w:val="000000" w:themeColor="text1"/>
                  <w:szCs w:val="21"/>
                </w:rPr>
                <w:t>数据内容</w:t>
              </w:r>
            </w:ins>
          </w:p>
        </w:tc>
        <w:tc>
          <w:tcPr>
            <w:tcW w:w="1293" w:type="dxa"/>
            <w:shd w:val="clear" w:color="auto" w:fill="D9D9D9"/>
            <w:vAlign w:val="center"/>
          </w:tcPr>
          <w:p w14:paraId="42CABD64" w14:textId="77777777" w:rsidR="00C2385F" w:rsidRPr="00BB02AD" w:rsidRDefault="00C2385F" w:rsidP="0004734D">
            <w:pPr>
              <w:jc w:val="center"/>
              <w:rPr>
                <w:ins w:id="3504" w:author="Microsoft Office User" w:date="2023-06-09T15:21:00Z"/>
                <w:rFonts w:ascii="Arial" w:hAnsi="Arial" w:cs="Arial"/>
                <w:b/>
                <w:color w:val="000000" w:themeColor="text1"/>
                <w:szCs w:val="21"/>
              </w:rPr>
            </w:pPr>
            <w:ins w:id="3505" w:author="Microsoft Office User" w:date="2023-06-09T15:21:00Z">
              <w:r w:rsidRPr="00BB02AD">
                <w:rPr>
                  <w:rFonts w:ascii="Arial" w:hAnsi="Arial" w:cs="Arial"/>
                  <w:b/>
                  <w:color w:val="000000" w:themeColor="text1"/>
                  <w:szCs w:val="21"/>
                </w:rPr>
                <w:t>校验和</w:t>
              </w:r>
            </w:ins>
          </w:p>
        </w:tc>
      </w:tr>
      <w:tr w:rsidR="00C2385F" w:rsidRPr="00BB02AD" w14:paraId="612196F4" w14:textId="77777777" w:rsidTr="0004734D">
        <w:trPr>
          <w:trHeight w:val="448"/>
          <w:jc w:val="center"/>
          <w:ins w:id="3506" w:author="Microsoft Office User" w:date="2023-06-09T15:21:00Z"/>
        </w:trPr>
        <w:tc>
          <w:tcPr>
            <w:tcW w:w="1996" w:type="dxa"/>
            <w:vAlign w:val="center"/>
          </w:tcPr>
          <w:p w14:paraId="35979E38" w14:textId="77777777" w:rsidR="00C2385F" w:rsidRPr="00BB02AD" w:rsidRDefault="00C2385F" w:rsidP="0004734D">
            <w:pPr>
              <w:jc w:val="center"/>
              <w:rPr>
                <w:ins w:id="3507" w:author="Microsoft Office User" w:date="2023-06-09T15:21:00Z"/>
                <w:rFonts w:ascii="Arial" w:hAnsi="Arial" w:cs="Arial"/>
                <w:color w:val="000000" w:themeColor="text1"/>
                <w:szCs w:val="21"/>
              </w:rPr>
            </w:pPr>
            <w:ins w:id="3508" w:author="Microsoft Office User" w:date="2023-06-09T15:21:00Z">
              <w:r w:rsidRPr="00BB02AD">
                <w:rPr>
                  <w:rFonts w:ascii="Arial" w:hAnsi="Arial" w:cs="Arial"/>
                  <w:color w:val="000000" w:themeColor="text1"/>
                  <w:szCs w:val="21"/>
                </w:rPr>
                <w:t>1byte</w:t>
              </w:r>
              <w:r w:rsidRPr="00BB02AD">
                <w:rPr>
                  <w:rFonts w:ascii="Arial" w:hAnsi="Arial" w:cs="Arial"/>
                  <w:color w:val="000000" w:themeColor="text1"/>
                  <w:szCs w:val="21"/>
                </w:rPr>
                <w:t>（</w:t>
              </w:r>
              <w:r w:rsidRPr="00BB02AD">
                <w:rPr>
                  <w:rFonts w:ascii="Arial" w:hAnsi="Arial" w:cs="Arial"/>
                  <w:color w:val="000000" w:themeColor="text1"/>
                  <w:szCs w:val="21"/>
                </w:rPr>
                <w:t>0xAA</w:t>
              </w:r>
              <w:r w:rsidRPr="00BB02AD">
                <w:rPr>
                  <w:rFonts w:ascii="Arial" w:hAnsi="Arial" w:cs="Arial"/>
                  <w:color w:val="000000" w:themeColor="text1"/>
                  <w:szCs w:val="21"/>
                </w:rPr>
                <w:t>）</w:t>
              </w:r>
            </w:ins>
          </w:p>
        </w:tc>
        <w:tc>
          <w:tcPr>
            <w:tcW w:w="1292" w:type="dxa"/>
            <w:vAlign w:val="center"/>
          </w:tcPr>
          <w:p w14:paraId="149D9EF1" w14:textId="77777777" w:rsidR="00C2385F" w:rsidRPr="00BB02AD" w:rsidRDefault="00C2385F" w:rsidP="0004734D">
            <w:pPr>
              <w:jc w:val="center"/>
              <w:rPr>
                <w:ins w:id="3509" w:author="Microsoft Office User" w:date="2023-06-09T15:21:00Z"/>
                <w:rFonts w:ascii="Arial" w:hAnsi="Arial" w:cs="Arial"/>
                <w:color w:val="000000" w:themeColor="text1"/>
                <w:szCs w:val="21"/>
              </w:rPr>
            </w:pPr>
            <w:ins w:id="3510" w:author="Microsoft Office User" w:date="2023-06-09T15:21:00Z">
              <w:r w:rsidRPr="00BB02AD">
                <w:rPr>
                  <w:rFonts w:ascii="Arial" w:hAnsi="Arial" w:cs="Arial"/>
                  <w:color w:val="000000" w:themeColor="text1"/>
                  <w:szCs w:val="21"/>
                </w:rPr>
                <w:t>2bytes</w:t>
              </w:r>
            </w:ins>
          </w:p>
        </w:tc>
        <w:tc>
          <w:tcPr>
            <w:tcW w:w="1292" w:type="dxa"/>
            <w:vAlign w:val="center"/>
          </w:tcPr>
          <w:p w14:paraId="7DE739CC" w14:textId="77777777" w:rsidR="00C2385F" w:rsidRPr="00BB02AD" w:rsidRDefault="00C2385F" w:rsidP="0004734D">
            <w:pPr>
              <w:jc w:val="center"/>
              <w:rPr>
                <w:ins w:id="3511" w:author="Microsoft Office User" w:date="2023-06-09T15:21:00Z"/>
                <w:rFonts w:ascii="Arial" w:hAnsi="Arial" w:cs="Arial"/>
                <w:color w:val="000000" w:themeColor="text1"/>
                <w:szCs w:val="21"/>
              </w:rPr>
            </w:pPr>
            <w:ins w:id="3512" w:author="Microsoft Office User" w:date="2023-06-09T15:21:00Z">
              <w:r w:rsidRPr="00BB02AD">
                <w:rPr>
                  <w:rFonts w:ascii="Arial" w:hAnsi="Arial" w:cs="Arial"/>
                  <w:color w:val="000000" w:themeColor="text1"/>
                  <w:szCs w:val="21"/>
                </w:rPr>
                <w:t>2bytes</w:t>
              </w:r>
            </w:ins>
          </w:p>
        </w:tc>
        <w:tc>
          <w:tcPr>
            <w:tcW w:w="1293" w:type="dxa"/>
            <w:vAlign w:val="center"/>
          </w:tcPr>
          <w:p w14:paraId="2AA1346E" w14:textId="77777777" w:rsidR="00C2385F" w:rsidRPr="00BB02AD" w:rsidRDefault="00C2385F" w:rsidP="0004734D">
            <w:pPr>
              <w:jc w:val="center"/>
              <w:rPr>
                <w:ins w:id="3513" w:author="Microsoft Office User" w:date="2023-06-09T15:21:00Z"/>
                <w:rFonts w:ascii="Arial" w:hAnsi="Arial" w:cs="Arial"/>
                <w:color w:val="000000" w:themeColor="text1"/>
                <w:szCs w:val="21"/>
              </w:rPr>
            </w:pPr>
            <w:ins w:id="3514" w:author="Microsoft Office User" w:date="2023-06-09T15:21:00Z">
              <w:r w:rsidRPr="00BB02AD">
                <w:rPr>
                  <w:rFonts w:ascii="Arial" w:hAnsi="Arial" w:cs="Arial"/>
                  <w:color w:val="000000" w:themeColor="text1"/>
                  <w:szCs w:val="21"/>
                </w:rPr>
                <w:t>1byte</w:t>
              </w:r>
            </w:ins>
          </w:p>
        </w:tc>
        <w:tc>
          <w:tcPr>
            <w:tcW w:w="1292" w:type="dxa"/>
            <w:vAlign w:val="center"/>
          </w:tcPr>
          <w:p w14:paraId="05653A67" w14:textId="77777777" w:rsidR="00C2385F" w:rsidRPr="00BB02AD" w:rsidRDefault="00C2385F" w:rsidP="0004734D">
            <w:pPr>
              <w:jc w:val="center"/>
              <w:rPr>
                <w:ins w:id="3515" w:author="Microsoft Office User" w:date="2023-06-09T15:21:00Z"/>
                <w:rFonts w:ascii="Arial" w:hAnsi="Arial" w:cs="Arial"/>
                <w:color w:val="000000" w:themeColor="text1"/>
                <w:szCs w:val="21"/>
              </w:rPr>
            </w:pPr>
            <w:ins w:id="3516" w:author="Microsoft Office User" w:date="2023-06-09T15:21:00Z">
              <w:r w:rsidRPr="00BB02AD">
                <w:rPr>
                  <w:rFonts w:ascii="Arial" w:hAnsi="Arial" w:cs="Arial"/>
                  <w:color w:val="000000" w:themeColor="text1"/>
                  <w:szCs w:val="21"/>
                </w:rPr>
                <w:t>Nbytes</w:t>
              </w:r>
            </w:ins>
          </w:p>
        </w:tc>
        <w:tc>
          <w:tcPr>
            <w:tcW w:w="1293" w:type="dxa"/>
            <w:vAlign w:val="center"/>
          </w:tcPr>
          <w:p w14:paraId="177E3E1D" w14:textId="77777777" w:rsidR="00C2385F" w:rsidRPr="00BB02AD" w:rsidRDefault="00C2385F" w:rsidP="0004734D">
            <w:pPr>
              <w:jc w:val="center"/>
              <w:rPr>
                <w:ins w:id="3517" w:author="Microsoft Office User" w:date="2023-06-09T15:21:00Z"/>
                <w:rFonts w:ascii="Arial" w:hAnsi="Arial" w:cs="Arial"/>
                <w:color w:val="000000" w:themeColor="text1"/>
                <w:szCs w:val="21"/>
              </w:rPr>
            </w:pPr>
            <w:ins w:id="3518" w:author="Microsoft Office User" w:date="2023-06-09T15:21:00Z">
              <w:r w:rsidRPr="00BB02AD">
                <w:rPr>
                  <w:rFonts w:ascii="Arial" w:hAnsi="Arial" w:cs="Arial"/>
                  <w:color w:val="000000" w:themeColor="text1"/>
                  <w:szCs w:val="21"/>
                </w:rPr>
                <w:t>2bytes</w:t>
              </w:r>
            </w:ins>
          </w:p>
        </w:tc>
      </w:tr>
    </w:tbl>
    <w:p w14:paraId="60A90639" w14:textId="77777777" w:rsidR="00C2385F" w:rsidRPr="00A52A69" w:rsidRDefault="00C2385F" w:rsidP="00C2385F">
      <w:pPr>
        <w:spacing w:line="360" w:lineRule="auto"/>
        <w:ind w:firstLineChars="100" w:firstLine="240"/>
        <w:rPr>
          <w:ins w:id="3519" w:author="Microsoft Office User" w:date="2023-06-09T15:21:00Z"/>
          <w:rFonts w:ascii="Arial" w:hAnsi="Arial" w:cs="Arial"/>
          <w:color w:val="000000" w:themeColor="text1"/>
          <w:szCs w:val="21"/>
        </w:rPr>
      </w:pPr>
      <w:ins w:id="3520" w:author="Microsoft Office User" w:date="2023-06-09T15:21:00Z">
        <w:r w:rsidRPr="00A52A69">
          <w:rPr>
            <w:rFonts w:ascii="Arial" w:hAnsi="Arial" w:cs="Arial"/>
            <w:color w:val="000000" w:themeColor="text1"/>
            <w:szCs w:val="21"/>
          </w:rPr>
          <w:t>其中：</w:t>
        </w:r>
      </w:ins>
    </w:p>
    <w:p w14:paraId="4F60B503" w14:textId="77777777" w:rsidR="00C2385F" w:rsidRPr="00343443" w:rsidRDefault="00C2385F" w:rsidP="00C2385F">
      <w:pPr>
        <w:numPr>
          <w:ilvl w:val="0"/>
          <w:numId w:val="20"/>
        </w:numPr>
        <w:spacing w:line="360" w:lineRule="auto"/>
        <w:rPr>
          <w:ins w:id="3521" w:author="Microsoft Office User" w:date="2023-06-09T15:21:00Z"/>
          <w:rFonts w:ascii="Arial" w:hAnsi="Arial" w:cs="Arial"/>
          <w:color w:val="000000" w:themeColor="text1"/>
          <w:szCs w:val="21"/>
        </w:rPr>
      </w:pPr>
      <w:ins w:id="3522" w:author="Microsoft Office User" w:date="2023-06-09T15:21:00Z">
        <w:r w:rsidRPr="00343443">
          <w:rPr>
            <w:rFonts w:ascii="Arial" w:hAnsi="Arial" w:cs="Arial"/>
            <w:color w:val="000000" w:themeColor="text1"/>
            <w:szCs w:val="21"/>
          </w:rPr>
          <w:t>保留的</w:t>
        </w:r>
        <w:r>
          <w:rPr>
            <w:rFonts w:ascii="Arial" w:hAnsi="Arial" w:cs="Arial"/>
            <w:color w:val="000000" w:themeColor="text1"/>
            <w:szCs w:val="21"/>
          </w:rPr>
          <w:t>2</w:t>
        </w:r>
        <w:r w:rsidRPr="00343443">
          <w:rPr>
            <w:rFonts w:ascii="Arial" w:hAnsi="Arial" w:cs="Arial"/>
            <w:color w:val="000000" w:themeColor="text1"/>
            <w:szCs w:val="21"/>
          </w:rPr>
          <w:t>个字节为扩展用，默认值为</w:t>
        </w:r>
        <w:r w:rsidRPr="00343443">
          <w:rPr>
            <w:rFonts w:ascii="Arial" w:hAnsi="Arial" w:cs="Arial"/>
            <w:color w:val="000000" w:themeColor="text1"/>
            <w:szCs w:val="21"/>
          </w:rPr>
          <w:t>0</w:t>
        </w:r>
        <w:r w:rsidRPr="00343443">
          <w:rPr>
            <w:rFonts w:ascii="Arial" w:hAnsi="Arial" w:cs="Arial"/>
            <w:color w:val="000000" w:themeColor="text1"/>
            <w:szCs w:val="21"/>
          </w:rPr>
          <w:t>；</w:t>
        </w:r>
      </w:ins>
    </w:p>
    <w:p w14:paraId="4C0D1B0A" w14:textId="77777777" w:rsidR="00C2385F" w:rsidRPr="00343443" w:rsidRDefault="00C2385F" w:rsidP="00C2385F">
      <w:pPr>
        <w:numPr>
          <w:ilvl w:val="0"/>
          <w:numId w:val="20"/>
        </w:numPr>
        <w:spacing w:line="360" w:lineRule="auto"/>
        <w:rPr>
          <w:ins w:id="3523" w:author="Microsoft Office User" w:date="2023-06-09T15:21:00Z"/>
          <w:rFonts w:ascii="Arial" w:hAnsi="Arial" w:cs="Arial"/>
          <w:color w:val="000000" w:themeColor="text1"/>
          <w:szCs w:val="21"/>
        </w:rPr>
      </w:pPr>
      <w:ins w:id="3524" w:author="Microsoft Office User" w:date="2023-06-09T15:21:00Z">
        <w:r w:rsidRPr="00343443">
          <w:rPr>
            <w:rFonts w:ascii="Arial" w:hAnsi="Arial" w:cs="Arial"/>
            <w:color w:val="000000" w:themeColor="text1"/>
            <w:szCs w:val="21"/>
          </w:rPr>
          <w:t>数据长度为保留</w:t>
        </w:r>
        <w:r w:rsidRPr="00343443">
          <w:rPr>
            <w:rFonts w:ascii="Arial" w:hAnsi="Arial" w:cs="Arial" w:hint="eastAsia"/>
            <w:color w:val="000000" w:themeColor="text1"/>
            <w:szCs w:val="21"/>
          </w:rPr>
          <w:t>、</w:t>
        </w:r>
        <w:r w:rsidRPr="00343443">
          <w:rPr>
            <w:rFonts w:ascii="Arial" w:hAnsi="Arial" w:cs="Arial"/>
            <w:color w:val="000000" w:themeColor="text1"/>
            <w:szCs w:val="21"/>
          </w:rPr>
          <w:t>类型、数据内容和校验和的总字节数；</w:t>
        </w:r>
      </w:ins>
    </w:p>
    <w:p w14:paraId="2DD33E81" w14:textId="77777777" w:rsidR="00C2385F" w:rsidRPr="00343443" w:rsidRDefault="00C2385F" w:rsidP="00C2385F">
      <w:pPr>
        <w:numPr>
          <w:ilvl w:val="0"/>
          <w:numId w:val="20"/>
        </w:numPr>
        <w:spacing w:line="360" w:lineRule="auto"/>
        <w:rPr>
          <w:ins w:id="3525" w:author="Microsoft Office User" w:date="2023-06-09T15:21:00Z"/>
          <w:rFonts w:ascii="Arial" w:hAnsi="Arial" w:cs="Arial"/>
          <w:color w:val="000000" w:themeColor="text1"/>
          <w:szCs w:val="21"/>
        </w:rPr>
      </w:pPr>
      <w:ins w:id="3526" w:author="Microsoft Office User" w:date="2023-06-09T15:21:00Z">
        <w:r w:rsidRPr="00343443">
          <w:rPr>
            <w:rFonts w:ascii="Arial" w:hAnsi="Arial" w:cs="Arial"/>
            <w:color w:val="000000" w:themeColor="text1"/>
            <w:szCs w:val="21"/>
          </w:rPr>
          <w:t>CRC</w:t>
        </w:r>
        <w:r w:rsidRPr="00343443">
          <w:rPr>
            <w:rFonts w:ascii="Arial" w:hAnsi="Arial" w:cs="Arial"/>
            <w:color w:val="000000" w:themeColor="text1"/>
            <w:szCs w:val="21"/>
          </w:rPr>
          <w:t>校验和由保留、类型和数据内容共同参与计算；</w:t>
        </w:r>
      </w:ins>
    </w:p>
    <w:p w14:paraId="2E42F2D2" w14:textId="25A0DA89" w:rsidR="0086316A" w:rsidRPr="00C2385F" w:rsidRDefault="00C2385F" w:rsidP="00C2385F">
      <w:pPr>
        <w:numPr>
          <w:ilvl w:val="0"/>
          <w:numId w:val="20"/>
        </w:numPr>
        <w:spacing w:line="360" w:lineRule="auto"/>
        <w:rPr>
          <w:ins w:id="3527" w:author="Microsoft Office User" w:date="2023-06-09T14:18:00Z"/>
          <w:rFonts w:ascii="Arial" w:hAnsi="Arial" w:cs="Arial"/>
          <w:color w:val="000000" w:themeColor="text1"/>
          <w:szCs w:val="21"/>
          <w:rPrChange w:id="3528" w:author="Microsoft Office User" w:date="2023-06-09T15:21:00Z">
            <w:rPr>
              <w:ins w:id="3529" w:author="Microsoft Office User" w:date="2023-06-09T14:18:00Z"/>
              <w:rFonts w:ascii="Arial" w:hAnsi="Arial" w:cs="Arial"/>
              <w:color w:val="000000" w:themeColor="text1"/>
              <w:szCs w:val="21"/>
            </w:rPr>
          </w:rPrChange>
        </w:rPr>
        <w:pPrChange w:id="3530" w:author="Microsoft Office User" w:date="2023-06-09T15:21:00Z">
          <w:pPr>
            <w:spacing w:line="360" w:lineRule="auto"/>
            <w:ind w:firstLineChars="100" w:firstLine="240"/>
          </w:pPr>
        </w:pPrChange>
      </w:pPr>
      <w:ins w:id="3531" w:author="Microsoft Office User" w:date="2023-06-09T15:21:00Z">
        <w:r w:rsidRPr="00343443">
          <w:rPr>
            <w:rFonts w:ascii="Arial" w:hAnsi="Arial" w:cs="Arial"/>
            <w:color w:val="000000" w:themeColor="text1"/>
            <w:szCs w:val="21"/>
          </w:rPr>
          <w:t>数据内容占用</w:t>
        </w:r>
        <w:r w:rsidRPr="00343443">
          <w:rPr>
            <w:rFonts w:ascii="Arial" w:hAnsi="Arial" w:cs="Arial"/>
            <w:color w:val="000000" w:themeColor="text1"/>
            <w:szCs w:val="21"/>
          </w:rPr>
          <w:t>2</w:t>
        </w:r>
        <w:r w:rsidRPr="00343443">
          <w:rPr>
            <w:rFonts w:ascii="Arial" w:hAnsi="Arial" w:cs="Arial"/>
            <w:color w:val="000000" w:themeColor="text1"/>
            <w:szCs w:val="21"/>
          </w:rPr>
          <w:t>个字节时，先发低位，再发高位；</w:t>
        </w:r>
      </w:ins>
    </w:p>
    <w:p w14:paraId="596A27E5" w14:textId="77777777" w:rsidR="0086316A" w:rsidRDefault="0086316A" w:rsidP="0086316A">
      <w:pPr>
        <w:pStyle w:val="30"/>
        <w:numPr>
          <w:ilvl w:val="2"/>
          <w:numId w:val="3"/>
        </w:numPr>
        <w:spacing w:beforeLines="50" w:before="156" w:after="0" w:line="360" w:lineRule="auto"/>
        <w:rPr>
          <w:ins w:id="3532" w:author="Microsoft Office User" w:date="2023-06-09T14:18:00Z"/>
          <w:rFonts w:ascii="Arial" w:eastAsia="黑体" w:hAnsi="Arial" w:cs="Arial"/>
          <w:color w:val="000000" w:themeColor="text1"/>
          <w:sz w:val="24"/>
          <w:szCs w:val="24"/>
        </w:rPr>
      </w:pPr>
      <w:bookmarkStart w:id="3533" w:name="_Toc137217592"/>
      <w:ins w:id="3534" w:author="Microsoft Office User" w:date="2023-06-09T14:18:00Z">
        <w:r w:rsidRPr="00581064">
          <w:rPr>
            <w:rFonts w:ascii="Arial" w:eastAsia="黑体" w:hAnsi="Arial" w:cs="Arial"/>
            <w:color w:val="000000" w:themeColor="text1"/>
            <w:sz w:val="24"/>
            <w:szCs w:val="24"/>
          </w:rPr>
          <w:t>通信协议内容</w:t>
        </w:r>
        <w:bookmarkEnd w:id="3533"/>
      </w:ins>
    </w:p>
    <w:p w14:paraId="34F09980" w14:textId="2A6330CB" w:rsidR="0086316A" w:rsidRDefault="0086316A" w:rsidP="0086316A">
      <w:pPr>
        <w:pStyle w:val="ae"/>
        <w:keepNext/>
        <w:spacing w:beforeLines="100" w:before="312"/>
        <w:jc w:val="center"/>
        <w:rPr>
          <w:ins w:id="3535" w:author="Microsoft Office User" w:date="2023-06-09T14:18:00Z"/>
          <w:rFonts w:ascii="Arial" w:hAnsi="Arial" w:cs="Arial"/>
          <w:color w:val="000000" w:themeColor="text1"/>
          <w:sz w:val="24"/>
        </w:rPr>
      </w:pPr>
      <w:ins w:id="3536" w:author="Microsoft Office User" w:date="2023-06-09T14:18:00Z">
        <w:r w:rsidRPr="00BB02AD">
          <w:rPr>
            <w:rFonts w:ascii="Arial" w:hAnsi="Arial" w:cs="Arial"/>
            <w:color w:val="000000" w:themeColor="text1"/>
            <w:sz w:val="24"/>
          </w:rPr>
          <w:t>表</w:t>
        </w:r>
        <w:r w:rsidRPr="00BB02AD">
          <w:rPr>
            <w:rFonts w:ascii="Arial" w:hAnsi="Arial" w:cs="Arial"/>
            <w:color w:val="000000" w:themeColor="text1"/>
            <w:sz w:val="24"/>
          </w:rPr>
          <w:fldChar w:fldCharType="begin"/>
        </w:r>
        <w:r w:rsidRPr="00BB02AD">
          <w:rPr>
            <w:rFonts w:ascii="Arial" w:hAnsi="Arial" w:cs="Arial"/>
            <w:color w:val="000000" w:themeColor="text1"/>
            <w:sz w:val="24"/>
          </w:rPr>
          <w:instrText xml:space="preserve"> STYLEREF 1 \s </w:instrText>
        </w:r>
        <w:r w:rsidRPr="00BB02AD">
          <w:rPr>
            <w:rFonts w:ascii="Arial" w:hAnsi="Arial" w:cs="Arial"/>
            <w:color w:val="000000" w:themeColor="text1"/>
            <w:sz w:val="24"/>
          </w:rPr>
          <w:fldChar w:fldCharType="separate"/>
        </w:r>
      </w:ins>
      <w:r w:rsidR="00C2385F">
        <w:rPr>
          <w:rFonts w:ascii="Arial" w:hAnsi="Arial" w:cs="Arial"/>
          <w:noProof/>
          <w:color w:val="000000" w:themeColor="text1"/>
          <w:sz w:val="24"/>
        </w:rPr>
        <w:t>2</w:t>
      </w:r>
      <w:ins w:id="3537" w:author="Microsoft Office User" w:date="2023-06-09T14:18:00Z">
        <w:r w:rsidRPr="00BB02AD">
          <w:rPr>
            <w:rFonts w:ascii="Arial" w:hAnsi="Arial" w:cs="Arial"/>
            <w:color w:val="000000" w:themeColor="text1"/>
            <w:sz w:val="24"/>
          </w:rPr>
          <w:fldChar w:fldCharType="end"/>
        </w:r>
        <w:r w:rsidRPr="00BB02AD">
          <w:rPr>
            <w:rFonts w:ascii="Arial" w:hAnsi="Arial" w:cs="Arial"/>
            <w:color w:val="000000" w:themeColor="text1"/>
            <w:sz w:val="24"/>
          </w:rPr>
          <w:t>.</w:t>
        </w:r>
        <w:r w:rsidRPr="00BB02AD">
          <w:rPr>
            <w:rFonts w:ascii="Arial" w:hAnsi="Arial" w:cs="Arial"/>
            <w:color w:val="000000" w:themeColor="text1"/>
            <w:sz w:val="24"/>
          </w:rPr>
          <w:fldChar w:fldCharType="begin"/>
        </w:r>
        <w:r w:rsidRPr="00BB02AD">
          <w:rPr>
            <w:rFonts w:ascii="Arial" w:hAnsi="Arial" w:cs="Arial"/>
            <w:color w:val="000000" w:themeColor="text1"/>
            <w:sz w:val="24"/>
          </w:rPr>
          <w:instrText xml:space="preserve"> SEQ </w:instrText>
        </w:r>
        <w:r w:rsidRPr="00BB02AD">
          <w:rPr>
            <w:rFonts w:ascii="Arial" w:hAnsi="Arial" w:cs="Arial"/>
            <w:color w:val="000000" w:themeColor="text1"/>
            <w:sz w:val="24"/>
          </w:rPr>
          <w:instrText>表</w:instrText>
        </w:r>
        <w:r w:rsidRPr="00BB02AD">
          <w:rPr>
            <w:rFonts w:ascii="Arial" w:hAnsi="Arial" w:cs="Arial"/>
            <w:color w:val="000000" w:themeColor="text1"/>
            <w:sz w:val="24"/>
          </w:rPr>
          <w:instrText xml:space="preserve"> \* ARABIC \s 1 </w:instrText>
        </w:r>
        <w:r w:rsidRPr="00BB02AD">
          <w:rPr>
            <w:rFonts w:ascii="Arial" w:hAnsi="Arial" w:cs="Arial"/>
            <w:color w:val="000000" w:themeColor="text1"/>
            <w:sz w:val="24"/>
          </w:rPr>
          <w:fldChar w:fldCharType="separate"/>
        </w:r>
      </w:ins>
      <w:ins w:id="3538" w:author="Microsoft Office User" w:date="2023-06-09T15:26:00Z">
        <w:r w:rsidR="00C2385F">
          <w:rPr>
            <w:rFonts w:ascii="Arial" w:hAnsi="Arial" w:cs="Arial"/>
            <w:noProof/>
            <w:color w:val="000000" w:themeColor="text1"/>
            <w:sz w:val="24"/>
          </w:rPr>
          <w:t>11</w:t>
        </w:r>
      </w:ins>
      <w:ins w:id="3539" w:author="Microsoft Office User" w:date="2023-06-09T14:18:00Z">
        <w:r w:rsidRPr="00BB02AD">
          <w:rPr>
            <w:rFonts w:ascii="Arial" w:hAnsi="Arial" w:cs="Arial"/>
            <w:color w:val="000000" w:themeColor="text1"/>
            <w:sz w:val="24"/>
          </w:rPr>
          <w:fldChar w:fldCharType="end"/>
        </w:r>
        <w:r w:rsidRPr="00BB02AD">
          <w:rPr>
            <w:rFonts w:ascii="Arial" w:hAnsi="Arial" w:cs="Arial" w:hint="eastAsia"/>
            <w:color w:val="000000" w:themeColor="text1"/>
            <w:sz w:val="24"/>
          </w:rPr>
          <w:t xml:space="preserve">　</w:t>
        </w:r>
        <w:r>
          <w:rPr>
            <w:rFonts w:ascii="Arial" w:hAnsi="Arial" w:cs="Arial" w:hint="eastAsia"/>
            <w:color w:val="000000" w:themeColor="text1"/>
            <w:sz w:val="24"/>
          </w:rPr>
          <w:t>潜标</w:t>
        </w:r>
      </w:ins>
      <w:ins w:id="3540" w:author="Microsoft Office User" w:date="2023-06-09T14:26:00Z">
        <w:r>
          <w:rPr>
            <w:rFonts w:ascii="Arial" w:hAnsi="Arial" w:cs="Arial" w:hint="eastAsia"/>
            <w:color w:val="000000" w:themeColor="text1"/>
            <w:sz w:val="24"/>
          </w:rPr>
          <w:t>数据采集存储</w:t>
        </w:r>
      </w:ins>
      <w:ins w:id="3541" w:author="Microsoft Office User" w:date="2023-06-09T14:18:00Z">
        <w:r>
          <w:rPr>
            <w:rFonts w:ascii="Arial" w:hAnsi="Arial" w:cs="Arial" w:hint="eastAsia"/>
            <w:color w:val="000000" w:themeColor="text1"/>
            <w:sz w:val="24"/>
          </w:rPr>
          <w:t>板与潜标水通机板的命令数据体定义</w:t>
        </w:r>
      </w:ins>
    </w:p>
    <w:tbl>
      <w:tblPr>
        <w:tblStyle w:val="a4"/>
        <w:tblW w:w="5000" w:type="pct"/>
        <w:tblLook w:val="04A0" w:firstRow="1" w:lastRow="0" w:firstColumn="1" w:lastColumn="0" w:noHBand="0" w:noVBand="1"/>
        <w:tblPrChange w:id="3542" w:author="Microsoft Office User" w:date="2023-06-09T15:20:00Z">
          <w:tblPr>
            <w:tblStyle w:val="a4"/>
            <w:tblW w:w="0" w:type="auto"/>
            <w:tblInd w:w="108" w:type="dxa"/>
            <w:tblLook w:val="04A0" w:firstRow="1" w:lastRow="0" w:firstColumn="1" w:lastColumn="0" w:noHBand="0" w:noVBand="1"/>
          </w:tblPr>
        </w:tblPrChange>
      </w:tblPr>
      <w:tblGrid>
        <w:gridCol w:w="880"/>
        <w:gridCol w:w="2512"/>
        <w:gridCol w:w="5441"/>
        <w:tblGridChange w:id="3543">
          <w:tblGrid>
            <w:gridCol w:w="108"/>
            <w:gridCol w:w="596"/>
            <w:gridCol w:w="176"/>
            <w:gridCol w:w="1525"/>
            <w:gridCol w:w="987"/>
            <w:gridCol w:w="2698"/>
            <w:gridCol w:w="2743"/>
          </w:tblGrid>
        </w:tblGridChange>
      </w:tblGrid>
      <w:tr w:rsidR="00C2385F" w:rsidRPr="00550946" w14:paraId="34654F5E" w14:textId="77777777" w:rsidTr="00C2385F">
        <w:trPr>
          <w:trHeight w:val="624"/>
          <w:ins w:id="3544" w:author="Microsoft Office User" w:date="2023-06-09T14:18:00Z"/>
          <w:trPrChange w:id="3545" w:author="Microsoft Office User" w:date="2023-06-09T15:20:00Z">
            <w:trPr>
              <w:gridBefore w:val="1"/>
              <w:gridAfter w:val="0"/>
              <w:trHeight w:val="624"/>
            </w:trPr>
          </w:trPrChange>
        </w:trPr>
        <w:tc>
          <w:tcPr>
            <w:tcW w:w="498" w:type="pct"/>
            <w:shd w:val="pct15" w:color="auto" w:fill="auto"/>
            <w:vAlign w:val="center"/>
            <w:tcPrChange w:id="3546" w:author="Microsoft Office User" w:date="2023-06-09T15:20:00Z">
              <w:tcPr>
                <w:tcW w:w="596" w:type="dxa"/>
                <w:shd w:val="pct15" w:color="auto" w:fill="auto"/>
                <w:vAlign w:val="center"/>
              </w:tcPr>
            </w:tcPrChange>
          </w:tcPr>
          <w:p w14:paraId="0D3D8704" w14:textId="77777777" w:rsidR="00C2385F" w:rsidRPr="00550946" w:rsidRDefault="00C2385F" w:rsidP="0004734D">
            <w:pPr>
              <w:jc w:val="center"/>
              <w:rPr>
                <w:ins w:id="3547" w:author="Microsoft Office User" w:date="2023-06-09T14:18:00Z"/>
                <w:rFonts w:ascii="Arial" w:hAnsi="Arial" w:cs="Arial"/>
                <w:b/>
                <w:color w:val="000000" w:themeColor="text1"/>
                <w:szCs w:val="21"/>
              </w:rPr>
            </w:pPr>
            <w:ins w:id="3548" w:author="Microsoft Office User" w:date="2023-06-09T14:18:00Z">
              <w:r w:rsidRPr="00550946">
                <w:rPr>
                  <w:rFonts w:ascii="Arial" w:hAnsi="Arial" w:cs="Arial"/>
                  <w:b/>
                  <w:color w:val="000000" w:themeColor="text1"/>
                  <w:szCs w:val="21"/>
                </w:rPr>
                <w:t>编号</w:t>
              </w:r>
            </w:ins>
          </w:p>
        </w:tc>
        <w:tc>
          <w:tcPr>
            <w:tcW w:w="1422" w:type="pct"/>
            <w:shd w:val="pct15" w:color="auto" w:fill="auto"/>
            <w:vAlign w:val="center"/>
            <w:tcPrChange w:id="3549" w:author="Microsoft Office User" w:date="2023-06-09T15:20:00Z">
              <w:tcPr>
                <w:tcW w:w="1701" w:type="dxa"/>
                <w:gridSpan w:val="2"/>
                <w:shd w:val="pct15" w:color="auto" w:fill="auto"/>
                <w:vAlign w:val="center"/>
              </w:tcPr>
            </w:tcPrChange>
          </w:tcPr>
          <w:p w14:paraId="0C714AD2" w14:textId="77777777" w:rsidR="00C2385F" w:rsidRPr="00550946" w:rsidRDefault="00C2385F" w:rsidP="0004734D">
            <w:pPr>
              <w:jc w:val="center"/>
              <w:rPr>
                <w:ins w:id="3550" w:author="Microsoft Office User" w:date="2023-06-09T14:18:00Z"/>
                <w:rFonts w:ascii="Arial" w:hAnsi="Arial" w:cs="Arial"/>
                <w:b/>
                <w:color w:val="000000" w:themeColor="text1"/>
                <w:szCs w:val="21"/>
              </w:rPr>
            </w:pPr>
            <w:ins w:id="3551" w:author="Microsoft Office User" w:date="2023-06-09T14:18:00Z">
              <w:r w:rsidRPr="00550946">
                <w:rPr>
                  <w:rFonts w:ascii="Arial" w:hAnsi="Arial" w:cs="Arial"/>
                  <w:b/>
                  <w:color w:val="000000" w:themeColor="text1"/>
                  <w:szCs w:val="21"/>
                </w:rPr>
                <w:t>命令类型</w:t>
              </w:r>
            </w:ins>
          </w:p>
        </w:tc>
        <w:tc>
          <w:tcPr>
            <w:tcW w:w="3080" w:type="pct"/>
            <w:shd w:val="pct15" w:color="auto" w:fill="auto"/>
            <w:vAlign w:val="center"/>
            <w:tcPrChange w:id="3552" w:author="Microsoft Office User" w:date="2023-06-09T15:20:00Z">
              <w:tcPr>
                <w:tcW w:w="3685" w:type="dxa"/>
                <w:gridSpan w:val="2"/>
                <w:shd w:val="pct15" w:color="auto" w:fill="auto"/>
                <w:vAlign w:val="center"/>
              </w:tcPr>
            </w:tcPrChange>
          </w:tcPr>
          <w:p w14:paraId="2F463B7F" w14:textId="77777777" w:rsidR="00C2385F" w:rsidRPr="00550946" w:rsidRDefault="00C2385F" w:rsidP="0004734D">
            <w:pPr>
              <w:jc w:val="center"/>
              <w:rPr>
                <w:ins w:id="3553" w:author="Microsoft Office User" w:date="2023-06-09T14:18:00Z"/>
                <w:rFonts w:ascii="Arial" w:hAnsi="Arial" w:cs="Arial"/>
                <w:b/>
                <w:color w:val="000000" w:themeColor="text1"/>
                <w:szCs w:val="21"/>
              </w:rPr>
            </w:pPr>
            <w:ins w:id="3554" w:author="Microsoft Office User" w:date="2023-06-09T14:18:00Z">
              <w:r w:rsidRPr="00550946">
                <w:rPr>
                  <w:rFonts w:ascii="Arial" w:hAnsi="Arial" w:cs="Arial"/>
                  <w:b/>
                  <w:color w:val="000000" w:themeColor="text1"/>
                  <w:szCs w:val="21"/>
                </w:rPr>
                <w:t>数据体内容</w:t>
              </w:r>
            </w:ins>
          </w:p>
        </w:tc>
      </w:tr>
      <w:tr w:rsidR="00C2385F" w:rsidRPr="00550946" w14:paraId="1CE71141" w14:textId="77777777" w:rsidTr="001B058C">
        <w:trPr>
          <w:trHeight w:val="624"/>
          <w:ins w:id="3555" w:author="Microsoft Office User" w:date="2023-06-09T14:18:00Z"/>
        </w:trPr>
        <w:tc>
          <w:tcPr>
            <w:tcW w:w="498" w:type="pct"/>
            <w:vMerge w:val="restart"/>
            <w:vAlign w:val="center"/>
          </w:tcPr>
          <w:p w14:paraId="3ADFE19F" w14:textId="417C1AA7" w:rsidR="00C2385F" w:rsidRPr="00550946" w:rsidRDefault="00D6019B" w:rsidP="0004734D">
            <w:pPr>
              <w:jc w:val="center"/>
              <w:rPr>
                <w:ins w:id="3556" w:author="Microsoft Office User" w:date="2023-06-09T14:18:00Z"/>
                <w:rFonts w:ascii="Arial" w:hAnsi="Arial" w:cs="Arial"/>
                <w:szCs w:val="21"/>
              </w:rPr>
            </w:pPr>
            <w:ins w:id="3557" w:author="Microsoft Office User" w:date="2023-06-09T15:26:00Z">
              <w:r>
                <w:rPr>
                  <w:rFonts w:ascii="Arial" w:hAnsi="Arial" w:cs="Arial" w:hint="eastAsia"/>
                  <w:szCs w:val="21"/>
                </w:rPr>
                <w:t>1</w:t>
              </w:r>
            </w:ins>
          </w:p>
        </w:tc>
        <w:tc>
          <w:tcPr>
            <w:tcW w:w="1422" w:type="pct"/>
            <w:vMerge w:val="restart"/>
            <w:vAlign w:val="center"/>
          </w:tcPr>
          <w:p w14:paraId="39DF69DA" w14:textId="77777777" w:rsidR="00C2385F" w:rsidRPr="00550946" w:rsidRDefault="00C2385F" w:rsidP="0004734D">
            <w:pPr>
              <w:jc w:val="center"/>
              <w:rPr>
                <w:ins w:id="3558" w:author="Microsoft Office User" w:date="2023-06-09T14:18:00Z"/>
                <w:rFonts w:ascii="Arial" w:hAnsi="Arial" w:cs="Arial"/>
                <w:szCs w:val="21"/>
              </w:rPr>
            </w:pPr>
            <w:ins w:id="3559" w:author="Microsoft Office User" w:date="2023-06-09T14:18:00Z">
              <w:r>
                <w:rPr>
                  <w:rFonts w:ascii="Arial" w:hAnsi="Arial" w:cs="Arial" w:hint="eastAsia"/>
                  <w:szCs w:val="21"/>
                </w:rPr>
                <w:t>潜标上传</w:t>
              </w:r>
              <w:r>
                <w:rPr>
                  <w:rFonts w:ascii="Arial" w:hAnsi="Arial" w:cs="Arial" w:hint="eastAsia"/>
                  <w:szCs w:val="21"/>
                </w:rPr>
                <w:t>Z</w:t>
              </w:r>
              <w:r>
                <w:rPr>
                  <w:rFonts w:ascii="Arial" w:hAnsi="Arial" w:cs="Arial"/>
                  <w:szCs w:val="21"/>
                </w:rPr>
                <w:t>C</w:t>
              </w:r>
              <w:r>
                <w:rPr>
                  <w:rFonts w:ascii="Arial" w:hAnsi="Arial" w:cs="Arial" w:hint="eastAsia"/>
                  <w:szCs w:val="21"/>
                </w:rPr>
                <w:t>数据</w:t>
              </w:r>
            </w:ins>
          </w:p>
        </w:tc>
        <w:tc>
          <w:tcPr>
            <w:tcW w:w="3080" w:type="pct"/>
            <w:vAlign w:val="center"/>
          </w:tcPr>
          <w:p w14:paraId="171AE05E" w14:textId="77777777" w:rsidR="00C2385F" w:rsidRDefault="00C2385F" w:rsidP="0004734D">
            <w:pPr>
              <w:pStyle w:val="af7"/>
              <w:jc w:val="both"/>
              <w:rPr>
                <w:ins w:id="3560" w:author="Microsoft Office User" w:date="2023-06-09T15:20:00Z"/>
                <w:rFonts w:ascii="Arial" w:eastAsia="宋体" w:hAnsi="Arial" w:cs="Arial"/>
                <w:sz w:val="24"/>
                <w:szCs w:val="24"/>
              </w:rPr>
            </w:pPr>
            <w:ins w:id="3561" w:author="Microsoft Office User" w:date="2023-06-09T15:20:00Z">
              <w:r>
                <w:rPr>
                  <w:rFonts w:ascii="Arial" w:eastAsia="宋体" w:hAnsi="Arial" w:cs="Arial" w:hint="eastAsia"/>
                  <w:sz w:val="24"/>
                  <w:szCs w:val="24"/>
                </w:rPr>
                <w:t>下行：</w:t>
              </w:r>
            </w:ins>
          </w:p>
          <w:p w14:paraId="1195E2E3" w14:textId="5B3B9047" w:rsidR="00C2385F" w:rsidRDefault="00C2385F" w:rsidP="0004734D">
            <w:pPr>
              <w:pStyle w:val="af7"/>
              <w:jc w:val="both"/>
              <w:rPr>
                <w:ins w:id="3562" w:author="Microsoft Office User" w:date="2023-06-09T14:18:00Z"/>
                <w:rFonts w:ascii="Arial" w:eastAsia="宋体" w:hAnsi="Arial" w:cs="Arial"/>
                <w:sz w:val="24"/>
                <w:szCs w:val="24"/>
              </w:rPr>
            </w:pPr>
            <w:ins w:id="3563" w:author="Microsoft Office User" w:date="2023-06-09T14:18:00Z">
              <w:r w:rsidRPr="00FE2B16">
                <w:rPr>
                  <w:rFonts w:ascii="Arial" w:eastAsia="宋体" w:hAnsi="Arial" w:cs="Arial"/>
                  <w:sz w:val="24"/>
                  <w:szCs w:val="24"/>
                </w:rPr>
                <w:t>第</w:t>
              </w:r>
              <w:r>
                <w:rPr>
                  <w:rFonts w:ascii="Arial" w:eastAsia="宋体" w:hAnsi="Arial" w:cs="Arial"/>
                  <w:sz w:val="24"/>
                  <w:szCs w:val="24"/>
                </w:rPr>
                <w:t>1</w:t>
              </w:r>
              <w:r w:rsidRPr="00FE2B16">
                <w:rPr>
                  <w:rFonts w:ascii="Arial" w:eastAsia="宋体" w:hAnsi="Arial" w:cs="Arial"/>
                  <w:sz w:val="24"/>
                  <w:szCs w:val="24"/>
                </w:rPr>
                <w:t>字节</w:t>
              </w:r>
              <w:r w:rsidRPr="00AD255D">
                <w:rPr>
                  <w:rFonts w:ascii="Arial" w:eastAsia="宋体" w:hAnsi="Arial" w:cs="Arial" w:hint="eastAsia"/>
                  <w:sz w:val="24"/>
                  <w:szCs w:val="24"/>
                </w:rPr>
                <w:t>：传输类型</w:t>
              </w:r>
              <w:r>
                <w:rPr>
                  <w:rFonts w:ascii="Arial" w:eastAsia="宋体" w:hAnsi="Arial" w:cs="Arial" w:hint="eastAsia"/>
                  <w:sz w:val="24"/>
                  <w:szCs w:val="24"/>
                </w:rPr>
                <w:t>；</w:t>
              </w:r>
            </w:ins>
          </w:p>
          <w:p w14:paraId="3E2DE054" w14:textId="77777777" w:rsidR="00C2385F" w:rsidRPr="00AF23C9" w:rsidRDefault="00C2385F" w:rsidP="0004734D">
            <w:pPr>
              <w:ind w:firstLineChars="200" w:firstLine="480"/>
              <w:rPr>
                <w:ins w:id="3564" w:author="Microsoft Office User" w:date="2023-06-09T14:18:00Z"/>
                <w:rFonts w:ascii="Arial" w:hAnsi="Arial" w:cs="Arial"/>
                <w:szCs w:val="21"/>
              </w:rPr>
            </w:pPr>
            <w:ins w:id="3565" w:author="Microsoft Office User" w:date="2023-06-09T14:18:00Z">
              <w:r w:rsidRPr="00AF23C9">
                <w:rPr>
                  <w:rFonts w:ascii="Arial" w:hAnsi="Arial" w:cs="Arial" w:hint="eastAsia"/>
                  <w:szCs w:val="21"/>
                </w:rPr>
                <w:t>0</w:t>
              </w:r>
              <w:r w:rsidRPr="00AF23C9">
                <w:rPr>
                  <w:rFonts w:ascii="Arial" w:hAnsi="Arial" w:cs="Arial" w:hint="eastAsia"/>
                  <w:szCs w:val="21"/>
                </w:rPr>
                <w:t>：设定开始时间</w:t>
              </w:r>
            </w:ins>
          </w:p>
          <w:p w14:paraId="0103C365" w14:textId="77777777" w:rsidR="00C2385F" w:rsidRPr="00AF23C9" w:rsidRDefault="00C2385F" w:rsidP="0004734D">
            <w:pPr>
              <w:ind w:firstLineChars="200" w:firstLine="480"/>
              <w:rPr>
                <w:ins w:id="3566" w:author="Microsoft Office User" w:date="2023-06-09T14:18:00Z"/>
                <w:rFonts w:ascii="Arial" w:hAnsi="Arial" w:cs="Arial"/>
                <w:szCs w:val="21"/>
              </w:rPr>
            </w:pPr>
            <w:ins w:id="3567" w:author="Microsoft Office User" w:date="2023-06-09T14:18:00Z">
              <w:r w:rsidRPr="00AF23C9">
                <w:rPr>
                  <w:rFonts w:ascii="Arial" w:hAnsi="Arial" w:cs="Arial" w:hint="eastAsia"/>
                  <w:szCs w:val="21"/>
                </w:rPr>
                <w:t>1</w:t>
              </w:r>
              <w:r w:rsidRPr="00AF23C9">
                <w:rPr>
                  <w:rFonts w:ascii="Arial" w:hAnsi="Arial" w:cs="Arial" w:hint="eastAsia"/>
                  <w:szCs w:val="21"/>
                </w:rPr>
                <w:t>：继续上一次发送的结果</w:t>
              </w:r>
            </w:ins>
          </w:p>
          <w:p w14:paraId="086BBB1C" w14:textId="77777777" w:rsidR="00C2385F" w:rsidRPr="00FE2B16" w:rsidRDefault="00C2385F" w:rsidP="0004734D">
            <w:pPr>
              <w:pStyle w:val="af7"/>
              <w:jc w:val="both"/>
              <w:rPr>
                <w:ins w:id="3568" w:author="Microsoft Office User" w:date="2023-06-09T14:18:00Z"/>
                <w:rFonts w:ascii="Arial" w:eastAsia="宋体" w:hAnsi="Arial" w:cs="Arial"/>
                <w:sz w:val="24"/>
                <w:szCs w:val="24"/>
              </w:rPr>
            </w:pPr>
            <w:ins w:id="3569" w:author="Microsoft Office User" w:date="2023-06-09T14:18:00Z">
              <w:r w:rsidRPr="00FE2B16">
                <w:rPr>
                  <w:rFonts w:ascii="Arial" w:eastAsia="宋体" w:hAnsi="Arial" w:cs="Arial"/>
                  <w:sz w:val="24"/>
                  <w:szCs w:val="24"/>
                </w:rPr>
                <w:t>第</w:t>
              </w:r>
              <w:r>
                <w:rPr>
                  <w:rFonts w:ascii="Arial" w:eastAsia="宋体" w:hAnsi="Arial" w:cs="Arial"/>
                  <w:sz w:val="24"/>
                  <w:szCs w:val="24"/>
                </w:rPr>
                <w:t>2</w:t>
              </w:r>
              <w:r w:rsidRPr="00FE2B16">
                <w:rPr>
                  <w:rFonts w:ascii="Arial" w:eastAsia="宋体" w:hAnsi="Arial" w:cs="Arial"/>
                  <w:sz w:val="24"/>
                  <w:szCs w:val="24"/>
                </w:rPr>
                <w:t>字节：</w:t>
              </w:r>
              <w:r w:rsidRPr="00FE2B16">
                <w:rPr>
                  <w:rFonts w:ascii="Arial" w:eastAsia="宋体" w:hAnsi="Arial" w:cs="Arial"/>
                  <w:sz w:val="24"/>
                </w:rPr>
                <w:t>开始时间</w:t>
              </w:r>
              <w:r w:rsidRPr="00FE2B16">
                <w:rPr>
                  <w:rFonts w:ascii="Arial" w:eastAsia="宋体" w:hAnsi="Arial" w:cs="Arial"/>
                  <w:sz w:val="24"/>
                </w:rPr>
                <w:t>(</w:t>
              </w:r>
              <w:r w:rsidRPr="00FE2B16">
                <w:rPr>
                  <w:rFonts w:ascii="Arial" w:eastAsia="宋体" w:hAnsi="Arial" w:cs="Arial"/>
                  <w:sz w:val="24"/>
                </w:rPr>
                <w:t>年</w:t>
              </w:r>
              <w:r w:rsidRPr="00FE2B16">
                <w:rPr>
                  <w:rFonts w:ascii="Arial" w:eastAsia="宋体" w:hAnsi="Arial" w:cs="Arial"/>
                  <w:sz w:val="24"/>
                </w:rPr>
                <w:t>)</w:t>
              </w:r>
              <w:r w:rsidRPr="00FE2B16">
                <w:rPr>
                  <w:rFonts w:ascii="Arial" w:eastAsia="宋体" w:hAnsi="Arial" w:cs="Arial"/>
                  <w:sz w:val="24"/>
                  <w:szCs w:val="24"/>
                </w:rPr>
                <w:t>；</w:t>
              </w:r>
            </w:ins>
          </w:p>
          <w:p w14:paraId="27F5C43E" w14:textId="77777777" w:rsidR="00C2385F" w:rsidRPr="00FE2B16" w:rsidRDefault="00C2385F" w:rsidP="0004734D">
            <w:pPr>
              <w:pStyle w:val="af7"/>
              <w:jc w:val="both"/>
              <w:rPr>
                <w:ins w:id="3570" w:author="Microsoft Office User" w:date="2023-06-09T14:18:00Z"/>
                <w:rFonts w:ascii="Arial" w:eastAsia="宋体" w:hAnsi="Arial" w:cs="Arial"/>
                <w:sz w:val="24"/>
                <w:szCs w:val="24"/>
              </w:rPr>
            </w:pPr>
            <w:ins w:id="3571" w:author="Microsoft Office User" w:date="2023-06-09T14:18:00Z">
              <w:r w:rsidRPr="00FE2B16">
                <w:rPr>
                  <w:rFonts w:ascii="Arial" w:eastAsia="宋体" w:hAnsi="Arial" w:cs="Arial"/>
                  <w:sz w:val="24"/>
                  <w:szCs w:val="24"/>
                </w:rPr>
                <w:t>第</w:t>
              </w:r>
              <w:r>
                <w:rPr>
                  <w:rFonts w:ascii="Arial" w:eastAsia="宋体" w:hAnsi="Arial" w:cs="Arial"/>
                  <w:sz w:val="24"/>
                  <w:szCs w:val="24"/>
                </w:rPr>
                <w:t>3</w:t>
              </w:r>
              <w:r w:rsidRPr="00FE2B16">
                <w:rPr>
                  <w:rFonts w:ascii="Arial" w:eastAsia="宋体" w:hAnsi="Arial" w:cs="Arial"/>
                  <w:sz w:val="24"/>
                  <w:szCs w:val="24"/>
                </w:rPr>
                <w:t>字节：</w:t>
              </w:r>
              <w:r w:rsidRPr="00FE2B16">
                <w:rPr>
                  <w:rFonts w:ascii="Arial" w:eastAsia="宋体" w:hAnsi="Arial" w:cs="Arial"/>
                  <w:sz w:val="24"/>
                </w:rPr>
                <w:t>开始时间</w:t>
              </w:r>
              <w:r w:rsidRPr="00FE2B16">
                <w:rPr>
                  <w:rFonts w:ascii="Arial" w:eastAsia="宋体" w:hAnsi="Arial" w:cs="Arial"/>
                  <w:sz w:val="24"/>
                </w:rPr>
                <w:t>(</w:t>
              </w:r>
              <w:r w:rsidRPr="00FE2B16">
                <w:rPr>
                  <w:rFonts w:ascii="Arial" w:eastAsia="宋体" w:hAnsi="Arial" w:cs="Arial" w:hint="eastAsia"/>
                  <w:sz w:val="24"/>
                </w:rPr>
                <w:t>月</w:t>
              </w:r>
              <w:r w:rsidRPr="00FE2B16">
                <w:rPr>
                  <w:rFonts w:ascii="Arial" w:eastAsia="宋体" w:hAnsi="Arial" w:cs="Arial"/>
                  <w:sz w:val="24"/>
                </w:rPr>
                <w:t>)</w:t>
              </w:r>
              <w:r w:rsidRPr="00FE2B16">
                <w:rPr>
                  <w:rFonts w:ascii="Arial" w:eastAsia="宋体" w:hAnsi="Arial" w:cs="Arial"/>
                  <w:sz w:val="24"/>
                  <w:szCs w:val="24"/>
                </w:rPr>
                <w:t>；</w:t>
              </w:r>
            </w:ins>
          </w:p>
          <w:p w14:paraId="1A763DCE" w14:textId="77777777" w:rsidR="00C2385F" w:rsidRPr="00FE2B16" w:rsidRDefault="00C2385F" w:rsidP="0004734D">
            <w:pPr>
              <w:pStyle w:val="af7"/>
              <w:jc w:val="both"/>
              <w:rPr>
                <w:ins w:id="3572" w:author="Microsoft Office User" w:date="2023-06-09T14:18:00Z"/>
                <w:rFonts w:ascii="Arial" w:eastAsia="宋体" w:hAnsi="Arial" w:cs="Arial"/>
                <w:sz w:val="24"/>
                <w:szCs w:val="24"/>
              </w:rPr>
            </w:pPr>
            <w:ins w:id="3573" w:author="Microsoft Office User" w:date="2023-06-09T14:18:00Z">
              <w:r w:rsidRPr="00FE2B16">
                <w:rPr>
                  <w:rFonts w:ascii="Arial" w:eastAsia="宋体" w:hAnsi="Arial" w:cs="Arial"/>
                  <w:sz w:val="24"/>
                  <w:szCs w:val="24"/>
                </w:rPr>
                <w:t>第</w:t>
              </w:r>
              <w:r>
                <w:rPr>
                  <w:rFonts w:ascii="Arial" w:eastAsia="宋体" w:hAnsi="Arial" w:cs="Arial"/>
                  <w:sz w:val="24"/>
                  <w:szCs w:val="24"/>
                </w:rPr>
                <w:t>4</w:t>
              </w:r>
              <w:r w:rsidRPr="00FE2B16">
                <w:rPr>
                  <w:rFonts w:ascii="Arial" w:eastAsia="宋体" w:hAnsi="Arial" w:cs="Arial"/>
                  <w:sz w:val="24"/>
                  <w:szCs w:val="24"/>
                </w:rPr>
                <w:t>字节：</w:t>
              </w:r>
              <w:r w:rsidRPr="00FE2B16">
                <w:rPr>
                  <w:rFonts w:ascii="Arial" w:eastAsia="宋体" w:hAnsi="Arial" w:cs="Arial"/>
                  <w:sz w:val="24"/>
                </w:rPr>
                <w:t>开始时间</w:t>
              </w:r>
              <w:r w:rsidRPr="00FE2B16">
                <w:rPr>
                  <w:rFonts w:ascii="Arial" w:eastAsia="宋体" w:hAnsi="Arial" w:cs="Arial"/>
                  <w:sz w:val="24"/>
                </w:rPr>
                <w:t>(</w:t>
              </w:r>
              <w:r>
                <w:rPr>
                  <w:rFonts w:ascii="Arial" w:eastAsia="宋体" w:hAnsi="Arial" w:cs="Arial" w:hint="eastAsia"/>
                  <w:sz w:val="24"/>
                </w:rPr>
                <w:t>日</w:t>
              </w:r>
              <w:r w:rsidRPr="00FE2B16">
                <w:rPr>
                  <w:rFonts w:ascii="Arial" w:eastAsia="宋体" w:hAnsi="Arial" w:cs="Arial"/>
                  <w:sz w:val="24"/>
                </w:rPr>
                <w:t>)</w:t>
              </w:r>
              <w:r w:rsidRPr="00FE2B16">
                <w:rPr>
                  <w:rFonts w:ascii="Arial" w:eastAsia="宋体" w:hAnsi="Arial" w:cs="Arial"/>
                  <w:sz w:val="24"/>
                  <w:szCs w:val="24"/>
                </w:rPr>
                <w:t>；</w:t>
              </w:r>
            </w:ins>
          </w:p>
          <w:p w14:paraId="452DB74E" w14:textId="77777777" w:rsidR="00C2385F" w:rsidRPr="00FE2B16" w:rsidRDefault="00C2385F" w:rsidP="0004734D">
            <w:pPr>
              <w:pStyle w:val="af7"/>
              <w:jc w:val="both"/>
              <w:rPr>
                <w:ins w:id="3574" w:author="Microsoft Office User" w:date="2023-06-09T14:18:00Z"/>
                <w:rFonts w:ascii="Arial" w:eastAsia="宋体" w:hAnsi="Arial" w:cs="Arial"/>
                <w:sz w:val="24"/>
                <w:szCs w:val="24"/>
              </w:rPr>
            </w:pPr>
            <w:ins w:id="3575" w:author="Microsoft Office User" w:date="2023-06-09T14:18:00Z">
              <w:r w:rsidRPr="00FE2B16">
                <w:rPr>
                  <w:rFonts w:ascii="Arial" w:eastAsia="宋体" w:hAnsi="Arial" w:cs="Arial"/>
                  <w:sz w:val="24"/>
                  <w:szCs w:val="24"/>
                </w:rPr>
                <w:t>第</w:t>
              </w:r>
              <w:r>
                <w:rPr>
                  <w:rFonts w:ascii="Arial" w:eastAsia="宋体" w:hAnsi="Arial" w:cs="Arial"/>
                  <w:sz w:val="24"/>
                  <w:szCs w:val="24"/>
                </w:rPr>
                <w:t>5</w:t>
              </w:r>
              <w:r w:rsidRPr="00FE2B16">
                <w:rPr>
                  <w:rFonts w:ascii="Arial" w:eastAsia="宋体" w:hAnsi="Arial" w:cs="Arial"/>
                  <w:sz w:val="24"/>
                  <w:szCs w:val="24"/>
                </w:rPr>
                <w:t>字节：</w:t>
              </w:r>
              <w:r w:rsidRPr="00FE2B16">
                <w:rPr>
                  <w:rFonts w:ascii="Arial" w:eastAsia="宋体" w:hAnsi="Arial" w:cs="Arial"/>
                  <w:sz w:val="24"/>
                </w:rPr>
                <w:t>开始时间</w:t>
              </w:r>
              <w:r w:rsidRPr="00FE2B16">
                <w:rPr>
                  <w:rFonts w:ascii="Arial" w:eastAsia="宋体" w:hAnsi="Arial" w:cs="Arial"/>
                  <w:sz w:val="24"/>
                </w:rPr>
                <w:t>(</w:t>
              </w:r>
              <w:r>
                <w:rPr>
                  <w:rFonts w:ascii="Arial" w:eastAsia="宋体" w:hAnsi="Arial" w:cs="Arial" w:hint="eastAsia"/>
                  <w:sz w:val="24"/>
                </w:rPr>
                <w:t>时</w:t>
              </w:r>
              <w:r w:rsidRPr="00FE2B16">
                <w:rPr>
                  <w:rFonts w:ascii="Arial" w:eastAsia="宋体" w:hAnsi="Arial" w:cs="Arial"/>
                  <w:sz w:val="24"/>
                </w:rPr>
                <w:t>)</w:t>
              </w:r>
              <w:r w:rsidRPr="00FE2B16">
                <w:rPr>
                  <w:rFonts w:ascii="Arial" w:eastAsia="宋体" w:hAnsi="Arial" w:cs="Arial"/>
                  <w:sz w:val="24"/>
                  <w:szCs w:val="24"/>
                </w:rPr>
                <w:t>；</w:t>
              </w:r>
            </w:ins>
          </w:p>
          <w:p w14:paraId="05DDF4A8" w14:textId="77777777" w:rsidR="00C2385F" w:rsidRPr="00FE2B16" w:rsidRDefault="00C2385F" w:rsidP="0004734D">
            <w:pPr>
              <w:pStyle w:val="af7"/>
              <w:jc w:val="both"/>
              <w:rPr>
                <w:ins w:id="3576" w:author="Microsoft Office User" w:date="2023-06-09T14:18:00Z"/>
                <w:rFonts w:ascii="Arial" w:eastAsia="宋体" w:hAnsi="Arial" w:cs="Arial"/>
                <w:sz w:val="24"/>
                <w:szCs w:val="24"/>
              </w:rPr>
            </w:pPr>
            <w:ins w:id="3577" w:author="Microsoft Office User" w:date="2023-06-09T14:18:00Z">
              <w:r w:rsidRPr="00FE2B16">
                <w:rPr>
                  <w:rFonts w:ascii="Arial" w:eastAsia="宋体" w:hAnsi="Arial" w:cs="Arial"/>
                  <w:sz w:val="24"/>
                  <w:szCs w:val="24"/>
                </w:rPr>
                <w:t>第</w:t>
              </w:r>
              <w:r>
                <w:rPr>
                  <w:rFonts w:ascii="Arial" w:eastAsia="宋体" w:hAnsi="Arial" w:cs="Arial"/>
                  <w:sz w:val="24"/>
                  <w:szCs w:val="24"/>
                </w:rPr>
                <w:t>6</w:t>
              </w:r>
              <w:r w:rsidRPr="00FE2B16">
                <w:rPr>
                  <w:rFonts w:ascii="Arial" w:eastAsia="宋体" w:hAnsi="Arial" w:cs="Arial"/>
                  <w:sz w:val="24"/>
                  <w:szCs w:val="24"/>
                </w:rPr>
                <w:t>字节：</w:t>
              </w:r>
              <w:r w:rsidRPr="00FE2B16">
                <w:rPr>
                  <w:rFonts w:ascii="Arial" w:eastAsia="宋体" w:hAnsi="Arial" w:cs="Arial"/>
                  <w:sz w:val="24"/>
                </w:rPr>
                <w:t>开始时间</w:t>
              </w:r>
              <w:r w:rsidRPr="00FE2B16">
                <w:rPr>
                  <w:rFonts w:ascii="Arial" w:eastAsia="宋体" w:hAnsi="Arial" w:cs="Arial"/>
                  <w:sz w:val="24"/>
                </w:rPr>
                <w:t>(</w:t>
              </w:r>
              <w:r>
                <w:rPr>
                  <w:rFonts w:ascii="Arial" w:eastAsia="宋体" w:hAnsi="Arial" w:cs="Arial" w:hint="eastAsia"/>
                  <w:sz w:val="24"/>
                </w:rPr>
                <w:t>分</w:t>
              </w:r>
              <w:r w:rsidRPr="00FE2B16">
                <w:rPr>
                  <w:rFonts w:ascii="Arial" w:eastAsia="宋体" w:hAnsi="Arial" w:cs="Arial"/>
                  <w:sz w:val="24"/>
                </w:rPr>
                <w:t>)</w:t>
              </w:r>
              <w:r w:rsidRPr="00FE2B16">
                <w:rPr>
                  <w:rFonts w:ascii="Arial" w:eastAsia="宋体" w:hAnsi="Arial" w:cs="Arial"/>
                  <w:sz w:val="24"/>
                  <w:szCs w:val="24"/>
                </w:rPr>
                <w:t>；</w:t>
              </w:r>
            </w:ins>
          </w:p>
          <w:p w14:paraId="2EFF8D93" w14:textId="77777777" w:rsidR="00C2385F" w:rsidRPr="00184CA6" w:rsidRDefault="00C2385F" w:rsidP="0004734D">
            <w:pPr>
              <w:pStyle w:val="af7"/>
              <w:jc w:val="both"/>
              <w:rPr>
                <w:ins w:id="3578" w:author="Microsoft Office User" w:date="2023-06-09T14:18:00Z"/>
                <w:rFonts w:ascii="Arial" w:eastAsia="宋体" w:hAnsi="Arial" w:cs="Arial"/>
                <w:sz w:val="24"/>
                <w:szCs w:val="24"/>
              </w:rPr>
            </w:pPr>
            <w:ins w:id="3579" w:author="Microsoft Office User" w:date="2023-06-09T14:18:00Z">
              <w:r w:rsidRPr="00FE2B16">
                <w:rPr>
                  <w:rFonts w:ascii="Arial" w:eastAsia="宋体" w:hAnsi="Arial" w:cs="Arial"/>
                  <w:sz w:val="24"/>
                  <w:szCs w:val="24"/>
                </w:rPr>
                <w:t>第</w:t>
              </w:r>
              <w:r>
                <w:rPr>
                  <w:rFonts w:ascii="Arial" w:eastAsia="宋体" w:hAnsi="Arial" w:cs="Arial"/>
                  <w:sz w:val="24"/>
                  <w:szCs w:val="24"/>
                </w:rPr>
                <w:t>7</w:t>
              </w:r>
              <w:r w:rsidRPr="00FE2B16">
                <w:rPr>
                  <w:rFonts w:ascii="Arial" w:eastAsia="宋体" w:hAnsi="Arial" w:cs="Arial"/>
                  <w:sz w:val="24"/>
                  <w:szCs w:val="24"/>
                </w:rPr>
                <w:t>字节：</w:t>
              </w:r>
              <w:r w:rsidRPr="00FE2B16">
                <w:rPr>
                  <w:rFonts w:ascii="Arial" w:eastAsia="宋体" w:hAnsi="Arial" w:cs="Arial"/>
                  <w:sz w:val="24"/>
                </w:rPr>
                <w:t>开始时间</w:t>
              </w:r>
              <w:r w:rsidRPr="00FE2B16">
                <w:rPr>
                  <w:rFonts w:ascii="Arial" w:eastAsia="宋体" w:hAnsi="Arial" w:cs="Arial"/>
                  <w:sz w:val="24"/>
                </w:rPr>
                <w:t>(</w:t>
              </w:r>
              <w:r>
                <w:rPr>
                  <w:rFonts w:ascii="Arial" w:eastAsia="宋体" w:hAnsi="Arial" w:cs="Arial" w:hint="eastAsia"/>
                  <w:sz w:val="24"/>
                </w:rPr>
                <w:t>秒</w:t>
              </w:r>
              <w:r w:rsidRPr="00FE2B16">
                <w:rPr>
                  <w:rFonts w:ascii="Arial" w:eastAsia="宋体" w:hAnsi="Arial" w:cs="Arial"/>
                  <w:sz w:val="24"/>
                </w:rPr>
                <w:t>)</w:t>
              </w:r>
              <w:r w:rsidRPr="00FE2B16">
                <w:rPr>
                  <w:rFonts w:ascii="Arial" w:eastAsia="宋体" w:hAnsi="Arial" w:cs="Arial"/>
                  <w:sz w:val="24"/>
                  <w:szCs w:val="24"/>
                </w:rPr>
                <w:t>；</w:t>
              </w:r>
            </w:ins>
          </w:p>
        </w:tc>
      </w:tr>
      <w:tr w:rsidR="00C2385F" w:rsidRPr="00550946" w14:paraId="5FA88206" w14:textId="77777777" w:rsidTr="00C2385F">
        <w:trPr>
          <w:trHeight w:val="624"/>
          <w:ins w:id="3580" w:author="Microsoft Office User" w:date="2023-06-09T15:20:00Z"/>
        </w:trPr>
        <w:tc>
          <w:tcPr>
            <w:tcW w:w="498" w:type="pct"/>
            <w:vMerge/>
            <w:vAlign w:val="center"/>
          </w:tcPr>
          <w:p w14:paraId="3824BDF7" w14:textId="77777777" w:rsidR="00C2385F" w:rsidRPr="00550946" w:rsidRDefault="00C2385F" w:rsidP="0004734D">
            <w:pPr>
              <w:jc w:val="center"/>
              <w:rPr>
                <w:ins w:id="3581" w:author="Microsoft Office User" w:date="2023-06-09T15:20:00Z"/>
                <w:rFonts w:ascii="Arial" w:hAnsi="Arial" w:cs="Arial"/>
                <w:szCs w:val="21"/>
              </w:rPr>
            </w:pPr>
          </w:p>
        </w:tc>
        <w:tc>
          <w:tcPr>
            <w:tcW w:w="1422" w:type="pct"/>
            <w:vMerge/>
            <w:vAlign w:val="center"/>
          </w:tcPr>
          <w:p w14:paraId="749879FB" w14:textId="77777777" w:rsidR="00C2385F" w:rsidRDefault="00C2385F" w:rsidP="0004734D">
            <w:pPr>
              <w:jc w:val="center"/>
              <w:rPr>
                <w:ins w:id="3582" w:author="Microsoft Office User" w:date="2023-06-09T15:20:00Z"/>
                <w:rFonts w:ascii="Arial" w:hAnsi="Arial" w:cs="Arial" w:hint="eastAsia"/>
                <w:szCs w:val="21"/>
              </w:rPr>
            </w:pPr>
          </w:p>
        </w:tc>
        <w:tc>
          <w:tcPr>
            <w:tcW w:w="3080" w:type="pct"/>
            <w:vAlign w:val="center"/>
          </w:tcPr>
          <w:p w14:paraId="5509E95A" w14:textId="77777777" w:rsidR="00C2385F" w:rsidRDefault="00C2385F" w:rsidP="0004734D">
            <w:pPr>
              <w:pStyle w:val="af7"/>
              <w:jc w:val="both"/>
              <w:rPr>
                <w:ins w:id="3583" w:author="Microsoft Office User" w:date="2023-06-09T15:20:00Z"/>
                <w:rFonts w:ascii="Arial" w:eastAsia="宋体" w:hAnsi="Arial" w:cs="Arial"/>
                <w:sz w:val="24"/>
                <w:szCs w:val="24"/>
              </w:rPr>
            </w:pPr>
            <w:ins w:id="3584" w:author="Microsoft Office User" w:date="2023-06-09T15:20:00Z">
              <w:r>
                <w:rPr>
                  <w:rFonts w:ascii="Arial" w:eastAsia="宋体" w:hAnsi="Arial" w:cs="Arial" w:hint="eastAsia"/>
                  <w:sz w:val="24"/>
                  <w:szCs w:val="24"/>
                </w:rPr>
                <w:t>上行：</w:t>
              </w:r>
            </w:ins>
          </w:p>
          <w:p w14:paraId="433602B3" w14:textId="77777777" w:rsidR="00C2385F" w:rsidRPr="001A7ED1" w:rsidRDefault="00C2385F" w:rsidP="00C2385F">
            <w:pPr>
              <w:rPr>
                <w:ins w:id="3585" w:author="Microsoft Office User" w:date="2023-06-09T15:21:00Z"/>
                <w:rFonts w:ascii="Arial" w:hAnsi="Arial" w:cs="Arial"/>
                <w:szCs w:val="21"/>
              </w:rPr>
            </w:pPr>
            <w:ins w:id="3586" w:author="Microsoft Office User" w:date="2023-06-09T15:21:00Z">
              <w:r w:rsidRPr="001A7ED1">
                <w:rPr>
                  <w:rFonts w:ascii="Arial" w:hAnsi="Arial" w:cs="Arial"/>
                  <w:szCs w:val="21"/>
                </w:rPr>
                <w:t>第</w:t>
              </w:r>
              <w:r w:rsidRPr="001A7ED1">
                <w:rPr>
                  <w:rFonts w:ascii="Arial" w:hAnsi="Arial" w:cs="Arial"/>
                  <w:szCs w:val="21"/>
                </w:rPr>
                <w:t>1</w:t>
              </w:r>
              <w:r w:rsidRPr="001A7ED1">
                <w:rPr>
                  <w:rFonts w:ascii="Arial" w:hAnsi="Arial" w:cs="Arial"/>
                  <w:szCs w:val="21"/>
                </w:rPr>
                <w:t>字节：响应命令类型（</w:t>
              </w:r>
              <w:r w:rsidRPr="001A7ED1">
                <w:rPr>
                  <w:rFonts w:ascii="Arial" w:hAnsi="Arial" w:cs="Arial"/>
                  <w:szCs w:val="21"/>
                </w:rPr>
                <w:t>0x0</w:t>
              </w:r>
              <w:r>
                <w:rPr>
                  <w:rFonts w:ascii="Arial" w:hAnsi="Arial" w:cs="Arial"/>
                  <w:szCs w:val="21"/>
                </w:rPr>
                <w:t>7</w:t>
              </w:r>
              <w:r w:rsidRPr="001A7ED1">
                <w:rPr>
                  <w:rFonts w:ascii="Arial" w:hAnsi="Arial" w:cs="Arial"/>
                  <w:szCs w:val="21"/>
                </w:rPr>
                <w:t>）</w:t>
              </w:r>
              <w:r>
                <w:rPr>
                  <w:rFonts w:ascii="Arial" w:hAnsi="Arial" w:cs="Arial" w:hint="eastAsia"/>
                  <w:szCs w:val="21"/>
                </w:rPr>
                <w:t>；</w:t>
              </w:r>
            </w:ins>
          </w:p>
          <w:p w14:paraId="0A1267EB" w14:textId="77777777" w:rsidR="00C2385F" w:rsidRDefault="00C2385F" w:rsidP="00C2385F">
            <w:pPr>
              <w:pStyle w:val="af7"/>
              <w:jc w:val="both"/>
              <w:rPr>
                <w:ins w:id="3587" w:author="Microsoft Office User" w:date="2023-06-09T15:21:00Z"/>
                <w:rFonts w:ascii="Arial" w:eastAsia="宋体" w:hAnsi="Arial" w:cs="Arial"/>
                <w:sz w:val="24"/>
                <w:szCs w:val="24"/>
              </w:rPr>
            </w:pPr>
            <w:ins w:id="3588" w:author="Microsoft Office User" w:date="2023-06-09T15:21:00Z">
              <w:r w:rsidRPr="00FE2B16">
                <w:rPr>
                  <w:rFonts w:ascii="Arial" w:eastAsia="宋体" w:hAnsi="Arial" w:cs="Arial"/>
                  <w:sz w:val="24"/>
                  <w:szCs w:val="24"/>
                </w:rPr>
                <w:t>第</w:t>
              </w:r>
              <w:r>
                <w:rPr>
                  <w:rFonts w:ascii="Arial" w:eastAsia="宋体" w:hAnsi="Arial" w:cs="Arial"/>
                  <w:sz w:val="24"/>
                  <w:szCs w:val="24"/>
                </w:rPr>
                <w:t>2</w:t>
              </w:r>
              <w:r w:rsidRPr="00FE2B16">
                <w:rPr>
                  <w:rFonts w:ascii="Arial" w:eastAsia="宋体" w:hAnsi="Arial" w:cs="Arial"/>
                  <w:sz w:val="24"/>
                  <w:szCs w:val="24"/>
                </w:rPr>
                <w:t>字节：</w:t>
              </w:r>
              <w:r>
                <w:rPr>
                  <w:rFonts w:ascii="Arial" w:eastAsia="宋体" w:hAnsi="Arial" w:cs="Arial" w:hint="eastAsia"/>
                  <w:sz w:val="24"/>
                  <w:szCs w:val="24"/>
                </w:rPr>
                <w:t>传输状态</w:t>
              </w:r>
              <w:r w:rsidRPr="00FE2B16">
                <w:rPr>
                  <w:rFonts w:ascii="Arial" w:eastAsia="宋体" w:hAnsi="Arial" w:cs="Arial"/>
                  <w:sz w:val="24"/>
                  <w:szCs w:val="24"/>
                </w:rPr>
                <w:t>；</w:t>
              </w:r>
            </w:ins>
          </w:p>
          <w:p w14:paraId="7F296282" w14:textId="77777777" w:rsidR="00C2385F" w:rsidRPr="00FD0DE4" w:rsidRDefault="00C2385F" w:rsidP="00C2385F">
            <w:pPr>
              <w:ind w:firstLineChars="200" w:firstLine="480"/>
              <w:rPr>
                <w:ins w:id="3589" w:author="Microsoft Office User" w:date="2023-06-09T15:21:00Z"/>
                <w:rFonts w:ascii="Arial" w:hAnsi="Arial" w:cs="Arial"/>
                <w:szCs w:val="21"/>
              </w:rPr>
            </w:pPr>
            <w:ins w:id="3590" w:author="Microsoft Office User" w:date="2023-06-09T15:21:00Z">
              <w:r w:rsidRPr="00FD0DE4">
                <w:rPr>
                  <w:rFonts w:ascii="Arial" w:hAnsi="Arial" w:cs="Arial" w:hint="eastAsia"/>
                  <w:szCs w:val="21"/>
                </w:rPr>
                <w:t>0</w:t>
              </w:r>
              <w:r w:rsidRPr="00FD0DE4">
                <w:rPr>
                  <w:rFonts w:ascii="Arial" w:hAnsi="Arial" w:cs="Arial" w:hint="eastAsia"/>
                  <w:szCs w:val="21"/>
                </w:rPr>
                <w:t>：传输结束</w:t>
              </w:r>
            </w:ins>
          </w:p>
          <w:p w14:paraId="71B501A5" w14:textId="77777777" w:rsidR="00C2385F" w:rsidRPr="00FD0DE4" w:rsidRDefault="00C2385F" w:rsidP="00C2385F">
            <w:pPr>
              <w:ind w:firstLineChars="200" w:firstLine="480"/>
              <w:rPr>
                <w:ins w:id="3591" w:author="Microsoft Office User" w:date="2023-06-09T15:21:00Z"/>
                <w:rFonts w:ascii="Arial" w:hAnsi="Arial" w:cs="Arial"/>
                <w:szCs w:val="21"/>
              </w:rPr>
            </w:pPr>
            <w:ins w:id="3592" w:author="Microsoft Office User" w:date="2023-06-09T15:21:00Z">
              <w:r w:rsidRPr="00FD0DE4">
                <w:rPr>
                  <w:rFonts w:ascii="Arial" w:hAnsi="Arial" w:cs="Arial" w:hint="eastAsia"/>
                  <w:szCs w:val="21"/>
                </w:rPr>
                <w:t>1</w:t>
              </w:r>
              <w:r w:rsidRPr="00FD0DE4">
                <w:rPr>
                  <w:rFonts w:ascii="Arial" w:hAnsi="Arial" w:cs="Arial" w:hint="eastAsia"/>
                  <w:szCs w:val="21"/>
                </w:rPr>
                <w:t>：继续传输</w:t>
              </w:r>
            </w:ins>
          </w:p>
          <w:p w14:paraId="480D10D9" w14:textId="77777777" w:rsidR="00C2385F" w:rsidRPr="00FE2B16" w:rsidRDefault="00C2385F" w:rsidP="00C2385F">
            <w:pPr>
              <w:pStyle w:val="af7"/>
              <w:jc w:val="both"/>
              <w:rPr>
                <w:ins w:id="3593" w:author="Microsoft Office User" w:date="2023-06-09T15:21:00Z"/>
                <w:rFonts w:ascii="Arial" w:eastAsia="宋体" w:hAnsi="Arial" w:cs="Arial"/>
                <w:sz w:val="24"/>
                <w:szCs w:val="24"/>
              </w:rPr>
            </w:pPr>
            <w:ins w:id="3594" w:author="Microsoft Office User" w:date="2023-06-09T15:21:00Z">
              <w:r w:rsidRPr="00FE2B16">
                <w:rPr>
                  <w:rFonts w:ascii="Arial" w:eastAsia="宋体" w:hAnsi="Arial" w:cs="Arial"/>
                  <w:sz w:val="24"/>
                  <w:szCs w:val="24"/>
                </w:rPr>
                <w:t>第</w:t>
              </w:r>
              <w:r>
                <w:rPr>
                  <w:rFonts w:ascii="Arial" w:eastAsia="宋体" w:hAnsi="Arial" w:cs="Arial"/>
                  <w:sz w:val="24"/>
                  <w:szCs w:val="24"/>
                </w:rPr>
                <w:t>3</w:t>
              </w:r>
              <w:r w:rsidRPr="00FE2B16">
                <w:rPr>
                  <w:rFonts w:ascii="Arial" w:eastAsia="宋体" w:hAnsi="Arial" w:cs="Arial"/>
                  <w:sz w:val="24"/>
                  <w:szCs w:val="24"/>
                </w:rPr>
                <w:t>-</w:t>
              </w:r>
              <w:r>
                <w:rPr>
                  <w:rFonts w:ascii="Arial" w:eastAsia="宋体" w:hAnsi="Arial" w:cs="Arial"/>
                  <w:sz w:val="24"/>
                  <w:szCs w:val="24"/>
                </w:rPr>
                <w:t>4</w:t>
              </w:r>
              <w:r w:rsidRPr="00FE2B16">
                <w:rPr>
                  <w:rFonts w:ascii="Arial" w:eastAsia="宋体" w:hAnsi="Arial" w:cs="Arial"/>
                  <w:sz w:val="24"/>
                  <w:szCs w:val="24"/>
                </w:rPr>
                <w:t>字节：序号；</w:t>
              </w:r>
            </w:ins>
          </w:p>
          <w:p w14:paraId="384C430D" w14:textId="77777777" w:rsidR="00C2385F" w:rsidRPr="00FE2B16" w:rsidRDefault="00C2385F" w:rsidP="00C2385F">
            <w:pPr>
              <w:pStyle w:val="af7"/>
              <w:jc w:val="both"/>
              <w:rPr>
                <w:ins w:id="3595" w:author="Microsoft Office User" w:date="2023-06-09T15:21:00Z"/>
                <w:rFonts w:ascii="Arial" w:eastAsia="宋体" w:hAnsi="Arial" w:cs="Arial"/>
                <w:sz w:val="24"/>
                <w:szCs w:val="24"/>
              </w:rPr>
            </w:pPr>
            <w:ins w:id="3596" w:author="Microsoft Office User" w:date="2023-06-09T15:21:00Z">
              <w:r w:rsidRPr="00FE2B16">
                <w:rPr>
                  <w:rFonts w:ascii="Arial" w:eastAsia="宋体" w:hAnsi="Arial" w:cs="Arial"/>
                  <w:sz w:val="24"/>
                  <w:szCs w:val="24"/>
                </w:rPr>
                <w:t>第</w:t>
              </w:r>
              <w:r>
                <w:rPr>
                  <w:rFonts w:ascii="Arial" w:eastAsia="宋体" w:hAnsi="Arial" w:cs="Arial"/>
                  <w:sz w:val="24"/>
                  <w:szCs w:val="24"/>
                </w:rPr>
                <w:t>5</w:t>
              </w:r>
              <w:r w:rsidRPr="00FE2B16">
                <w:rPr>
                  <w:rFonts w:ascii="Arial" w:eastAsia="宋体" w:hAnsi="Arial" w:cs="Arial"/>
                  <w:sz w:val="24"/>
                  <w:szCs w:val="24"/>
                </w:rPr>
                <w:t>字节：信号类型；</w:t>
              </w:r>
            </w:ins>
          </w:p>
          <w:p w14:paraId="60B52AFA" w14:textId="77777777" w:rsidR="00C2385F" w:rsidRPr="00FE2B16" w:rsidRDefault="00C2385F" w:rsidP="00C2385F">
            <w:pPr>
              <w:pStyle w:val="af7"/>
              <w:jc w:val="both"/>
              <w:rPr>
                <w:ins w:id="3597" w:author="Microsoft Office User" w:date="2023-06-09T15:21:00Z"/>
                <w:rFonts w:ascii="Arial" w:eastAsia="宋体" w:hAnsi="Arial" w:cs="Arial"/>
                <w:sz w:val="24"/>
                <w:szCs w:val="24"/>
              </w:rPr>
            </w:pPr>
            <w:ins w:id="3598" w:author="Microsoft Office User" w:date="2023-06-09T15:21:00Z">
              <w:r w:rsidRPr="00FE2B16">
                <w:rPr>
                  <w:rFonts w:ascii="Arial" w:eastAsia="宋体" w:hAnsi="Arial" w:cs="Arial"/>
                  <w:sz w:val="24"/>
                  <w:szCs w:val="24"/>
                </w:rPr>
                <w:t>第</w:t>
              </w:r>
              <w:r>
                <w:rPr>
                  <w:rFonts w:ascii="Arial" w:eastAsia="宋体" w:hAnsi="Arial" w:cs="Arial"/>
                  <w:sz w:val="24"/>
                  <w:szCs w:val="24"/>
                </w:rPr>
                <w:t>6</w:t>
              </w:r>
              <w:r w:rsidRPr="00FE2B16">
                <w:rPr>
                  <w:rFonts w:ascii="Arial" w:eastAsia="宋体" w:hAnsi="Arial" w:cs="Arial"/>
                  <w:sz w:val="24"/>
                  <w:szCs w:val="24"/>
                </w:rPr>
                <w:t>字节：</w:t>
              </w:r>
              <w:r w:rsidRPr="00FE2B16">
                <w:rPr>
                  <w:rFonts w:ascii="Arial" w:eastAsia="宋体" w:hAnsi="Arial" w:cs="Arial"/>
                  <w:sz w:val="24"/>
                </w:rPr>
                <w:t>开始时间</w:t>
              </w:r>
              <w:r w:rsidRPr="00FE2B16">
                <w:rPr>
                  <w:rFonts w:ascii="Arial" w:eastAsia="宋体" w:hAnsi="Arial" w:cs="Arial"/>
                  <w:sz w:val="24"/>
                </w:rPr>
                <w:t>(</w:t>
              </w:r>
              <w:r w:rsidRPr="00FE2B16">
                <w:rPr>
                  <w:rFonts w:ascii="Arial" w:eastAsia="宋体" w:hAnsi="Arial" w:cs="Arial"/>
                  <w:sz w:val="24"/>
                </w:rPr>
                <w:t>年</w:t>
              </w:r>
              <w:r w:rsidRPr="00FE2B16">
                <w:rPr>
                  <w:rFonts w:ascii="Arial" w:eastAsia="宋体" w:hAnsi="Arial" w:cs="Arial"/>
                  <w:sz w:val="24"/>
                </w:rPr>
                <w:t>)</w:t>
              </w:r>
              <w:r w:rsidRPr="00FE2B16">
                <w:rPr>
                  <w:rFonts w:ascii="Arial" w:eastAsia="宋体" w:hAnsi="Arial" w:cs="Arial"/>
                  <w:sz w:val="24"/>
                  <w:szCs w:val="24"/>
                </w:rPr>
                <w:t>；</w:t>
              </w:r>
            </w:ins>
          </w:p>
          <w:p w14:paraId="213EB02F" w14:textId="77777777" w:rsidR="00C2385F" w:rsidRPr="00FE2B16" w:rsidRDefault="00C2385F" w:rsidP="00C2385F">
            <w:pPr>
              <w:pStyle w:val="af7"/>
              <w:jc w:val="both"/>
              <w:rPr>
                <w:ins w:id="3599" w:author="Microsoft Office User" w:date="2023-06-09T15:21:00Z"/>
                <w:rFonts w:ascii="Arial" w:eastAsia="宋体" w:hAnsi="Arial" w:cs="Arial"/>
                <w:sz w:val="24"/>
                <w:szCs w:val="24"/>
              </w:rPr>
            </w:pPr>
            <w:ins w:id="3600" w:author="Microsoft Office User" w:date="2023-06-09T15:21:00Z">
              <w:r w:rsidRPr="00FE2B16">
                <w:rPr>
                  <w:rFonts w:ascii="Arial" w:eastAsia="宋体" w:hAnsi="Arial" w:cs="Arial"/>
                  <w:sz w:val="24"/>
                  <w:szCs w:val="24"/>
                </w:rPr>
                <w:t>第</w:t>
              </w:r>
              <w:r>
                <w:rPr>
                  <w:rFonts w:ascii="Arial" w:eastAsia="宋体" w:hAnsi="Arial" w:cs="Arial"/>
                  <w:sz w:val="24"/>
                  <w:szCs w:val="24"/>
                </w:rPr>
                <w:t>7</w:t>
              </w:r>
              <w:r w:rsidRPr="00FE2B16">
                <w:rPr>
                  <w:rFonts w:ascii="Arial" w:eastAsia="宋体" w:hAnsi="Arial" w:cs="Arial"/>
                  <w:sz w:val="24"/>
                  <w:szCs w:val="24"/>
                </w:rPr>
                <w:t>字节：</w:t>
              </w:r>
              <w:r w:rsidRPr="00FE2B16">
                <w:rPr>
                  <w:rFonts w:ascii="Arial" w:eastAsia="宋体" w:hAnsi="Arial" w:cs="Arial"/>
                  <w:sz w:val="24"/>
                </w:rPr>
                <w:t>开始时间</w:t>
              </w:r>
              <w:r w:rsidRPr="00FE2B16">
                <w:rPr>
                  <w:rFonts w:ascii="Arial" w:eastAsia="宋体" w:hAnsi="Arial" w:cs="Arial"/>
                  <w:sz w:val="24"/>
                </w:rPr>
                <w:t>(</w:t>
              </w:r>
              <w:r w:rsidRPr="00FE2B16">
                <w:rPr>
                  <w:rFonts w:ascii="Arial" w:eastAsia="宋体" w:hAnsi="Arial" w:cs="Arial" w:hint="eastAsia"/>
                  <w:sz w:val="24"/>
                </w:rPr>
                <w:t>月</w:t>
              </w:r>
              <w:r w:rsidRPr="00FE2B16">
                <w:rPr>
                  <w:rFonts w:ascii="Arial" w:eastAsia="宋体" w:hAnsi="Arial" w:cs="Arial"/>
                  <w:sz w:val="24"/>
                </w:rPr>
                <w:t>)</w:t>
              </w:r>
              <w:r w:rsidRPr="00FE2B16">
                <w:rPr>
                  <w:rFonts w:ascii="Arial" w:eastAsia="宋体" w:hAnsi="Arial" w:cs="Arial"/>
                  <w:sz w:val="24"/>
                  <w:szCs w:val="24"/>
                </w:rPr>
                <w:t>；</w:t>
              </w:r>
            </w:ins>
          </w:p>
          <w:p w14:paraId="7CF9BC1C" w14:textId="77777777" w:rsidR="00C2385F" w:rsidRPr="00FE2B16" w:rsidRDefault="00C2385F" w:rsidP="00C2385F">
            <w:pPr>
              <w:pStyle w:val="af7"/>
              <w:jc w:val="both"/>
              <w:rPr>
                <w:ins w:id="3601" w:author="Microsoft Office User" w:date="2023-06-09T15:21:00Z"/>
                <w:rFonts w:ascii="Arial" w:eastAsia="宋体" w:hAnsi="Arial" w:cs="Arial"/>
                <w:sz w:val="24"/>
                <w:szCs w:val="24"/>
              </w:rPr>
            </w:pPr>
            <w:ins w:id="3602" w:author="Microsoft Office User" w:date="2023-06-09T15:21:00Z">
              <w:r w:rsidRPr="00FE2B16">
                <w:rPr>
                  <w:rFonts w:ascii="Arial" w:eastAsia="宋体" w:hAnsi="Arial" w:cs="Arial"/>
                  <w:sz w:val="24"/>
                  <w:szCs w:val="24"/>
                </w:rPr>
                <w:t>第</w:t>
              </w:r>
              <w:r>
                <w:rPr>
                  <w:rFonts w:ascii="Arial" w:eastAsia="宋体" w:hAnsi="Arial" w:cs="Arial"/>
                  <w:sz w:val="24"/>
                  <w:szCs w:val="24"/>
                </w:rPr>
                <w:t>8</w:t>
              </w:r>
              <w:r w:rsidRPr="00FE2B16">
                <w:rPr>
                  <w:rFonts w:ascii="Arial" w:eastAsia="宋体" w:hAnsi="Arial" w:cs="Arial"/>
                  <w:sz w:val="24"/>
                  <w:szCs w:val="24"/>
                </w:rPr>
                <w:t>字节：</w:t>
              </w:r>
              <w:r w:rsidRPr="00FE2B16">
                <w:rPr>
                  <w:rFonts w:ascii="Arial" w:eastAsia="宋体" w:hAnsi="Arial" w:cs="Arial"/>
                  <w:sz w:val="24"/>
                </w:rPr>
                <w:t>开始时间</w:t>
              </w:r>
              <w:r w:rsidRPr="00FE2B16">
                <w:rPr>
                  <w:rFonts w:ascii="Arial" w:eastAsia="宋体" w:hAnsi="Arial" w:cs="Arial"/>
                  <w:sz w:val="24"/>
                </w:rPr>
                <w:t>(</w:t>
              </w:r>
              <w:r>
                <w:rPr>
                  <w:rFonts w:ascii="Arial" w:eastAsia="宋体" w:hAnsi="Arial" w:cs="Arial" w:hint="eastAsia"/>
                  <w:sz w:val="24"/>
                </w:rPr>
                <w:t>日</w:t>
              </w:r>
              <w:r w:rsidRPr="00FE2B16">
                <w:rPr>
                  <w:rFonts w:ascii="Arial" w:eastAsia="宋体" w:hAnsi="Arial" w:cs="Arial"/>
                  <w:sz w:val="24"/>
                </w:rPr>
                <w:t>)</w:t>
              </w:r>
              <w:r w:rsidRPr="00FE2B16">
                <w:rPr>
                  <w:rFonts w:ascii="Arial" w:eastAsia="宋体" w:hAnsi="Arial" w:cs="Arial"/>
                  <w:sz w:val="24"/>
                  <w:szCs w:val="24"/>
                </w:rPr>
                <w:t>；</w:t>
              </w:r>
            </w:ins>
          </w:p>
          <w:p w14:paraId="13B2717D" w14:textId="77777777" w:rsidR="00C2385F" w:rsidRPr="00FE2B16" w:rsidRDefault="00C2385F" w:rsidP="00C2385F">
            <w:pPr>
              <w:pStyle w:val="af7"/>
              <w:jc w:val="both"/>
              <w:rPr>
                <w:ins w:id="3603" w:author="Microsoft Office User" w:date="2023-06-09T15:21:00Z"/>
                <w:rFonts w:ascii="Arial" w:eastAsia="宋体" w:hAnsi="Arial" w:cs="Arial"/>
                <w:sz w:val="24"/>
                <w:szCs w:val="24"/>
              </w:rPr>
            </w:pPr>
            <w:ins w:id="3604" w:author="Microsoft Office User" w:date="2023-06-09T15:21:00Z">
              <w:r w:rsidRPr="00FE2B16">
                <w:rPr>
                  <w:rFonts w:ascii="Arial" w:eastAsia="宋体" w:hAnsi="Arial" w:cs="Arial"/>
                  <w:sz w:val="24"/>
                  <w:szCs w:val="24"/>
                </w:rPr>
                <w:t>第</w:t>
              </w:r>
              <w:r>
                <w:rPr>
                  <w:rFonts w:ascii="Arial" w:eastAsia="宋体" w:hAnsi="Arial" w:cs="Arial"/>
                  <w:sz w:val="24"/>
                  <w:szCs w:val="24"/>
                </w:rPr>
                <w:t>9</w:t>
              </w:r>
              <w:r w:rsidRPr="00FE2B16">
                <w:rPr>
                  <w:rFonts w:ascii="Arial" w:eastAsia="宋体" w:hAnsi="Arial" w:cs="Arial"/>
                  <w:sz w:val="24"/>
                  <w:szCs w:val="24"/>
                </w:rPr>
                <w:t>字节：</w:t>
              </w:r>
              <w:r w:rsidRPr="00FE2B16">
                <w:rPr>
                  <w:rFonts w:ascii="Arial" w:eastAsia="宋体" w:hAnsi="Arial" w:cs="Arial"/>
                  <w:sz w:val="24"/>
                </w:rPr>
                <w:t>开始时间</w:t>
              </w:r>
              <w:r w:rsidRPr="00FE2B16">
                <w:rPr>
                  <w:rFonts w:ascii="Arial" w:eastAsia="宋体" w:hAnsi="Arial" w:cs="Arial"/>
                  <w:sz w:val="24"/>
                </w:rPr>
                <w:t>(</w:t>
              </w:r>
              <w:r>
                <w:rPr>
                  <w:rFonts w:ascii="Arial" w:eastAsia="宋体" w:hAnsi="Arial" w:cs="Arial" w:hint="eastAsia"/>
                  <w:sz w:val="24"/>
                </w:rPr>
                <w:t>时</w:t>
              </w:r>
              <w:r w:rsidRPr="00FE2B16">
                <w:rPr>
                  <w:rFonts w:ascii="Arial" w:eastAsia="宋体" w:hAnsi="Arial" w:cs="Arial"/>
                  <w:sz w:val="24"/>
                </w:rPr>
                <w:t>)</w:t>
              </w:r>
              <w:r w:rsidRPr="00FE2B16">
                <w:rPr>
                  <w:rFonts w:ascii="Arial" w:eastAsia="宋体" w:hAnsi="Arial" w:cs="Arial"/>
                  <w:sz w:val="24"/>
                  <w:szCs w:val="24"/>
                </w:rPr>
                <w:t>；</w:t>
              </w:r>
            </w:ins>
          </w:p>
          <w:p w14:paraId="3FB890DE" w14:textId="77777777" w:rsidR="00C2385F" w:rsidRPr="00FE2B16" w:rsidRDefault="00C2385F" w:rsidP="00C2385F">
            <w:pPr>
              <w:pStyle w:val="af7"/>
              <w:jc w:val="both"/>
              <w:rPr>
                <w:ins w:id="3605" w:author="Microsoft Office User" w:date="2023-06-09T15:21:00Z"/>
                <w:rFonts w:ascii="Arial" w:eastAsia="宋体" w:hAnsi="Arial" w:cs="Arial"/>
                <w:sz w:val="24"/>
                <w:szCs w:val="24"/>
              </w:rPr>
            </w:pPr>
            <w:ins w:id="3606" w:author="Microsoft Office User" w:date="2023-06-09T15:21:00Z">
              <w:r w:rsidRPr="00FE2B16">
                <w:rPr>
                  <w:rFonts w:ascii="Arial" w:eastAsia="宋体" w:hAnsi="Arial" w:cs="Arial"/>
                  <w:sz w:val="24"/>
                  <w:szCs w:val="24"/>
                </w:rPr>
                <w:t>第</w:t>
              </w:r>
              <w:r>
                <w:rPr>
                  <w:rFonts w:ascii="Arial" w:eastAsia="宋体" w:hAnsi="Arial" w:cs="Arial"/>
                  <w:sz w:val="24"/>
                  <w:szCs w:val="24"/>
                </w:rPr>
                <w:t>10</w:t>
              </w:r>
              <w:r w:rsidRPr="00FE2B16">
                <w:rPr>
                  <w:rFonts w:ascii="Arial" w:eastAsia="宋体" w:hAnsi="Arial" w:cs="Arial"/>
                  <w:sz w:val="24"/>
                  <w:szCs w:val="24"/>
                </w:rPr>
                <w:t>字节：</w:t>
              </w:r>
              <w:r w:rsidRPr="00FE2B16">
                <w:rPr>
                  <w:rFonts w:ascii="Arial" w:eastAsia="宋体" w:hAnsi="Arial" w:cs="Arial"/>
                  <w:sz w:val="24"/>
                </w:rPr>
                <w:t>开始时间</w:t>
              </w:r>
              <w:r w:rsidRPr="00FE2B16">
                <w:rPr>
                  <w:rFonts w:ascii="Arial" w:eastAsia="宋体" w:hAnsi="Arial" w:cs="Arial"/>
                  <w:sz w:val="24"/>
                </w:rPr>
                <w:t>(</w:t>
              </w:r>
              <w:r>
                <w:rPr>
                  <w:rFonts w:ascii="Arial" w:eastAsia="宋体" w:hAnsi="Arial" w:cs="Arial" w:hint="eastAsia"/>
                  <w:sz w:val="24"/>
                </w:rPr>
                <w:t>分</w:t>
              </w:r>
              <w:r w:rsidRPr="00FE2B16">
                <w:rPr>
                  <w:rFonts w:ascii="Arial" w:eastAsia="宋体" w:hAnsi="Arial" w:cs="Arial"/>
                  <w:sz w:val="24"/>
                </w:rPr>
                <w:t>)</w:t>
              </w:r>
              <w:r w:rsidRPr="00FE2B16">
                <w:rPr>
                  <w:rFonts w:ascii="Arial" w:eastAsia="宋体" w:hAnsi="Arial" w:cs="Arial"/>
                  <w:sz w:val="24"/>
                  <w:szCs w:val="24"/>
                </w:rPr>
                <w:t>；</w:t>
              </w:r>
            </w:ins>
          </w:p>
          <w:p w14:paraId="269A60ED" w14:textId="77777777" w:rsidR="00C2385F" w:rsidRDefault="00C2385F" w:rsidP="00C2385F">
            <w:pPr>
              <w:pStyle w:val="af7"/>
              <w:jc w:val="both"/>
              <w:rPr>
                <w:ins w:id="3607" w:author="Microsoft Office User" w:date="2023-06-09T15:21:00Z"/>
                <w:rFonts w:ascii="Arial" w:eastAsia="宋体" w:hAnsi="Arial" w:cs="Arial"/>
                <w:sz w:val="24"/>
                <w:szCs w:val="24"/>
              </w:rPr>
            </w:pPr>
            <w:ins w:id="3608" w:author="Microsoft Office User" w:date="2023-06-09T15:21:00Z">
              <w:r w:rsidRPr="00FE2B16">
                <w:rPr>
                  <w:rFonts w:ascii="Arial" w:eastAsia="宋体" w:hAnsi="Arial" w:cs="Arial"/>
                  <w:sz w:val="24"/>
                  <w:szCs w:val="24"/>
                </w:rPr>
                <w:t>第</w:t>
              </w:r>
              <w:r>
                <w:rPr>
                  <w:rFonts w:ascii="Arial" w:eastAsia="宋体" w:hAnsi="Arial" w:cs="Arial"/>
                  <w:sz w:val="24"/>
                  <w:szCs w:val="24"/>
                </w:rPr>
                <w:t>11</w:t>
              </w:r>
              <w:r w:rsidRPr="00FE2B16">
                <w:rPr>
                  <w:rFonts w:ascii="Arial" w:eastAsia="宋体" w:hAnsi="Arial" w:cs="Arial"/>
                  <w:sz w:val="24"/>
                  <w:szCs w:val="24"/>
                </w:rPr>
                <w:t>字节：</w:t>
              </w:r>
              <w:r w:rsidRPr="00FE2B16">
                <w:rPr>
                  <w:rFonts w:ascii="Arial" w:eastAsia="宋体" w:hAnsi="Arial" w:cs="Arial"/>
                  <w:sz w:val="24"/>
                </w:rPr>
                <w:t>开始时间</w:t>
              </w:r>
              <w:r w:rsidRPr="00FE2B16">
                <w:rPr>
                  <w:rFonts w:ascii="Arial" w:eastAsia="宋体" w:hAnsi="Arial" w:cs="Arial"/>
                  <w:sz w:val="24"/>
                </w:rPr>
                <w:t>(</w:t>
              </w:r>
              <w:r>
                <w:rPr>
                  <w:rFonts w:ascii="Arial" w:eastAsia="宋体" w:hAnsi="Arial" w:cs="Arial" w:hint="eastAsia"/>
                  <w:sz w:val="24"/>
                </w:rPr>
                <w:t>秒</w:t>
              </w:r>
              <w:r w:rsidRPr="00FE2B16">
                <w:rPr>
                  <w:rFonts w:ascii="Arial" w:eastAsia="宋体" w:hAnsi="Arial" w:cs="Arial"/>
                  <w:sz w:val="24"/>
                </w:rPr>
                <w:t>)</w:t>
              </w:r>
              <w:r w:rsidRPr="00FE2B16">
                <w:rPr>
                  <w:rFonts w:ascii="Arial" w:eastAsia="宋体" w:hAnsi="Arial" w:cs="Arial"/>
                  <w:sz w:val="24"/>
                  <w:szCs w:val="24"/>
                </w:rPr>
                <w:t>；</w:t>
              </w:r>
            </w:ins>
          </w:p>
          <w:p w14:paraId="0B853A7E" w14:textId="77777777" w:rsidR="00C2385F" w:rsidRPr="00FE2B16" w:rsidRDefault="00C2385F" w:rsidP="00C2385F">
            <w:pPr>
              <w:pStyle w:val="af7"/>
              <w:jc w:val="both"/>
              <w:rPr>
                <w:ins w:id="3609" w:author="Microsoft Office User" w:date="2023-06-09T15:21:00Z"/>
                <w:rFonts w:ascii="Arial" w:eastAsia="宋体" w:hAnsi="Arial" w:cs="Arial"/>
                <w:sz w:val="24"/>
                <w:szCs w:val="24"/>
              </w:rPr>
            </w:pPr>
            <w:ins w:id="3610" w:author="Microsoft Office User" w:date="2023-06-09T15:21:00Z">
              <w:r w:rsidRPr="00FE2B16">
                <w:rPr>
                  <w:rFonts w:ascii="Arial" w:eastAsia="宋体" w:hAnsi="Arial" w:cs="Arial"/>
                  <w:sz w:val="24"/>
                  <w:szCs w:val="24"/>
                </w:rPr>
                <w:t>第</w:t>
              </w:r>
              <w:r>
                <w:rPr>
                  <w:rFonts w:ascii="Arial" w:eastAsia="宋体" w:hAnsi="Arial" w:cs="Arial"/>
                  <w:sz w:val="24"/>
                  <w:szCs w:val="24"/>
                </w:rPr>
                <w:t>12</w:t>
              </w:r>
              <w:r w:rsidRPr="00FE2B16">
                <w:rPr>
                  <w:rFonts w:ascii="Arial" w:eastAsia="宋体" w:hAnsi="Arial" w:cs="Arial"/>
                  <w:sz w:val="24"/>
                  <w:szCs w:val="24"/>
                </w:rPr>
                <w:t>字节：</w:t>
              </w:r>
              <w:r>
                <w:rPr>
                  <w:rFonts w:ascii="Arial" w:eastAsia="宋体" w:hAnsi="Arial" w:cs="Arial" w:hint="eastAsia"/>
                  <w:sz w:val="24"/>
                  <w:szCs w:val="24"/>
                </w:rPr>
                <w:t>结束</w:t>
              </w:r>
              <w:r w:rsidRPr="00FE2B16">
                <w:rPr>
                  <w:rFonts w:ascii="Arial" w:eastAsia="宋体" w:hAnsi="Arial" w:cs="Arial"/>
                  <w:sz w:val="24"/>
                </w:rPr>
                <w:t>时间</w:t>
              </w:r>
              <w:r w:rsidRPr="00FE2B16">
                <w:rPr>
                  <w:rFonts w:ascii="Arial" w:eastAsia="宋体" w:hAnsi="Arial" w:cs="Arial"/>
                  <w:sz w:val="24"/>
                </w:rPr>
                <w:t>(</w:t>
              </w:r>
              <w:r w:rsidRPr="00FE2B16">
                <w:rPr>
                  <w:rFonts w:ascii="Arial" w:eastAsia="宋体" w:hAnsi="Arial" w:cs="Arial"/>
                  <w:sz w:val="24"/>
                </w:rPr>
                <w:t>年</w:t>
              </w:r>
              <w:r w:rsidRPr="00FE2B16">
                <w:rPr>
                  <w:rFonts w:ascii="Arial" w:eastAsia="宋体" w:hAnsi="Arial" w:cs="Arial"/>
                  <w:sz w:val="24"/>
                </w:rPr>
                <w:t>)</w:t>
              </w:r>
              <w:r w:rsidRPr="00FE2B16">
                <w:rPr>
                  <w:rFonts w:ascii="Arial" w:eastAsia="宋体" w:hAnsi="Arial" w:cs="Arial"/>
                  <w:sz w:val="24"/>
                  <w:szCs w:val="24"/>
                </w:rPr>
                <w:t>；</w:t>
              </w:r>
            </w:ins>
          </w:p>
          <w:p w14:paraId="1121B7D0" w14:textId="77777777" w:rsidR="00C2385F" w:rsidRPr="00FE2B16" w:rsidRDefault="00C2385F" w:rsidP="00C2385F">
            <w:pPr>
              <w:pStyle w:val="af7"/>
              <w:jc w:val="both"/>
              <w:rPr>
                <w:ins w:id="3611" w:author="Microsoft Office User" w:date="2023-06-09T15:21:00Z"/>
                <w:rFonts w:ascii="Arial" w:eastAsia="宋体" w:hAnsi="Arial" w:cs="Arial"/>
                <w:sz w:val="24"/>
                <w:szCs w:val="24"/>
              </w:rPr>
            </w:pPr>
            <w:ins w:id="3612" w:author="Microsoft Office User" w:date="2023-06-09T15:21:00Z">
              <w:r w:rsidRPr="00FE2B16">
                <w:rPr>
                  <w:rFonts w:ascii="Arial" w:eastAsia="宋体" w:hAnsi="Arial" w:cs="Arial"/>
                  <w:sz w:val="24"/>
                  <w:szCs w:val="24"/>
                </w:rPr>
                <w:t>第</w:t>
              </w:r>
              <w:r>
                <w:rPr>
                  <w:rFonts w:ascii="Arial" w:eastAsia="宋体" w:hAnsi="Arial" w:cs="Arial"/>
                  <w:sz w:val="24"/>
                  <w:szCs w:val="24"/>
                </w:rPr>
                <w:t>13</w:t>
              </w:r>
              <w:r w:rsidRPr="00FE2B16">
                <w:rPr>
                  <w:rFonts w:ascii="Arial" w:eastAsia="宋体" w:hAnsi="Arial" w:cs="Arial"/>
                  <w:sz w:val="24"/>
                  <w:szCs w:val="24"/>
                </w:rPr>
                <w:t>字节：</w:t>
              </w:r>
              <w:r>
                <w:rPr>
                  <w:rFonts w:ascii="Arial" w:eastAsia="宋体" w:hAnsi="Arial" w:cs="Arial" w:hint="eastAsia"/>
                  <w:sz w:val="24"/>
                  <w:szCs w:val="24"/>
                </w:rPr>
                <w:t>结束</w:t>
              </w:r>
              <w:r w:rsidRPr="00FE2B16">
                <w:rPr>
                  <w:rFonts w:ascii="Arial" w:eastAsia="宋体" w:hAnsi="Arial" w:cs="Arial"/>
                  <w:sz w:val="24"/>
                </w:rPr>
                <w:t>时间</w:t>
              </w:r>
              <w:r w:rsidRPr="00FE2B16">
                <w:rPr>
                  <w:rFonts w:ascii="Arial" w:eastAsia="宋体" w:hAnsi="Arial" w:cs="Arial"/>
                  <w:sz w:val="24"/>
                </w:rPr>
                <w:t>(</w:t>
              </w:r>
              <w:r w:rsidRPr="00FE2B16">
                <w:rPr>
                  <w:rFonts w:ascii="Arial" w:eastAsia="宋体" w:hAnsi="Arial" w:cs="Arial" w:hint="eastAsia"/>
                  <w:sz w:val="24"/>
                </w:rPr>
                <w:t>月</w:t>
              </w:r>
              <w:r w:rsidRPr="00FE2B16">
                <w:rPr>
                  <w:rFonts w:ascii="Arial" w:eastAsia="宋体" w:hAnsi="Arial" w:cs="Arial"/>
                  <w:sz w:val="24"/>
                </w:rPr>
                <w:t>)</w:t>
              </w:r>
              <w:r w:rsidRPr="00FE2B16">
                <w:rPr>
                  <w:rFonts w:ascii="Arial" w:eastAsia="宋体" w:hAnsi="Arial" w:cs="Arial"/>
                  <w:sz w:val="24"/>
                  <w:szCs w:val="24"/>
                </w:rPr>
                <w:t>；</w:t>
              </w:r>
            </w:ins>
          </w:p>
          <w:p w14:paraId="55955757" w14:textId="77777777" w:rsidR="00C2385F" w:rsidRPr="00FE2B16" w:rsidRDefault="00C2385F" w:rsidP="00C2385F">
            <w:pPr>
              <w:pStyle w:val="af7"/>
              <w:jc w:val="both"/>
              <w:rPr>
                <w:ins w:id="3613" w:author="Microsoft Office User" w:date="2023-06-09T15:21:00Z"/>
                <w:rFonts w:ascii="Arial" w:eastAsia="宋体" w:hAnsi="Arial" w:cs="Arial"/>
                <w:sz w:val="24"/>
                <w:szCs w:val="24"/>
              </w:rPr>
            </w:pPr>
            <w:ins w:id="3614" w:author="Microsoft Office User" w:date="2023-06-09T15:21:00Z">
              <w:r w:rsidRPr="00FE2B16">
                <w:rPr>
                  <w:rFonts w:ascii="Arial" w:eastAsia="宋体" w:hAnsi="Arial" w:cs="Arial"/>
                  <w:sz w:val="24"/>
                  <w:szCs w:val="24"/>
                </w:rPr>
                <w:t>第</w:t>
              </w:r>
              <w:r>
                <w:rPr>
                  <w:rFonts w:ascii="Arial" w:eastAsia="宋体" w:hAnsi="Arial" w:cs="Arial"/>
                  <w:sz w:val="24"/>
                  <w:szCs w:val="24"/>
                </w:rPr>
                <w:t>14</w:t>
              </w:r>
              <w:r w:rsidRPr="00FE2B16">
                <w:rPr>
                  <w:rFonts w:ascii="Arial" w:eastAsia="宋体" w:hAnsi="Arial" w:cs="Arial"/>
                  <w:sz w:val="24"/>
                  <w:szCs w:val="24"/>
                </w:rPr>
                <w:t>字节：</w:t>
              </w:r>
              <w:r>
                <w:rPr>
                  <w:rFonts w:ascii="Arial" w:eastAsia="宋体" w:hAnsi="Arial" w:cs="Arial" w:hint="eastAsia"/>
                  <w:sz w:val="24"/>
                  <w:szCs w:val="24"/>
                </w:rPr>
                <w:t>结束</w:t>
              </w:r>
              <w:r w:rsidRPr="00FE2B16">
                <w:rPr>
                  <w:rFonts w:ascii="Arial" w:eastAsia="宋体" w:hAnsi="Arial" w:cs="Arial"/>
                  <w:sz w:val="24"/>
                </w:rPr>
                <w:t>时间</w:t>
              </w:r>
              <w:r w:rsidRPr="00FE2B16">
                <w:rPr>
                  <w:rFonts w:ascii="Arial" w:eastAsia="宋体" w:hAnsi="Arial" w:cs="Arial"/>
                  <w:sz w:val="24"/>
                </w:rPr>
                <w:t>(</w:t>
              </w:r>
              <w:r>
                <w:rPr>
                  <w:rFonts w:ascii="Arial" w:eastAsia="宋体" w:hAnsi="Arial" w:cs="Arial" w:hint="eastAsia"/>
                  <w:sz w:val="24"/>
                </w:rPr>
                <w:t>日</w:t>
              </w:r>
              <w:r w:rsidRPr="00FE2B16">
                <w:rPr>
                  <w:rFonts w:ascii="Arial" w:eastAsia="宋体" w:hAnsi="Arial" w:cs="Arial"/>
                  <w:sz w:val="24"/>
                </w:rPr>
                <w:t>)</w:t>
              </w:r>
              <w:r w:rsidRPr="00FE2B16">
                <w:rPr>
                  <w:rFonts w:ascii="Arial" w:eastAsia="宋体" w:hAnsi="Arial" w:cs="Arial"/>
                  <w:sz w:val="24"/>
                  <w:szCs w:val="24"/>
                </w:rPr>
                <w:t>；</w:t>
              </w:r>
            </w:ins>
          </w:p>
          <w:p w14:paraId="5D4487F5" w14:textId="77777777" w:rsidR="00C2385F" w:rsidRPr="00FE2B16" w:rsidRDefault="00C2385F" w:rsidP="00C2385F">
            <w:pPr>
              <w:pStyle w:val="af7"/>
              <w:jc w:val="both"/>
              <w:rPr>
                <w:ins w:id="3615" w:author="Microsoft Office User" w:date="2023-06-09T15:21:00Z"/>
                <w:rFonts w:ascii="Arial" w:eastAsia="宋体" w:hAnsi="Arial" w:cs="Arial"/>
                <w:sz w:val="24"/>
                <w:szCs w:val="24"/>
              </w:rPr>
            </w:pPr>
            <w:ins w:id="3616" w:author="Microsoft Office User" w:date="2023-06-09T15:21:00Z">
              <w:r w:rsidRPr="00FE2B16">
                <w:rPr>
                  <w:rFonts w:ascii="Arial" w:eastAsia="宋体" w:hAnsi="Arial" w:cs="Arial"/>
                  <w:sz w:val="24"/>
                  <w:szCs w:val="24"/>
                </w:rPr>
                <w:t>第</w:t>
              </w:r>
              <w:r>
                <w:rPr>
                  <w:rFonts w:ascii="Arial" w:eastAsia="宋体" w:hAnsi="Arial" w:cs="Arial"/>
                  <w:sz w:val="24"/>
                  <w:szCs w:val="24"/>
                </w:rPr>
                <w:t>15</w:t>
              </w:r>
              <w:r w:rsidRPr="00FE2B16">
                <w:rPr>
                  <w:rFonts w:ascii="Arial" w:eastAsia="宋体" w:hAnsi="Arial" w:cs="Arial"/>
                  <w:sz w:val="24"/>
                  <w:szCs w:val="24"/>
                </w:rPr>
                <w:t>字节：</w:t>
              </w:r>
              <w:r>
                <w:rPr>
                  <w:rFonts w:ascii="Arial" w:eastAsia="宋体" w:hAnsi="Arial" w:cs="Arial" w:hint="eastAsia"/>
                  <w:sz w:val="24"/>
                  <w:szCs w:val="24"/>
                </w:rPr>
                <w:t>结束</w:t>
              </w:r>
              <w:r w:rsidRPr="00FE2B16">
                <w:rPr>
                  <w:rFonts w:ascii="Arial" w:eastAsia="宋体" w:hAnsi="Arial" w:cs="Arial"/>
                  <w:sz w:val="24"/>
                </w:rPr>
                <w:t>时间</w:t>
              </w:r>
              <w:r w:rsidRPr="00FE2B16">
                <w:rPr>
                  <w:rFonts w:ascii="Arial" w:eastAsia="宋体" w:hAnsi="Arial" w:cs="Arial"/>
                  <w:sz w:val="24"/>
                </w:rPr>
                <w:t>(</w:t>
              </w:r>
              <w:r>
                <w:rPr>
                  <w:rFonts w:ascii="Arial" w:eastAsia="宋体" w:hAnsi="Arial" w:cs="Arial" w:hint="eastAsia"/>
                  <w:sz w:val="24"/>
                </w:rPr>
                <w:t>时</w:t>
              </w:r>
              <w:r w:rsidRPr="00FE2B16">
                <w:rPr>
                  <w:rFonts w:ascii="Arial" w:eastAsia="宋体" w:hAnsi="Arial" w:cs="Arial"/>
                  <w:sz w:val="24"/>
                </w:rPr>
                <w:t>)</w:t>
              </w:r>
              <w:r w:rsidRPr="00FE2B16">
                <w:rPr>
                  <w:rFonts w:ascii="Arial" w:eastAsia="宋体" w:hAnsi="Arial" w:cs="Arial"/>
                  <w:sz w:val="24"/>
                  <w:szCs w:val="24"/>
                </w:rPr>
                <w:t>；</w:t>
              </w:r>
            </w:ins>
          </w:p>
          <w:p w14:paraId="2920BCAA" w14:textId="77777777" w:rsidR="00C2385F" w:rsidRPr="00FE2B16" w:rsidRDefault="00C2385F" w:rsidP="00C2385F">
            <w:pPr>
              <w:pStyle w:val="af7"/>
              <w:jc w:val="both"/>
              <w:rPr>
                <w:ins w:id="3617" w:author="Microsoft Office User" w:date="2023-06-09T15:21:00Z"/>
                <w:rFonts w:ascii="Arial" w:eastAsia="宋体" w:hAnsi="Arial" w:cs="Arial"/>
                <w:sz w:val="24"/>
                <w:szCs w:val="24"/>
              </w:rPr>
            </w:pPr>
            <w:ins w:id="3618" w:author="Microsoft Office User" w:date="2023-06-09T15:21:00Z">
              <w:r w:rsidRPr="00FE2B16">
                <w:rPr>
                  <w:rFonts w:ascii="Arial" w:eastAsia="宋体" w:hAnsi="Arial" w:cs="Arial"/>
                  <w:sz w:val="24"/>
                  <w:szCs w:val="24"/>
                </w:rPr>
                <w:lastRenderedPageBreak/>
                <w:t>第</w:t>
              </w:r>
              <w:r>
                <w:rPr>
                  <w:rFonts w:ascii="Arial" w:eastAsia="宋体" w:hAnsi="Arial" w:cs="Arial"/>
                  <w:sz w:val="24"/>
                  <w:szCs w:val="24"/>
                </w:rPr>
                <w:t>16</w:t>
              </w:r>
              <w:r w:rsidRPr="00FE2B16">
                <w:rPr>
                  <w:rFonts w:ascii="Arial" w:eastAsia="宋体" w:hAnsi="Arial" w:cs="Arial"/>
                  <w:sz w:val="24"/>
                  <w:szCs w:val="24"/>
                </w:rPr>
                <w:t>字节：</w:t>
              </w:r>
              <w:r>
                <w:rPr>
                  <w:rFonts w:ascii="Arial" w:eastAsia="宋体" w:hAnsi="Arial" w:cs="Arial" w:hint="eastAsia"/>
                  <w:sz w:val="24"/>
                  <w:szCs w:val="24"/>
                </w:rPr>
                <w:t>结束</w:t>
              </w:r>
              <w:r w:rsidRPr="00FE2B16">
                <w:rPr>
                  <w:rFonts w:ascii="Arial" w:eastAsia="宋体" w:hAnsi="Arial" w:cs="Arial"/>
                  <w:sz w:val="24"/>
                </w:rPr>
                <w:t>时间</w:t>
              </w:r>
              <w:r w:rsidRPr="00FE2B16">
                <w:rPr>
                  <w:rFonts w:ascii="Arial" w:eastAsia="宋体" w:hAnsi="Arial" w:cs="Arial"/>
                  <w:sz w:val="24"/>
                </w:rPr>
                <w:t>(</w:t>
              </w:r>
              <w:r>
                <w:rPr>
                  <w:rFonts w:ascii="Arial" w:eastAsia="宋体" w:hAnsi="Arial" w:cs="Arial" w:hint="eastAsia"/>
                  <w:sz w:val="24"/>
                </w:rPr>
                <w:t>分</w:t>
              </w:r>
              <w:r w:rsidRPr="00FE2B16">
                <w:rPr>
                  <w:rFonts w:ascii="Arial" w:eastAsia="宋体" w:hAnsi="Arial" w:cs="Arial"/>
                  <w:sz w:val="24"/>
                </w:rPr>
                <w:t>)</w:t>
              </w:r>
              <w:r w:rsidRPr="00FE2B16">
                <w:rPr>
                  <w:rFonts w:ascii="Arial" w:eastAsia="宋体" w:hAnsi="Arial" w:cs="Arial"/>
                  <w:sz w:val="24"/>
                  <w:szCs w:val="24"/>
                </w:rPr>
                <w:t>；</w:t>
              </w:r>
            </w:ins>
          </w:p>
          <w:p w14:paraId="67F2867E" w14:textId="77777777" w:rsidR="00C2385F" w:rsidRPr="00FE2B16" w:rsidRDefault="00C2385F" w:rsidP="00C2385F">
            <w:pPr>
              <w:pStyle w:val="af7"/>
              <w:jc w:val="both"/>
              <w:rPr>
                <w:ins w:id="3619" w:author="Microsoft Office User" w:date="2023-06-09T15:21:00Z"/>
                <w:rFonts w:ascii="Arial" w:eastAsia="宋体" w:hAnsi="Arial" w:cs="Arial"/>
                <w:sz w:val="24"/>
                <w:szCs w:val="24"/>
              </w:rPr>
            </w:pPr>
            <w:ins w:id="3620" w:author="Microsoft Office User" w:date="2023-06-09T15:21:00Z">
              <w:r w:rsidRPr="00FE2B16">
                <w:rPr>
                  <w:rFonts w:ascii="Arial" w:eastAsia="宋体" w:hAnsi="Arial" w:cs="Arial"/>
                  <w:sz w:val="24"/>
                  <w:szCs w:val="24"/>
                </w:rPr>
                <w:t>第</w:t>
              </w:r>
              <w:r>
                <w:rPr>
                  <w:rFonts w:ascii="Arial" w:eastAsia="宋体" w:hAnsi="Arial" w:cs="Arial"/>
                  <w:sz w:val="24"/>
                  <w:szCs w:val="24"/>
                </w:rPr>
                <w:t>17</w:t>
              </w:r>
              <w:r w:rsidRPr="00FE2B16">
                <w:rPr>
                  <w:rFonts w:ascii="Arial" w:eastAsia="宋体" w:hAnsi="Arial" w:cs="Arial"/>
                  <w:sz w:val="24"/>
                  <w:szCs w:val="24"/>
                </w:rPr>
                <w:t>字节：</w:t>
              </w:r>
              <w:r>
                <w:rPr>
                  <w:rFonts w:ascii="Arial" w:eastAsia="宋体" w:hAnsi="Arial" w:cs="Arial" w:hint="eastAsia"/>
                  <w:sz w:val="24"/>
                  <w:szCs w:val="24"/>
                </w:rPr>
                <w:t>结束</w:t>
              </w:r>
              <w:r w:rsidRPr="00FE2B16">
                <w:rPr>
                  <w:rFonts w:ascii="Arial" w:eastAsia="宋体" w:hAnsi="Arial" w:cs="Arial"/>
                  <w:sz w:val="24"/>
                </w:rPr>
                <w:t>时间</w:t>
              </w:r>
              <w:r w:rsidRPr="00FE2B16">
                <w:rPr>
                  <w:rFonts w:ascii="Arial" w:eastAsia="宋体" w:hAnsi="Arial" w:cs="Arial"/>
                  <w:sz w:val="24"/>
                </w:rPr>
                <w:t>(</w:t>
              </w:r>
              <w:r>
                <w:rPr>
                  <w:rFonts w:ascii="Arial" w:eastAsia="宋体" w:hAnsi="Arial" w:cs="Arial" w:hint="eastAsia"/>
                  <w:sz w:val="24"/>
                </w:rPr>
                <w:t>秒</w:t>
              </w:r>
              <w:r w:rsidRPr="00FE2B16">
                <w:rPr>
                  <w:rFonts w:ascii="Arial" w:eastAsia="宋体" w:hAnsi="Arial" w:cs="Arial"/>
                  <w:sz w:val="24"/>
                </w:rPr>
                <w:t>)</w:t>
              </w:r>
              <w:r w:rsidRPr="00FE2B16">
                <w:rPr>
                  <w:rFonts w:ascii="Arial" w:eastAsia="宋体" w:hAnsi="Arial" w:cs="Arial"/>
                  <w:sz w:val="24"/>
                  <w:szCs w:val="24"/>
                </w:rPr>
                <w:t>；</w:t>
              </w:r>
            </w:ins>
          </w:p>
          <w:p w14:paraId="5E1E8D94" w14:textId="77777777" w:rsidR="00C2385F" w:rsidRPr="00FE2B16" w:rsidRDefault="00C2385F" w:rsidP="00C2385F">
            <w:pPr>
              <w:pStyle w:val="af7"/>
              <w:jc w:val="both"/>
              <w:rPr>
                <w:ins w:id="3621" w:author="Microsoft Office User" w:date="2023-06-09T15:21:00Z"/>
                <w:rFonts w:ascii="Arial" w:eastAsia="宋体" w:hAnsi="Arial" w:cs="Arial"/>
                <w:sz w:val="24"/>
                <w:szCs w:val="24"/>
              </w:rPr>
            </w:pPr>
            <w:ins w:id="3622" w:author="Microsoft Office User" w:date="2023-06-09T15:21:00Z">
              <w:r w:rsidRPr="00FE2B16">
                <w:rPr>
                  <w:rFonts w:ascii="Arial" w:eastAsia="宋体" w:hAnsi="Arial" w:cs="Arial"/>
                  <w:sz w:val="24"/>
                  <w:szCs w:val="24"/>
                </w:rPr>
                <w:t>第</w:t>
              </w:r>
              <w:r w:rsidRPr="00FE2B16">
                <w:rPr>
                  <w:rFonts w:ascii="Arial" w:eastAsia="宋体" w:hAnsi="Arial" w:cs="Arial"/>
                  <w:sz w:val="24"/>
                  <w:szCs w:val="24"/>
                </w:rPr>
                <w:t>1</w:t>
              </w:r>
              <w:r>
                <w:rPr>
                  <w:rFonts w:ascii="Arial" w:eastAsia="宋体" w:hAnsi="Arial" w:cs="Arial"/>
                  <w:sz w:val="24"/>
                  <w:szCs w:val="24"/>
                </w:rPr>
                <w:t>8</w:t>
              </w:r>
              <w:r w:rsidRPr="00FE2B16">
                <w:rPr>
                  <w:rFonts w:ascii="Arial" w:eastAsia="宋体" w:hAnsi="Arial" w:cs="Arial"/>
                  <w:sz w:val="24"/>
                  <w:szCs w:val="24"/>
                </w:rPr>
                <w:t>-</w:t>
              </w:r>
              <w:r>
                <w:rPr>
                  <w:rFonts w:ascii="Arial" w:eastAsia="宋体" w:hAnsi="Arial" w:cs="Arial"/>
                  <w:sz w:val="24"/>
                  <w:szCs w:val="24"/>
                </w:rPr>
                <w:t>19</w:t>
              </w:r>
              <w:r w:rsidRPr="00FE2B16">
                <w:rPr>
                  <w:rFonts w:ascii="Arial" w:eastAsia="宋体" w:hAnsi="Arial" w:cs="Arial"/>
                  <w:sz w:val="24"/>
                  <w:szCs w:val="24"/>
                </w:rPr>
                <w:t>字节：</w:t>
              </w:r>
              <w:r w:rsidRPr="00FE2B16">
                <w:rPr>
                  <w:rFonts w:ascii="Arial" w:eastAsia="宋体" w:hAnsi="Arial" w:cs="Arial"/>
                  <w:sz w:val="24"/>
                </w:rPr>
                <w:t>中心频率</w:t>
              </w:r>
              <w:r w:rsidRPr="00FE2B16">
                <w:rPr>
                  <w:rFonts w:ascii="Arial" w:eastAsia="宋体" w:hAnsi="Arial" w:cs="Arial"/>
                  <w:sz w:val="24"/>
                  <w:szCs w:val="24"/>
                </w:rPr>
                <w:t>；</w:t>
              </w:r>
            </w:ins>
          </w:p>
          <w:p w14:paraId="188C7671" w14:textId="552A3FA1" w:rsidR="00C2385F" w:rsidRPr="00C2385F" w:rsidRDefault="00C2385F" w:rsidP="00C2385F">
            <w:pPr>
              <w:rPr>
                <w:ins w:id="3623" w:author="Microsoft Office User" w:date="2023-06-09T15:20:00Z"/>
                <w:rFonts w:hint="eastAsia"/>
                <w:rPrChange w:id="3624" w:author="Microsoft Office User" w:date="2023-06-09T15:20:00Z">
                  <w:rPr>
                    <w:ins w:id="3625" w:author="Microsoft Office User" w:date="2023-06-09T15:20:00Z"/>
                    <w:rFonts w:ascii="Arial" w:eastAsia="宋体" w:hAnsi="Arial" w:cs="Arial" w:hint="eastAsia"/>
                    <w:sz w:val="24"/>
                    <w:szCs w:val="24"/>
                  </w:rPr>
                </w:rPrChange>
              </w:rPr>
              <w:pPrChange w:id="3626" w:author="Microsoft Office User" w:date="2023-06-09T15:20:00Z">
                <w:pPr>
                  <w:pStyle w:val="af7"/>
                  <w:jc w:val="both"/>
                </w:pPr>
              </w:pPrChange>
            </w:pPr>
            <w:ins w:id="3627" w:author="Microsoft Office User" w:date="2023-06-09T15:21:00Z">
              <w:r w:rsidRPr="00FE2B16">
                <w:rPr>
                  <w:rFonts w:ascii="Arial" w:hAnsi="Arial" w:cs="Arial"/>
                  <w:szCs w:val="24"/>
                </w:rPr>
                <w:t>第</w:t>
              </w:r>
              <w:r>
                <w:rPr>
                  <w:rFonts w:ascii="Arial" w:hAnsi="Arial" w:cs="Arial"/>
                  <w:szCs w:val="24"/>
                </w:rPr>
                <w:t>20</w:t>
              </w:r>
              <w:r w:rsidRPr="00FE2B16">
                <w:rPr>
                  <w:rFonts w:ascii="Arial" w:hAnsi="Arial" w:cs="Arial"/>
                  <w:szCs w:val="24"/>
                </w:rPr>
                <w:t>-</w:t>
              </w:r>
              <w:r>
                <w:rPr>
                  <w:rFonts w:ascii="Arial" w:hAnsi="Arial" w:cs="Arial"/>
                  <w:szCs w:val="24"/>
                </w:rPr>
                <w:t>21</w:t>
              </w:r>
              <w:r w:rsidRPr="00FE2B16">
                <w:rPr>
                  <w:rFonts w:ascii="Arial" w:hAnsi="Arial" w:cs="Arial"/>
                  <w:szCs w:val="24"/>
                </w:rPr>
                <w:t>字节：</w:t>
              </w:r>
              <w:r w:rsidRPr="00FE2B16">
                <w:rPr>
                  <w:rFonts w:ascii="Arial" w:hAnsi="Arial" w:cs="Arial"/>
                </w:rPr>
                <w:t>带宽</w:t>
              </w:r>
              <w:r w:rsidRPr="00FE2B16">
                <w:rPr>
                  <w:rFonts w:ascii="Arial" w:hAnsi="Arial" w:cs="Arial"/>
                  <w:szCs w:val="24"/>
                </w:rPr>
                <w:t>；</w:t>
              </w:r>
            </w:ins>
          </w:p>
        </w:tc>
      </w:tr>
    </w:tbl>
    <w:p w14:paraId="194EB87F" w14:textId="5C889E2C" w:rsidR="00114A70" w:rsidRPr="00FC4881" w:rsidDel="0086316A" w:rsidRDefault="00114A70" w:rsidP="00356D05">
      <w:pPr>
        <w:spacing w:line="360" w:lineRule="auto"/>
        <w:rPr>
          <w:del w:id="3628" w:author="Microsoft Office User" w:date="2023-06-09T14:19:00Z"/>
          <w:rFonts w:ascii="Arial" w:hAnsi="Arial" w:cs="Arial"/>
          <w:color w:val="000000" w:themeColor="text1"/>
          <w:szCs w:val="21"/>
        </w:rPr>
      </w:pPr>
      <w:bookmarkStart w:id="3629" w:name="_Toc137217593"/>
      <w:bookmarkEnd w:id="3629"/>
    </w:p>
    <w:p w14:paraId="5583D1B3" w14:textId="77777777" w:rsidR="00114A70" w:rsidRPr="00433952" w:rsidRDefault="00114A70" w:rsidP="00433952">
      <w:pPr>
        <w:pStyle w:val="20"/>
        <w:numPr>
          <w:ilvl w:val="1"/>
          <w:numId w:val="3"/>
        </w:numPr>
        <w:spacing w:before="120" w:after="0" w:line="360" w:lineRule="auto"/>
        <w:rPr>
          <w:rFonts w:ascii="Arial" w:eastAsia="黑体" w:hAnsi="Arial" w:cs="Arial"/>
          <w:color w:val="000000" w:themeColor="text1"/>
          <w:sz w:val="24"/>
        </w:rPr>
      </w:pPr>
      <w:bookmarkStart w:id="3630" w:name="_Toc137217594"/>
      <w:r w:rsidRPr="00433952">
        <w:rPr>
          <w:rFonts w:ascii="Arial" w:eastAsia="黑体" w:hAnsi="Arial" w:cs="Arial" w:hint="eastAsia"/>
          <w:color w:val="000000" w:themeColor="text1"/>
          <w:sz w:val="24"/>
        </w:rPr>
        <w:t>显控软件与北斗岸站模块的串口通信</w:t>
      </w:r>
      <w:bookmarkEnd w:id="3630"/>
    </w:p>
    <w:p w14:paraId="3D109F09" w14:textId="77777777" w:rsidR="00114A70" w:rsidRPr="00A52A69" w:rsidRDefault="00114A70" w:rsidP="00114A70">
      <w:pPr>
        <w:pStyle w:val="ac"/>
        <w:spacing w:line="360" w:lineRule="auto"/>
        <w:ind w:firstLine="480"/>
        <w:rPr>
          <w:rFonts w:ascii="Arial" w:hAnsi="Arial" w:cs="Arial"/>
          <w:color w:val="000000" w:themeColor="text1"/>
          <w:szCs w:val="24"/>
        </w:rPr>
      </w:pPr>
      <w:r w:rsidRPr="00A52A69">
        <w:rPr>
          <w:rFonts w:hint="eastAsia"/>
          <w:color w:val="000000" w:themeColor="text1"/>
        </w:rPr>
        <w:t>北斗岸站模块通过串口线与上位机连接，用于接收北斗湿端模块传输过来的潜标定位信息。</w:t>
      </w:r>
    </w:p>
    <w:p w14:paraId="41B20266" w14:textId="77777777" w:rsidR="00114A70" w:rsidRPr="00A52A69" w:rsidRDefault="00114A70" w:rsidP="00114A70">
      <w:pPr>
        <w:pStyle w:val="ac"/>
        <w:spacing w:line="360" w:lineRule="auto"/>
        <w:ind w:firstLine="480"/>
        <w:rPr>
          <w:rFonts w:ascii="Arial" w:hAnsi="Arial" w:cs="Arial"/>
          <w:color w:val="000000" w:themeColor="text1"/>
          <w:szCs w:val="21"/>
        </w:rPr>
      </w:pPr>
      <w:r w:rsidRPr="00A52A69">
        <w:rPr>
          <w:rFonts w:ascii="Arial" w:hAnsi="Arial" w:cs="Arial" w:hint="eastAsia"/>
          <w:color w:val="000000" w:themeColor="text1"/>
          <w:szCs w:val="24"/>
        </w:rPr>
        <w:t>甲板单元显控软件</w:t>
      </w:r>
      <w:r w:rsidRPr="00A52A69">
        <w:rPr>
          <w:rFonts w:ascii="Arial" w:hAnsi="Arial" w:cs="Arial"/>
          <w:color w:val="000000" w:themeColor="text1"/>
          <w:szCs w:val="24"/>
        </w:rPr>
        <w:t>与</w:t>
      </w:r>
      <w:r w:rsidRPr="00A52A69">
        <w:rPr>
          <w:rFonts w:ascii="Arial" w:hAnsi="Arial" w:cs="Arial" w:hint="eastAsia"/>
          <w:color w:val="000000" w:themeColor="text1"/>
          <w:szCs w:val="24"/>
        </w:rPr>
        <w:t>北斗</w:t>
      </w:r>
      <w:r w:rsidRPr="00A52A69">
        <w:rPr>
          <w:rFonts w:hint="eastAsia"/>
          <w:color w:val="000000" w:themeColor="text1"/>
        </w:rPr>
        <w:t>岸站</w:t>
      </w:r>
      <w:r w:rsidRPr="00A52A69">
        <w:rPr>
          <w:rFonts w:ascii="Arial" w:hAnsi="Arial" w:cs="Arial" w:hint="eastAsia"/>
          <w:color w:val="000000" w:themeColor="text1"/>
          <w:szCs w:val="24"/>
        </w:rPr>
        <w:t>模块</w:t>
      </w:r>
      <w:r w:rsidRPr="00A52A69">
        <w:rPr>
          <w:rFonts w:ascii="Arial" w:hAnsi="Arial" w:cs="Arial"/>
          <w:color w:val="000000" w:themeColor="text1"/>
          <w:szCs w:val="24"/>
        </w:rPr>
        <w:t>之间采用串口进行命令和状态信息传送</w:t>
      </w:r>
      <w:r w:rsidRPr="00A52A69">
        <w:rPr>
          <w:rFonts w:ascii="Arial" w:hAnsi="Arial" w:cs="Arial" w:hint="eastAsia"/>
          <w:color w:val="000000" w:themeColor="text1"/>
          <w:szCs w:val="24"/>
        </w:rPr>
        <w:t>。</w:t>
      </w:r>
    </w:p>
    <w:p w14:paraId="6512CCA2" w14:textId="77777777" w:rsidR="00114A70" w:rsidRPr="00A52A69" w:rsidRDefault="00114A70" w:rsidP="00AC0620">
      <w:pPr>
        <w:pStyle w:val="30"/>
        <w:numPr>
          <w:ilvl w:val="2"/>
          <w:numId w:val="3"/>
        </w:numPr>
        <w:spacing w:beforeLines="50" w:before="156" w:after="0" w:line="360" w:lineRule="auto"/>
        <w:rPr>
          <w:rFonts w:ascii="Arial" w:eastAsia="黑体" w:hAnsi="Arial" w:cs="Arial"/>
          <w:color w:val="000000" w:themeColor="text1"/>
          <w:sz w:val="24"/>
          <w:szCs w:val="24"/>
        </w:rPr>
      </w:pPr>
      <w:bookmarkStart w:id="3631" w:name="_Toc131162260"/>
      <w:bookmarkStart w:id="3632" w:name="_Toc137217595"/>
      <w:r w:rsidRPr="00A52A69">
        <w:rPr>
          <w:rFonts w:ascii="Arial" w:eastAsia="黑体" w:hAnsi="Arial" w:cs="Arial" w:hint="eastAsia"/>
          <w:color w:val="000000" w:themeColor="text1"/>
          <w:sz w:val="24"/>
          <w:szCs w:val="24"/>
        </w:rPr>
        <w:t>方向说明</w:t>
      </w:r>
      <w:bookmarkEnd w:id="3631"/>
      <w:bookmarkEnd w:id="3632"/>
    </w:p>
    <w:p w14:paraId="1D414AEE" w14:textId="77777777" w:rsidR="00114A70" w:rsidRPr="00A52A69" w:rsidRDefault="00114A70" w:rsidP="00114A70">
      <w:pPr>
        <w:spacing w:line="360" w:lineRule="auto"/>
        <w:ind w:firstLineChars="200" w:firstLine="480"/>
        <w:rPr>
          <w:rFonts w:ascii="Arial" w:hAnsi="Arial" w:cs="Arial"/>
          <w:color w:val="000000" w:themeColor="text1"/>
          <w:szCs w:val="21"/>
        </w:rPr>
      </w:pPr>
      <w:r w:rsidRPr="00A52A69">
        <w:rPr>
          <w:rFonts w:ascii="Arial" w:hAnsi="Arial" w:cs="Arial"/>
          <w:color w:val="000000" w:themeColor="text1"/>
          <w:szCs w:val="21"/>
        </w:rPr>
        <w:t>下行：</w:t>
      </w:r>
      <w:r w:rsidRPr="00A52A69">
        <w:rPr>
          <w:rFonts w:ascii="Arial" w:hAnsi="Arial" w:cs="Arial" w:hint="eastAsia"/>
          <w:color w:val="000000" w:themeColor="text1"/>
          <w:szCs w:val="24"/>
        </w:rPr>
        <w:t>甲板单元显控软件</w:t>
      </w:r>
      <w:r w:rsidRPr="00A52A69">
        <w:rPr>
          <w:rFonts w:ascii="Arial" w:hAnsi="Arial" w:cs="Arial"/>
          <w:color w:val="000000" w:themeColor="text1"/>
          <w:szCs w:val="21"/>
        </w:rPr>
        <w:t>&gt;</w:t>
      </w:r>
      <w:r w:rsidRPr="00A52A69">
        <w:rPr>
          <w:rFonts w:ascii="Arial" w:hAnsi="Arial" w:cs="Arial" w:hint="eastAsia"/>
          <w:color w:val="000000" w:themeColor="text1"/>
          <w:szCs w:val="21"/>
        </w:rPr>
        <w:t>北斗</w:t>
      </w:r>
      <w:r w:rsidRPr="00A52A69">
        <w:rPr>
          <w:rFonts w:hint="eastAsia"/>
          <w:color w:val="000000" w:themeColor="text1"/>
        </w:rPr>
        <w:t>岸站</w:t>
      </w:r>
      <w:r w:rsidRPr="00A52A69">
        <w:rPr>
          <w:rFonts w:ascii="Arial" w:hAnsi="Arial" w:cs="Arial" w:hint="eastAsia"/>
          <w:color w:val="000000" w:themeColor="text1"/>
          <w:szCs w:val="21"/>
        </w:rPr>
        <w:t>模块</w:t>
      </w:r>
    </w:p>
    <w:p w14:paraId="6CE44B66" w14:textId="77777777" w:rsidR="00114A70" w:rsidRPr="00A52A69" w:rsidRDefault="00114A70" w:rsidP="00114A70">
      <w:pPr>
        <w:spacing w:line="360" w:lineRule="auto"/>
        <w:ind w:firstLineChars="200" w:firstLine="480"/>
        <w:rPr>
          <w:rFonts w:ascii="Arial" w:hAnsi="Arial" w:cs="Arial"/>
          <w:color w:val="000000" w:themeColor="text1"/>
          <w:szCs w:val="21"/>
        </w:rPr>
      </w:pPr>
      <w:r w:rsidRPr="00A52A69">
        <w:rPr>
          <w:rFonts w:ascii="Arial" w:hAnsi="Arial" w:cs="Arial"/>
          <w:color w:val="000000" w:themeColor="text1"/>
          <w:szCs w:val="21"/>
        </w:rPr>
        <w:t>上行：</w:t>
      </w:r>
      <w:r w:rsidRPr="00A52A69">
        <w:rPr>
          <w:rFonts w:ascii="Arial" w:hAnsi="Arial" w:cs="Arial" w:hint="eastAsia"/>
          <w:color w:val="000000" w:themeColor="text1"/>
          <w:szCs w:val="21"/>
        </w:rPr>
        <w:t>北斗</w:t>
      </w:r>
      <w:r w:rsidRPr="00A52A69">
        <w:rPr>
          <w:rFonts w:hint="eastAsia"/>
          <w:color w:val="000000" w:themeColor="text1"/>
        </w:rPr>
        <w:t>岸站</w:t>
      </w:r>
      <w:r w:rsidRPr="00A52A69">
        <w:rPr>
          <w:rFonts w:ascii="Arial" w:hAnsi="Arial" w:cs="Arial" w:hint="eastAsia"/>
          <w:color w:val="000000" w:themeColor="text1"/>
          <w:szCs w:val="21"/>
        </w:rPr>
        <w:t>模块</w:t>
      </w:r>
      <w:r w:rsidRPr="00A52A69">
        <w:rPr>
          <w:rFonts w:ascii="Arial" w:hAnsi="Arial" w:cs="Arial"/>
          <w:color w:val="000000" w:themeColor="text1"/>
          <w:szCs w:val="21"/>
        </w:rPr>
        <w:t>-&gt;</w:t>
      </w:r>
      <w:r w:rsidRPr="00A52A69">
        <w:rPr>
          <w:rFonts w:ascii="Arial" w:hAnsi="Arial" w:cs="Arial" w:hint="eastAsia"/>
          <w:color w:val="000000" w:themeColor="text1"/>
          <w:szCs w:val="24"/>
        </w:rPr>
        <w:t>甲板单元显控软件</w:t>
      </w:r>
    </w:p>
    <w:p w14:paraId="0D2D7813" w14:textId="77777777" w:rsidR="00114A70" w:rsidRPr="00A52A69" w:rsidRDefault="00114A70" w:rsidP="00AC0620">
      <w:pPr>
        <w:pStyle w:val="30"/>
        <w:numPr>
          <w:ilvl w:val="2"/>
          <w:numId w:val="3"/>
        </w:numPr>
        <w:spacing w:beforeLines="50" w:before="156" w:after="0" w:line="360" w:lineRule="auto"/>
        <w:rPr>
          <w:rFonts w:ascii="Arial" w:eastAsia="黑体" w:hAnsi="Arial" w:cs="Arial"/>
          <w:color w:val="000000" w:themeColor="text1"/>
          <w:sz w:val="24"/>
          <w:szCs w:val="24"/>
        </w:rPr>
      </w:pPr>
      <w:bookmarkStart w:id="3633" w:name="_Toc131162261"/>
      <w:bookmarkStart w:id="3634" w:name="_Toc137217596"/>
      <w:r w:rsidRPr="00A52A69">
        <w:rPr>
          <w:rFonts w:ascii="Arial" w:eastAsia="黑体" w:hAnsi="Arial" w:cs="Arial"/>
          <w:color w:val="000000" w:themeColor="text1"/>
          <w:sz w:val="24"/>
          <w:szCs w:val="24"/>
        </w:rPr>
        <w:t>通信协议格式</w:t>
      </w:r>
      <w:bookmarkEnd w:id="3633"/>
      <w:bookmarkEnd w:id="3634"/>
    </w:p>
    <w:p w14:paraId="246439A9" w14:textId="77777777" w:rsidR="00114A70" w:rsidRPr="00A52A69" w:rsidRDefault="00114A70" w:rsidP="00114A70">
      <w:pPr>
        <w:spacing w:line="360" w:lineRule="auto"/>
        <w:ind w:firstLineChars="100" w:firstLine="240"/>
        <w:rPr>
          <w:rFonts w:ascii="Arial" w:hAnsi="Arial" w:cs="Arial"/>
          <w:color w:val="000000" w:themeColor="text1"/>
          <w:szCs w:val="21"/>
        </w:rPr>
      </w:pPr>
      <w:r w:rsidRPr="00A52A69">
        <w:rPr>
          <w:rFonts w:ascii="Arial" w:hAnsi="Arial" w:cs="Arial" w:hint="eastAsia"/>
          <w:color w:val="000000" w:themeColor="text1"/>
          <w:szCs w:val="21"/>
        </w:rPr>
        <w:t>采用北斗</w:t>
      </w:r>
      <w:r w:rsidRPr="00A52A69">
        <w:rPr>
          <w:rFonts w:ascii="Arial" w:hAnsi="Arial" w:cs="Arial" w:hint="eastAsia"/>
          <w:color w:val="000000" w:themeColor="text1"/>
          <w:szCs w:val="21"/>
        </w:rPr>
        <w:t>4</w:t>
      </w:r>
      <w:r w:rsidRPr="00A52A69">
        <w:rPr>
          <w:rFonts w:ascii="Arial" w:hAnsi="Arial" w:cs="Arial"/>
          <w:color w:val="000000" w:themeColor="text1"/>
          <w:szCs w:val="21"/>
        </w:rPr>
        <w:t>.0</w:t>
      </w:r>
      <w:r w:rsidRPr="00A52A69">
        <w:rPr>
          <w:rFonts w:ascii="Arial" w:hAnsi="Arial" w:cs="Arial" w:hint="eastAsia"/>
          <w:color w:val="000000" w:themeColor="text1"/>
          <w:szCs w:val="21"/>
        </w:rPr>
        <w:t>协议和自定义协议相结合的方式。</w:t>
      </w:r>
    </w:p>
    <w:p w14:paraId="3404CA2F" w14:textId="77777777" w:rsidR="00114A70" w:rsidRPr="00A52A69" w:rsidRDefault="00114A70" w:rsidP="00AC0620">
      <w:pPr>
        <w:pStyle w:val="30"/>
        <w:numPr>
          <w:ilvl w:val="2"/>
          <w:numId w:val="3"/>
        </w:numPr>
        <w:spacing w:beforeLines="50" w:before="156" w:after="0" w:line="360" w:lineRule="auto"/>
        <w:rPr>
          <w:rFonts w:ascii="Arial" w:eastAsia="黑体" w:hAnsi="Arial" w:cs="Arial"/>
          <w:color w:val="000000" w:themeColor="text1"/>
          <w:sz w:val="24"/>
          <w:szCs w:val="24"/>
        </w:rPr>
      </w:pPr>
      <w:bookmarkStart w:id="3635" w:name="_Toc131162262"/>
      <w:bookmarkStart w:id="3636" w:name="_Toc137217597"/>
      <w:r w:rsidRPr="00A52A69">
        <w:rPr>
          <w:rFonts w:ascii="Arial" w:eastAsia="黑体" w:hAnsi="Arial" w:cs="Arial" w:hint="eastAsia"/>
          <w:color w:val="000000" w:themeColor="text1"/>
          <w:sz w:val="24"/>
          <w:szCs w:val="24"/>
        </w:rPr>
        <w:t>北斗</w:t>
      </w:r>
      <w:r w:rsidRPr="00A52A69">
        <w:rPr>
          <w:rFonts w:ascii="Arial" w:eastAsia="黑体" w:hAnsi="Arial" w:cs="Arial"/>
          <w:color w:val="000000" w:themeColor="text1"/>
          <w:sz w:val="24"/>
          <w:szCs w:val="24"/>
        </w:rPr>
        <w:t>通信协议内容</w:t>
      </w:r>
      <w:bookmarkEnd w:id="3635"/>
      <w:bookmarkEnd w:id="3636"/>
    </w:p>
    <w:p w14:paraId="36CD32FC" w14:textId="77777777" w:rsidR="00114A70" w:rsidRPr="00A52A69" w:rsidRDefault="00114A70" w:rsidP="00114A70">
      <w:pPr>
        <w:pStyle w:val="ac"/>
        <w:numPr>
          <w:ilvl w:val="0"/>
          <w:numId w:val="17"/>
        </w:numPr>
        <w:spacing w:line="360" w:lineRule="auto"/>
        <w:ind w:firstLineChars="0"/>
        <w:rPr>
          <w:rFonts w:ascii="Arial" w:hAnsi="Arial" w:cs="Arial"/>
          <w:color w:val="000000" w:themeColor="text1"/>
          <w:szCs w:val="24"/>
        </w:rPr>
      </w:pPr>
      <w:r w:rsidRPr="00A52A69">
        <w:rPr>
          <w:rFonts w:ascii="Arial" w:hAnsi="Arial" w:cs="Arial"/>
          <w:color w:val="000000" w:themeColor="text1"/>
          <w:szCs w:val="24"/>
        </w:rPr>
        <w:t>岸站接收终端上电后，需进行一次有源定位。参考北斗</w:t>
      </w:r>
      <w:r w:rsidRPr="00A52A69">
        <w:rPr>
          <w:rFonts w:ascii="Arial" w:hAnsi="Arial" w:cs="Arial"/>
          <w:color w:val="000000" w:themeColor="text1"/>
          <w:szCs w:val="24"/>
        </w:rPr>
        <w:t>4.0</w:t>
      </w:r>
      <w:r w:rsidRPr="00A52A69">
        <w:rPr>
          <w:rFonts w:ascii="Arial" w:hAnsi="Arial" w:cs="Arial"/>
          <w:color w:val="000000" w:themeColor="text1"/>
          <w:szCs w:val="24"/>
        </w:rPr>
        <w:t>协议</w:t>
      </w:r>
      <w:r w:rsidRPr="00A52A69">
        <w:rPr>
          <w:rFonts w:ascii="Arial" w:hAnsi="Arial" w:cs="Arial"/>
          <w:color w:val="000000" w:themeColor="text1"/>
          <w:szCs w:val="24"/>
        </w:rPr>
        <w:t xml:space="preserve">  $DWSQ….</w:t>
      </w:r>
    </w:p>
    <w:p w14:paraId="7929B314" w14:textId="77777777" w:rsidR="00114A70" w:rsidRPr="00A52A69" w:rsidRDefault="00114A70" w:rsidP="00114A70">
      <w:pPr>
        <w:spacing w:line="360" w:lineRule="auto"/>
        <w:rPr>
          <w:rFonts w:ascii="Arial" w:hAnsi="Arial" w:cs="Arial"/>
          <w:color w:val="000000" w:themeColor="text1"/>
          <w:szCs w:val="24"/>
        </w:rPr>
      </w:pPr>
      <w:r w:rsidRPr="00A52A69">
        <w:rPr>
          <w:rFonts w:ascii="Arial" w:hAnsi="Arial" w:cs="Arial"/>
          <w:color w:val="000000" w:themeColor="text1"/>
          <w:szCs w:val="24"/>
        </w:rPr>
        <w:t>例</w:t>
      </w:r>
      <w:r w:rsidRPr="00A52A69">
        <w:rPr>
          <w:rFonts w:ascii="Arial" w:hAnsi="Arial" w:cs="Arial"/>
          <w:color w:val="000000" w:themeColor="text1"/>
          <w:szCs w:val="24"/>
        </w:rPr>
        <w:t xml:space="preserve"> </w:t>
      </w:r>
      <w:r w:rsidRPr="00A52A69">
        <w:rPr>
          <w:rFonts w:ascii="Arial" w:hAnsi="Arial" w:cs="Arial"/>
          <w:color w:val="000000" w:themeColor="text1"/>
          <w:szCs w:val="24"/>
        </w:rPr>
        <w:t>：</w:t>
      </w:r>
      <w:r w:rsidRPr="00A52A69">
        <w:rPr>
          <w:rFonts w:ascii="Arial" w:hAnsi="Arial" w:cs="Arial"/>
          <w:color w:val="000000" w:themeColor="text1"/>
          <w:szCs w:val="24"/>
        </w:rPr>
        <w:t>24 44 57 53 51 00 16 00 00 00 04 00 00 00 00 00 00 00 00 00 00 27</w:t>
      </w:r>
    </w:p>
    <w:p w14:paraId="4FC7F5AF" w14:textId="77777777" w:rsidR="00114A70" w:rsidRPr="00A52A69" w:rsidRDefault="00114A70" w:rsidP="00114A70">
      <w:pPr>
        <w:spacing w:line="360" w:lineRule="auto"/>
        <w:rPr>
          <w:rFonts w:ascii="Arial" w:hAnsi="Arial" w:cs="Arial"/>
          <w:color w:val="000000" w:themeColor="text1"/>
          <w:szCs w:val="24"/>
        </w:rPr>
      </w:pPr>
    </w:p>
    <w:p w14:paraId="4529184F" w14:textId="77777777" w:rsidR="00114A70" w:rsidRPr="00A52A69" w:rsidRDefault="00114A70" w:rsidP="00114A70">
      <w:pPr>
        <w:pStyle w:val="ac"/>
        <w:numPr>
          <w:ilvl w:val="0"/>
          <w:numId w:val="17"/>
        </w:numPr>
        <w:spacing w:line="360" w:lineRule="auto"/>
        <w:ind w:firstLineChars="0"/>
        <w:rPr>
          <w:rFonts w:ascii="Arial" w:hAnsi="Arial" w:cs="Arial"/>
          <w:color w:val="000000" w:themeColor="text1"/>
          <w:szCs w:val="24"/>
        </w:rPr>
      </w:pPr>
      <w:r w:rsidRPr="00A52A69">
        <w:rPr>
          <w:rFonts w:ascii="Arial" w:hAnsi="Arial" w:cs="Arial"/>
          <w:color w:val="000000" w:themeColor="text1"/>
          <w:szCs w:val="24"/>
        </w:rPr>
        <w:t>自定义协议内容为信标发送的潜标位置数据，共</w:t>
      </w:r>
      <w:r w:rsidRPr="00A52A69">
        <w:rPr>
          <w:rFonts w:ascii="Arial" w:hAnsi="Arial" w:cs="Arial"/>
          <w:color w:val="000000" w:themeColor="text1"/>
          <w:szCs w:val="24"/>
        </w:rPr>
        <w:t>16</w:t>
      </w:r>
      <w:r w:rsidRPr="00A52A69">
        <w:rPr>
          <w:rFonts w:ascii="Arial" w:hAnsi="Arial" w:cs="Arial"/>
          <w:color w:val="000000" w:themeColor="text1"/>
          <w:szCs w:val="24"/>
        </w:rPr>
        <w:t>字节。</w:t>
      </w:r>
    </w:p>
    <w:p w14:paraId="54967174" w14:textId="77777777" w:rsidR="00114A70" w:rsidRPr="00A52A69" w:rsidRDefault="00114A70" w:rsidP="00114A70">
      <w:pPr>
        <w:spacing w:line="360" w:lineRule="auto"/>
        <w:rPr>
          <w:color w:val="000000" w:themeColor="text1"/>
          <w:szCs w:val="24"/>
        </w:rPr>
      </w:pPr>
      <w:r w:rsidRPr="00A52A69">
        <w:rPr>
          <w:rFonts w:hint="eastAsia"/>
          <w:color w:val="000000" w:themeColor="text1"/>
          <w:szCs w:val="24"/>
        </w:rPr>
        <w:t>北斗湿端信标机</w:t>
      </w:r>
      <w:r w:rsidRPr="00A52A69">
        <w:rPr>
          <w:rFonts w:ascii="Arial" w:hAnsi="Arial" w:cs="Arial"/>
          <w:color w:val="000000" w:themeColor="text1"/>
          <w:szCs w:val="24"/>
        </w:rPr>
        <w:t>发送位置数据格式</w:t>
      </w:r>
      <w:r w:rsidRPr="00A52A69">
        <w:rPr>
          <w:rFonts w:ascii="Arial" w:hAnsi="Arial" w:cs="Arial" w:hint="eastAsia"/>
          <w:color w:val="000000" w:themeColor="text1"/>
          <w:szCs w:val="24"/>
        </w:rPr>
        <w:t>如下：</w:t>
      </w:r>
    </w:p>
    <w:tbl>
      <w:tblPr>
        <w:tblStyle w:val="a4"/>
        <w:tblW w:w="8094" w:type="dxa"/>
        <w:tblLook w:val="04A0" w:firstRow="1" w:lastRow="0" w:firstColumn="1" w:lastColumn="0" w:noHBand="0" w:noVBand="1"/>
      </w:tblPr>
      <w:tblGrid>
        <w:gridCol w:w="1242"/>
        <w:gridCol w:w="1560"/>
        <w:gridCol w:w="1275"/>
        <w:gridCol w:w="2268"/>
        <w:gridCol w:w="1749"/>
      </w:tblGrid>
      <w:tr w:rsidR="00114A70" w:rsidRPr="00A52A69" w14:paraId="21CAB01B" w14:textId="77777777" w:rsidTr="00952BF5">
        <w:tc>
          <w:tcPr>
            <w:tcW w:w="1242" w:type="dxa"/>
            <w:shd w:val="pct15" w:color="auto" w:fill="auto"/>
          </w:tcPr>
          <w:p w14:paraId="2A8B586B" w14:textId="77777777" w:rsidR="00114A70" w:rsidRPr="00A52A69" w:rsidRDefault="00114A70" w:rsidP="00952BF5">
            <w:pPr>
              <w:spacing w:line="360" w:lineRule="auto"/>
              <w:rPr>
                <w:rFonts w:ascii="Arial" w:hAnsi="Arial" w:cs="Arial"/>
                <w:b/>
                <w:bCs/>
                <w:color w:val="000000" w:themeColor="text1"/>
                <w:szCs w:val="24"/>
              </w:rPr>
            </w:pPr>
            <w:r w:rsidRPr="00A52A69">
              <w:rPr>
                <w:rFonts w:ascii="Arial" w:hAnsi="Arial" w:cs="Arial"/>
                <w:b/>
                <w:bCs/>
                <w:color w:val="000000" w:themeColor="text1"/>
                <w:szCs w:val="24"/>
              </w:rPr>
              <w:t>字节序号</w:t>
            </w:r>
          </w:p>
        </w:tc>
        <w:tc>
          <w:tcPr>
            <w:tcW w:w="1560" w:type="dxa"/>
            <w:shd w:val="pct15" w:color="auto" w:fill="auto"/>
          </w:tcPr>
          <w:p w14:paraId="3ECBBC37" w14:textId="77777777" w:rsidR="00114A70" w:rsidRPr="00A52A69" w:rsidRDefault="00114A70" w:rsidP="00952BF5">
            <w:pPr>
              <w:spacing w:line="360" w:lineRule="auto"/>
              <w:rPr>
                <w:rFonts w:ascii="Arial" w:hAnsi="Arial" w:cs="Arial"/>
                <w:b/>
                <w:bCs/>
                <w:color w:val="000000" w:themeColor="text1"/>
                <w:szCs w:val="24"/>
              </w:rPr>
            </w:pPr>
            <w:r w:rsidRPr="00A52A69">
              <w:rPr>
                <w:rFonts w:ascii="Arial" w:hAnsi="Arial" w:cs="Arial" w:hint="eastAsia"/>
                <w:b/>
                <w:bCs/>
                <w:color w:val="000000" w:themeColor="text1"/>
                <w:szCs w:val="24"/>
              </w:rPr>
              <w:t>数据内容</w:t>
            </w:r>
          </w:p>
        </w:tc>
        <w:tc>
          <w:tcPr>
            <w:tcW w:w="1275" w:type="dxa"/>
            <w:shd w:val="pct15" w:color="auto" w:fill="auto"/>
          </w:tcPr>
          <w:p w14:paraId="29005E6D" w14:textId="77777777" w:rsidR="00114A70" w:rsidRPr="00A52A69" w:rsidRDefault="00114A70" w:rsidP="00952BF5">
            <w:pPr>
              <w:spacing w:line="360" w:lineRule="auto"/>
              <w:rPr>
                <w:rFonts w:ascii="Arial" w:hAnsi="Arial" w:cs="Arial"/>
                <w:b/>
                <w:bCs/>
                <w:color w:val="000000" w:themeColor="text1"/>
                <w:szCs w:val="24"/>
              </w:rPr>
            </w:pPr>
            <w:r w:rsidRPr="00A52A69">
              <w:rPr>
                <w:rFonts w:ascii="Arial" w:hAnsi="Arial" w:cs="Arial"/>
                <w:b/>
                <w:bCs/>
                <w:color w:val="000000" w:themeColor="text1"/>
                <w:szCs w:val="24"/>
              </w:rPr>
              <w:t>释义</w:t>
            </w:r>
          </w:p>
        </w:tc>
        <w:tc>
          <w:tcPr>
            <w:tcW w:w="2268" w:type="dxa"/>
            <w:shd w:val="pct15" w:color="auto" w:fill="auto"/>
          </w:tcPr>
          <w:p w14:paraId="0E334A47" w14:textId="77777777" w:rsidR="00114A70" w:rsidRPr="00A52A69" w:rsidRDefault="00114A70" w:rsidP="00952BF5">
            <w:pPr>
              <w:spacing w:line="360" w:lineRule="auto"/>
              <w:rPr>
                <w:rFonts w:ascii="Arial" w:hAnsi="Arial" w:cs="Arial"/>
                <w:b/>
                <w:bCs/>
                <w:color w:val="000000" w:themeColor="text1"/>
                <w:szCs w:val="24"/>
              </w:rPr>
            </w:pPr>
            <w:r w:rsidRPr="00A52A69">
              <w:rPr>
                <w:rFonts w:ascii="Arial" w:hAnsi="Arial" w:cs="Arial"/>
                <w:b/>
                <w:bCs/>
                <w:color w:val="000000" w:themeColor="text1"/>
                <w:szCs w:val="24"/>
              </w:rPr>
              <w:t>数据类型</w:t>
            </w:r>
          </w:p>
        </w:tc>
        <w:tc>
          <w:tcPr>
            <w:tcW w:w="1749" w:type="dxa"/>
            <w:shd w:val="pct15" w:color="auto" w:fill="auto"/>
          </w:tcPr>
          <w:p w14:paraId="60B52EA1" w14:textId="77777777" w:rsidR="00114A70" w:rsidRPr="00A52A69" w:rsidRDefault="00114A70" w:rsidP="00952BF5">
            <w:pPr>
              <w:spacing w:line="360" w:lineRule="auto"/>
              <w:rPr>
                <w:rFonts w:ascii="Arial" w:hAnsi="Arial" w:cs="Arial"/>
                <w:b/>
                <w:bCs/>
                <w:color w:val="000000" w:themeColor="text1"/>
                <w:szCs w:val="24"/>
              </w:rPr>
            </w:pPr>
            <w:r w:rsidRPr="00A52A69">
              <w:rPr>
                <w:rFonts w:ascii="Arial" w:hAnsi="Arial" w:cs="Arial"/>
                <w:b/>
                <w:bCs/>
                <w:color w:val="000000" w:themeColor="text1"/>
                <w:szCs w:val="24"/>
              </w:rPr>
              <w:t>备注</w:t>
            </w:r>
          </w:p>
        </w:tc>
      </w:tr>
      <w:tr w:rsidR="00114A70" w:rsidRPr="00A52A69" w14:paraId="48E0E064" w14:textId="77777777" w:rsidTr="00952BF5">
        <w:tc>
          <w:tcPr>
            <w:tcW w:w="1242" w:type="dxa"/>
          </w:tcPr>
          <w:p w14:paraId="77D2B893"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0</w:t>
            </w:r>
          </w:p>
        </w:tc>
        <w:tc>
          <w:tcPr>
            <w:tcW w:w="1560" w:type="dxa"/>
          </w:tcPr>
          <w:p w14:paraId="69FFC527"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hint="eastAsia"/>
                <w:color w:val="000000" w:themeColor="text1"/>
                <w:szCs w:val="24"/>
              </w:rPr>
              <w:t>设备编号</w:t>
            </w:r>
          </w:p>
        </w:tc>
        <w:tc>
          <w:tcPr>
            <w:tcW w:w="1275" w:type="dxa"/>
          </w:tcPr>
          <w:p w14:paraId="143B5CC9"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设备编号</w:t>
            </w:r>
          </w:p>
        </w:tc>
        <w:tc>
          <w:tcPr>
            <w:tcW w:w="2268" w:type="dxa"/>
          </w:tcPr>
          <w:p w14:paraId="446348E9"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Uint8_t</w:t>
            </w:r>
          </w:p>
        </w:tc>
        <w:tc>
          <w:tcPr>
            <w:tcW w:w="1749" w:type="dxa"/>
          </w:tcPr>
          <w:p w14:paraId="2FF0EDD5" w14:textId="77777777" w:rsidR="00114A70" w:rsidRPr="00A52A69" w:rsidRDefault="00114A70" w:rsidP="00952BF5">
            <w:pPr>
              <w:spacing w:line="360" w:lineRule="auto"/>
              <w:rPr>
                <w:rFonts w:ascii="Arial" w:hAnsi="Arial" w:cs="Arial"/>
                <w:color w:val="000000" w:themeColor="text1"/>
                <w:szCs w:val="24"/>
              </w:rPr>
            </w:pPr>
          </w:p>
        </w:tc>
      </w:tr>
      <w:tr w:rsidR="00114A70" w:rsidRPr="00A52A69" w14:paraId="77A70AA3" w14:textId="77777777" w:rsidTr="00952BF5">
        <w:tc>
          <w:tcPr>
            <w:tcW w:w="1242" w:type="dxa"/>
          </w:tcPr>
          <w:p w14:paraId="760D3843"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1-2</w:t>
            </w:r>
          </w:p>
        </w:tc>
        <w:tc>
          <w:tcPr>
            <w:tcW w:w="1560" w:type="dxa"/>
            <w:vMerge w:val="restart"/>
          </w:tcPr>
          <w:p w14:paraId="74345DAB"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UTC</w:t>
            </w:r>
            <w:r w:rsidRPr="00A52A69">
              <w:rPr>
                <w:rFonts w:ascii="Arial" w:hAnsi="Arial" w:cs="Arial"/>
                <w:color w:val="000000" w:themeColor="text1"/>
                <w:szCs w:val="24"/>
              </w:rPr>
              <w:t>时间</w:t>
            </w:r>
          </w:p>
        </w:tc>
        <w:tc>
          <w:tcPr>
            <w:tcW w:w="1275" w:type="dxa"/>
          </w:tcPr>
          <w:p w14:paraId="17FA68BA"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年</w:t>
            </w:r>
          </w:p>
        </w:tc>
        <w:tc>
          <w:tcPr>
            <w:tcW w:w="2268" w:type="dxa"/>
          </w:tcPr>
          <w:p w14:paraId="7C9067EE"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Uint16_t(</w:t>
            </w:r>
            <w:r w:rsidRPr="00A52A69">
              <w:rPr>
                <w:rFonts w:ascii="Arial" w:hAnsi="Arial" w:cs="Arial"/>
                <w:color w:val="000000" w:themeColor="text1"/>
                <w:szCs w:val="24"/>
              </w:rPr>
              <w:t>小端存储</w:t>
            </w:r>
            <w:r w:rsidRPr="00A52A69">
              <w:rPr>
                <w:rFonts w:ascii="Arial" w:hAnsi="Arial" w:cs="Arial"/>
                <w:color w:val="000000" w:themeColor="text1"/>
                <w:szCs w:val="24"/>
              </w:rPr>
              <w:t>)</w:t>
            </w:r>
          </w:p>
        </w:tc>
        <w:tc>
          <w:tcPr>
            <w:tcW w:w="1749" w:type="dxa"/>
          </w:tcPr>
          <w:p w14:paraId="4AF016C9" w14:textId="77777777" w:rsidR="00114A70" w:rsidRPr="00A52A69" w:rsidRDefault="00114A70" w:rsidP="00952BF5">
            <w:pPr>
              <w:spacing w:line="360" w:lineRule="auto"/>
              <w:rPr>
                <w:rFonts w:ascii="Arial" w:hAnsi="Arial" w:cs="Arial"/>
                <w:color w:val="000000" w:themeColor="text1"/>
                <w:szCs w:val="24"/>
              </w:rPr>
            </w:pPr>
          </w:p>
        </w:tc>
      </w:tr>
      <w:tr w:rsidR="00114A70" w:rsidRPr="00A52A69" w14:paraId="0EA7BB3F" w14:textId="77777777" w:rsidTr="00952BF5">
        <w:tc>
          <w:tcPr>
            <w:tcW w:w="1242" w:type="dxa"/>
          </w:tcPr>
          <w:p w14:paraId="5E500573"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3</w:t>
            </w:r>
          </w:p>
        </w:tc>
        <w:tc>
          <w:tcPr>
            <w:tcW w:w="1560" w:type="dxa"/>
            <w:vMerge/>
          </w:tcPr>
          <w:p w14:paraId="3EEDFEE5" w14:textId="77777777" w:rsidR="00114A70" w:rsidRPr="00A52A69" w:rsidRDefault="00114A70" w:rsidP="00952BF5">
            <w:pPr>
              <w:spacing w:line="360" w:lineRule="auto"/>
              <w:rPr>
                <w:rFonts w:ascii="Arial" w:hAnsi="Arial" w:cs="Arial"/>
                <w:color w:val="000000" w:themeColor="text1"/>
                <w:szCs w:val="24"/>
              </w:rPr>
            </w:pPr>
          </w:p>
        </w:tc>
        <w:tc>
          <w:tcPr>
            <w:tcW w:w="1275" w:type="dxa"/>
          </w:tcPr>
          <w:p w14:paraId="4B58632B"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月</w:t>
            </w:r>
          </w:p>
        </w:tc>
        <w:tc>
          <w:tcPr>
            <w:tcW w:w="2268" w:type="dxa"/>
          </w:tcPr>
          <w:p w14:paraId="18E14982"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Uint8_t</w:t>
            </w:r>
          </w:p>
        </w:tc>
        <w:tc>
          <w:tcPr>
            <w:tcW w:w="1749" w:type="dxa"/>
          </w:tcPr>
          <w:p w14:paraId="15CDAE63" w14:textId="77777777" w:rsidR="00114A70" w:rsidRPr="00A52A69" w:rsidRDefault="00114A70" w:rsidP="00952BF5">
            <w:pPr>
              <w:spacing w:line="360" w:lineRule="auto"/>
              <w:rPr>
                <w:rFonts w:ascii="Arial" w:hAnsi="Arial" w:cs="Arial"/>
                <w:color w:val="000000" w:themeColor="text1"/>
                <w:szCs w:val="24"/>
              </w:rPr>
            </w:pPr>
          </w:p>
        </w:tc>
      </w:tr>
      <w:tr w:rsidR="00114A70" w:rsidRPr="00A52A69" w14:paraId="7AEB81A1" w14:textId="77777777" w:rsidTr="00952BF5">
        <w:tc>
          <w:tcPr>
            <w:tcW w:w="1242" w:type="dxa"/>
          </w:tcPr>
          <w:p w14:paraId="53C72AF7"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4</w:t>
            </w:r>
          </w:p>
        </w:tc>
        <w:tc>
          <w:tcPr>
            <w:tcW w:w="1560" w:type="dxa"/>
            <w:vMerge/>
          </w:tcPr>
          <w:p w14:paraId="1AC81FB9" w14:textId="77777777" w:rsidR="00114A70" w:rsidRPr="00A52A69" w:rsidRDefault="00114A70" w:rsidP="00952BF5">
            <w:pPr>
              <w:spacing w:line="360" w:lineRule="auto"/>
              <w:rPr>
                <w:rFonts w:ascii="Arial" w:hAnsi="Arial" w:cs="Arial"/>
                <w:color w:val="000000" w:themeColor="text1"/>
                <w:szCs w:val="24"/>
              </w:rPr>
            </w:pPr>
          </w:p>
        </w:tc>
        <w:tc>
          <w:tcPr>
            <w:tcW w:w="1275" w:type="dxa"/>
          </w:tcPr>
          <w:p w14:paraId="0A75B575"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日</w:t>
            </w:r>
          </w:p>
        </w:tc>
        <w:tc>
          <w:tcPr>
            <w:tcW w:w="2268" w:type="dxa"/>
          </w:tcPr>
          <w:p w14:paraId="60BEF449"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Uint8_t</w:t>
            </w:r>
          </w:p>
        </w:tc>
        <w:tc>
          <w:tcPr>
            <w:tcW w:w="1749" w:type="dxa"/>
          </w:tcPr>
          <w:p w14:paraId="18AE89DC" w14:textId="77777777" w:rsidR="00114A70" w:rsidRPr="00A52A69" w:rsidRDefault="00114A70" w:rsidP="00952BF5">
            <w:pPr>
              <w:spacing w:line="360" w:lineRule="auto"/>
              <w:rPr>
                <w:rFonts w:ascii="Arial" w:hAnsi="Arial" w:cs="Arial"/>
                <w:color w:val="000000" w:themeColor="text1"/>
                <w:szCs w:val="24"/>
              </w:rPr>
            </w:pPr>
          </w:p>
        </w:tc>
      </w:tr>
      <w:tr w:rsidR="00114A70" w:rsidRPr="00A52A69" w14:paraId="39C685BB" w14:textId="77777777" w:rsidTr="00952BF5">
        <w:tc>
          <w:tcPr>
            <w:tcW w:w="1242" w:type="dxa"/>
          </w:tcPr>
          <w:p w14:paraId="37D8ECFB"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5</w:t>
            </w:r>
          </w:p>
        </w:tc>
        <w:tc>
          <w:tcPr>
            <w:tcW w:w="1560" w:type="dxa"/>
            <w:vMerge/>
          </w:tcPr>
          <w:p w14:paraId="18083DD1" w14:textId="77777777" w:rsidR="00114A70" w:rsidRPr="00A52A69" w:rsidRDefault="00114A70" w:rsidP="00952BF5">
            <w:pPr>
              <w:spacing w:line="360" w:lineRule="auto"/>
              <w:rPr>
                <w:rFonts w:ascii="Arial" w:hAnsi="Arial" w:cs="Arial"/>
                <w:color w:val="000000" w:themeColor="text1"/>
                <w:szCs w:val="24"/>
              </w:rPr>
            </w:pPr>
          </w:p>
        </w:tc>
        <w:tc>
          <w:tcPr>
            <w:tcW w:w="1275" w:type="dxa"/>
          </w:tcPr>
          <w:p w14:paraId="0F382C3B"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时</w:t>
            </w:r>
          </w:p>
        </w:tc>
        <w:tc>
          <w:tcPr>
            <w:tcW w:w="2268" w:type="dxa"/>
          </w:tcPr>
          <w:p w14:paraId="79059AD6"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Uint8_t</w:t>
            </w:r>
          </w:p>
        </w:tc>
        <w:tc>
          <w:tcPr>
            <w:tcW w:w="1749" w:type="dxa"/>
          </w:tcPr>
          <w:p w14:paraId="671207EA" w14:textId="77777777" w:rsidR="00114A70" w:rsidRPr="00A52A69" w:rsidRDefault="00114A70" w:rsidP="00952BF5">
            <w:pPr>
              <w:spacing w:line="360" w:lineRule="auto"/>
              <w:rPr>
                <w:rFonts w:ascii="Arial" w:hAnsi="Arial" w:cs="Arial"/>
                <w:color w:val="000000" w:themeColor="text1"/>
                <w:szCs w:val="24"/>
              </w:rPr>
            </w:pPr>
          </w:p>
        </w:tc>
      </w:tr>
      <w:tr w:rsidR="00114A70" w:rsidRPr="00A52A69" w14:paraId="22E0FB2F" w14:textId="77777777" w:rsidTr="00952BF5">
        <w:tc>
          <w:tcPr>
            <w:tcW w:w="1242" w:type="dxa"/>
          </w:tcPr>
          <w:p w14:paraId="10053C17"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6</w:t>
            </w:r>
          </w:p>
        </w:tc>
        <w:tc>
          <w:tcPr>
            <w:tcW w:w="1560" w:type="dxa"/>
            <w:vMerge/>
          </w:tcPr>
          <w:p w14:paraId="33DEFA13" w14:textId="77777777" w:rsidR="00114A70" w:rsidRPr="00A52A69" w:rsidRDefault="00114A70" w:rsidP="00952BF5">
            <w:pPr>
              <w:spacing w:line="360" w:lineRule="auto"/>
              <w:rPr>
                <w:rFonts w:ascii="Arial" w:hAnsi="Arial" w:cs="Arial"/>
                <w:color w:val="000000" w:themeColor="text1"/>
                <w:szCs w:val="24"/>
              </w:rPr>
            </w:pPr>
          </w:p>
        </w:tc>
        <w:tc>
          <w:tcPr>
            <w:tcW w:w="1275" w:type="dxa"/>
          </w:tcPr>
          <w:p w14:paraId="0C2C7BD4"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分</w:t>
            </w:r>
          </w:p>
        </w:tc>
        <w:tc>
          <w:tcPr>
            <w:tcW w:w="2268" w:type="dxa"/>
          </w:tcPr>
          <w:p w14:paraId="21972E16"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Uint8_t</w:t>
            </w:r>
          </w:p>
        </w:tc>
        <w:tc>
          <w:tcPr>
            <w:tcW w:w="1749" w:type="dxa"/>
          </w:tcPr>
          <w:p w14:paraId="3FCFD311" w14:textId="77777777" w:rsidR="00114A70" w:rsidRPr="00A52A69" w:rsidRDefault="00114A70" w:rsidP="00952BF5">
            <w:pPr>
              <w:spacing w:line="360" w:lineRule="auto"/>
              <w:rPr>
                <w:rFonts w:ascii="Arial" w:hAnsi="Arial" w:cs="Arial"/>
                <w:color w:val="000000" w:themeColor="text1"/>
                <w:szCs w:val="24"/>
              </w:rPr>
            </w:pPr>
          </w:p>
        </w:tc>
      </w:tr>
      <w:tr w:rsidR="00114A70" w:rsidRPr="00A52A69" w14:paraId="7429E8DF" w14:textId="77777777" w:rsidTr="00952BF5">
        <w:tc>
          <w:tcPr>
            <w:tcW w:w="1242" w:type="dxa"/>
          </w:tcPr>
          <w:p w14:paraId="2C1102E8"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7</w:t>
            </w:r>
          </w:p>
        </w:tc>
        <w:tc>
          <w:tcPr>
            <w:tcW w:w="1560" w:type="dxa"/>
            <w:vMerge/>
          </w:tcPr>
          <w:p w14:paraId="23A9470A" w14:textId="77777777" w:rsidR="00114A70" w:rsidRPr="00A52A69" w:rsidRDefault="00114A70" w:rsidP="00952BF5">
            <w:pPr>
              <w:spacing w:line="360" w:lineRule="auto"/>
              <w:rPr>
                <w:rFonts w:ascii="Arial" w:hAnsi="Arial" w:cs="Arial"/>
                <w:color w:val="000000" w:themeColor="text1"/>
                <w:szCs w:val="24"/>
              </w:rPr>
            </w:pPr>
          </w:p>
        </w:tc>
        <w:tc>
          <w:tcPr>
            <w:tcW w:w="1275" w:type="dxa"/>
          </w:tcPr>
          <w:p w14:paraId="30170C6C"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秒</w:t>
            </w:r>
          </w:p>
        </w:tc>
        <w:tc>
          <w:tcPr>
            <w:tcW w:w="2268" w:type="dxa"/>
          </w:tcPr>
          <w:p w14:paraId="7F445124"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Uint8_t</w:t>
            </w:r>
          </w:p>
        </w:tc>
        <w:tc>
          <w:tcPr>
            <w:tcW w:w="1749" w:type="dxa"/>
          </w:tcPr>
          <w:p w14:paraId="7AE9BDF9" w14:textId="77777777" w:rsidR="00114A70" w:rsidRPr="00A52A69" w:rsidRDefault="00114A70" w:rsidP="00952BF5">
            <w:pPr>
              <w:spacing w:line="360" w:lineRule="auto"/>
              <w:rPr>
                <w:rFonts w:ascii="Arial" w:hAnsi="Arial" w:cs="Arial"/>
                <w:color w:val="000000" w:themeColor="text1"/>
                <w:szCs w:val="24"/>
              </w:rPr>
            </w:pPr>
          </w:p>
        </w:tc>
      </w:tr>
      <w:tr w:rsidR="00114A70" w:rsidRPr="00A52A69" w14:paraId="1C71B16E" w14:textId="77777777" w:rsidTr="00952BF5">
        <w:tc>
          <w:tcPr>
            <w:tcW w:w="1242" w:type="dxa"/>
          </w:tcPr>
          <w:p w14:paraId="06D7B71D"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8-11</w:t>
            </w:r>
          </w:p>
        </w:tc>
        <w:tc>
          <w:tcPr>
            <w:tcW w:w="1560" w:type="dxa"/>
          </w:tcPr>
          <w:p w14:paraId="1C989001" w14:textId="77777777" w:rsidR="00114A70" w:rsidRPr="00A52A69" w:rsidRDefault="00114A70" w:rsidP="00952BF5">
            <w:pPr>
              <w:spacing w:line="360" w:lineRule="auto"/>
              <w:rPr>
                <w:rFonts w:ascii="Arial" w:hAnsi="Arial" w:cs="Arial"/>
                <w:color w:val="000000" w:themeColor="text1"/>
                <w:szCs w:val="24"/>
              </w:rPr>
            </w:pPr>
          </w:p>
        </w:tc>
        <w:tc>
          <w:tcPr>
            <w:tcW w:w="1275" w:type="dxa"/>
          </w:tcPr>
          <w:p w14:paraId="23D9403F"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纬度</w:t>
            </w:r>
          </w:p>
        </w:tc>
        <w:tc>
          <w:tcPr>
            <w:tcW w:w="2268" w:type="dxa"/>
          </w:tcPr>
          <w:p w14:paraId="6082681B"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float(</w:t>
            </w:r>
            <w:r w:rsidRPr="00A52A69">
              <w:rPr>
                <w:rFonts w:ascii="Arial" w:hAnsi="Arial" w:cs="Arial"/>
                <w:color w:val="000000" w:themeColor="text1"/>
                <w:szCs w:val="24"/>
              </w:rPr>
              <w:t>小端存储</w:t>
            </w:r>
            <w:r w:rsidRPr="00A52A69">
              <w:rPr>
                <w:rFonts w:ascii="Arial" w:hAnsi="Arial" w:cs="Arial"/>
                <w:color w:val="000000" w:themeColor="text1"/>
                <w:szCs w:val="24"/>
              </w:rPr>
              <w:t>)</w:t>
            </w:r>
          </w:p>
        </w:tc>
        <w:tc>
          <w:tcPr>
            <w:tcW w:w="1749" w:type="dxa"/>
          </w:tcPr>
          <w:p w14:paraId="05E0CEFF"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&lt;0  :</w:t>
            </w:r>
            <w:r w:rsidRPr="00A52A69">
              <w:rPr>
                <w:rFonts w:ascii="Arial" w:hAnsi="Arial" w:cs="Arial"/>
                <w:color w:val="000000" w:themeColor="text1"/>
                <w:szCs w:val="24"/>
              </w:rPr>
              <w:t>南纬</w:t>
            </w:r>
            <w:r w:rsidRPr="00A52A69">
              <w:rPr>
                <w:rFonts w:ascii="Arial" w:hAnsi="Arial" w:cs="Arial"/>
                <w:color w:val="000000" w:themeColor="text1"/>
                <w:szCs w:val="24"/>
              </w:rPr>
              <w:t xml:space="preserve"> S</w:t>
            </w:r>
            <w:r w:rsidRPr="00A52A69">
              <w:rPr>
                <w:rFonts w:ascii="Arial" w:hAnsi="Arial" w:cs="Arial"/>
                <w:color w:val="000000" w:themeColor="text1"/>
                <w:szCs w:val="24"/>
              </w:rPr>
              <w:br/>
              <w:t>&gt;0  :</w:t>
            </w:r>
            <w:r w:rsidRPr="00A52A69">
              <w:rPr>
                <w:rFonts w:ascii="Arial" w:hAnsi="Arial" w:cs="Arial"/>
                <w:color w:val="000000" w:themeColor="text1"/>
                <w:szCs w:val="24"/>
              </w:rPr>
              <w:t>北纬</w:t>
            </w:r>
            <w:r w:rsidRPr="00A52A69">
              <w:rPr>
                <w:rFonts w:ascii="Arial" w:hAnsi="Arial" w:cs="Arial"/>
                <w:color w:val="000000" w:themeColor="text1"/>
                <w:szCs w:val="24"/>
              </w:rPr>
              <w:t xml:space="preserve"> N</w:t>
            </w:r>
          </w:p>
        </w:tc>
      </w:tr>
      <w:tr w:rsidR="00114A70" w:rsidRPr="00A52A69" w14:paraId="7353E7BF" w14:textId="77777777" w:rsidTr="00952BF5">
        <w:tc>
          <w:tcPr>
            <w:tcW w:w="1242" w:type="dxa"/>
          </w:tcPr>
          <w:p w14:paraId="50B0838E"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lastRenderedPageBreak/>
              <w:t>12-15</w:t>
            </w:r>
          </w:p>
        </w:tc>
        <w:tc>
          <w:tcPr>
            <w:tcW w:w="1560" w:type="dxa"/>
          </w:tcPr>
          <w:p w14:paraId="1EB3BA13" w14:textId="77777777" w:rsidR="00114A70" w:rsidRPr="00A52A69" w:rsidRDefault="00114A70" w:rsidP="00952BF5">
            <w:pPr>
              <w:spacing w:line="360" w:lineRule="auto"/>
              <w:rPr>
                <w:rFonts w:ascii="Arial" w:hAnsi="Arial" w:cs="Arial"/>
                <w:color w:val="000000" w:themeColor="text1"/>
                <w:szCs w:val="24"/>
              </w:rPr>
            </w:pPr>
          </w:p>
        </w:tc>
        <w:tc>
          <w:tcPr>
            <w:tcW w:w="1275" w:type="dxa"/>
          </w:tcPr>
          <w:p w14:paraId="6FF63C6C"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经度</w:t>
            </w:r>
          </w:p>
        </w:tc>
        <w:tc>
          <w:tcPr>
            <w:tcW w:w="2268" w:type="dxa"/>
          </w:tcPr>
          <w:p w14:paraId="5478ED0D"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float(</w:t>
            </w:r>
            <w:r w:rsidRPr="00A52A69">
              <w:rPr>
                <w:rFonts w:ascii="Arial" w:hAnsi="Arial" w:cs="Arial"/>
                <w:color w:val="000000" w:themeColor="text1"/>
                <w:szCs w:val="24"/>
              </w:rPr>
              <w:t>小端存储</w:t>
            </w:r>
            <w:r w:rsidRPr="00A52A69">
              <w:rPr>
                <w:rFonts w:ascii="Arial" w:hAnsi="Arial" w:cs="Arial"/>
                <w:color w:val="000000" w:themeColor="text1"/>
                <w:szCs w:val="24"/>
              </w:rPr>
              <w:t>)</w:t>
            </w:r>
          </w:p>
        </w:tc>
        <w:tc>
          <w:tcPr>
            <w:tcW w:w="1749" w:type="dxa"/>
          </w:tcPr>
          <w:p w14:paraId="3E2AE244"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 xml:space="preserve">&lt;0 : </w:t>
            </w:r>
            <w:r w:rsidRPr="00A52A69">
              <w:rPr>
                <w:rFonts w:ascii="Arial" w:hAnsi="Arial" w:cs="Arial"/>
                <w:color w:val="000000" w:themeColor="text1"/>
                <w:szCs w:val="24"/>
              </w:rPr>
              <w:t>西经</w:t>
            </w:r>
            <w:r w:rsidRPr="00A52A69">
              <w:rPr>
                <w:rFonts w:ascii="Arial" w:hAnsi="Arial" w:cs="Arial"/>
                <w:color w:val="000000" w:themeColor="text1"/>
                <w:szCs w:val="24"/>
              </w:rPr>
              <w:t xml:space="preserve"> W</w:t>
            </w:r>
          </w:p>
          <w:p w14:paraId="0E371CAE"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 xml:space="preserve">&gt;0:  </w:t>
            </w:r>
            <w:r w:rsidRPr="00A52A69">
              <w:rPr>
                <w:rFonts w:ascii="Arial" w:hAnsi="Arial" w:cs="Arial"/>
                <w:color w:val="000000" w:themeColor="text1"/>
                <w:szCs w:val="24"/>
              </w:rPr>
              <w:t>东经</w:t>
            </w:r>
            <w:r w:rsidRPr="00A52A69">
              <w:rPr>
                <w:rFonts w:ascii="Arial" w:hAnsi="Arial" w:cs="Arial"/>
                <w:color w:val="000000" w:themeColor="text1"/>
                <w:szCs w:val="24"/>
              </w:rPr>
              <w:t xml:space="preserve"> E</w:t>
            </w:r>
          </w:p>
        </w:tc>
      </w:tr>
    </w:tbl>
    <w:p w14:paraId="74EE6E7D" w14:textId="77777777" w:rsidR="00114A70" w:rsidRPr="00A52A69" w:rsidRDefault="00114A70" w:rsidP="00114A70">
      <w:pPr>
        <w:spacing w:line="360" w:lineRule="auto"/>
        <w:rPr>
          <w:color w:val="000000" w:themeColor="text1"/>
          <w:szCs w:val="24"/>
        </w:rPr>
      </w:pPr>
    </w:p>
    <w:p w14:paraId="7A11A505" w14:textId="77777777" w:rsidR="00114A70" w:rsidRPr="00A52A69" w:rsidRDefault="00114A70" w:rsidP="00114A70">
      <w:pPr>
        <w:spacing w:line="360" w:lineRule="auto"/>
        <w:rPr>
          <w:rFonts w:ascii="Arial" w:hAnsi="Arial" w:cs="Arial"/>
          <w:color w:val="000000" w:themeColor="text1"/>
          <w:szCs w:val="24"/>
        </w:rPr>
      </w:pPr>
      <w:r w:rsidRPr="00A52A69">
        <w:rPr>
          <w:rFonts w:ascii="Arial" w:hAnsi="Arial" w:cs="Arial" w:hint="eastAsia"/>
          <w:color w:val="000000" w:themeColor="text1"/>
          <w:szCs w:val="24"/>
        </w:rPr>
        <w:t>举例说明如下：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73"/>
        <w:gridCol w:w="2268"/>
        <w:gridCol w:w="3717"/>
      </w:tblGrid>
      <w:tr w:rsidR="00114A70" w:rsidRPr="00A52A69" w14:paraId="74CA4C74" w14:textId="77777777" w:rsidTr="00952BF5">
        <w:trPr>
          <w:trHeight w:val="359"/>
          <w:jc w:val="center"/>
        </w:trPr>
        <w:tc>
          <w:tcPr>
            <w:tcW w:w="8458" w:type="dxa"/>
            <w:gridSpan w:val="3"/>
            <w:tcBorders>
              <w:bottom w:val="single" w:sz="4" w:space="0" w:color="auto"/>
            </w:tcBorders>
            <w:shd w:val="clear" w:color="auto" w:fill="D9D9D9"/>
            <w:vAlign w:val="center"/>
          </w:tcPr>
          <w:p w14:paraId="11F4BB83" w14:textId="77777777" w:rsidR="00114A70" w:rsidRPr="00A52A69" w:rsidRDefault="00114A70" w:rsidP="00952BF5">
            <w:pPr>
              <w:jc w:val="center"/>
              <w:rPr>
                <w:rFonts w:ascii="Arial" w:hAnsi="Arial" w:cs="Arial"/>
                <w:b/>
                <w:color w:val="000000" w:themeColor="text1"/>
                <w:szCs w:val="21"/>
              </w:rPr>
            </w:pPr>
            <w:r w:rsidRPr="00A52A69">
              <w:rPr>
                <w:rFonts w:ascii="Arial" w:hAnsi="Arial" w:cs="Arial" w:hint="eastAsia"/>
                <w:b/>
                <w:color w:val="000000" w:themeColor="text1"/>
                <w:szCs w:val="21"/>
              </w:rPr>
              <w:t>举例说明</w:t>
            </w:r>
          </w:p>
        </w:tc>
      </w:tr>
      <w:tr w:rsidR="00114A70" w:rsidRPr="00A52A69" w14:paraId="3961DF20" w14:textId="77777777" w:rsidTr="00952BF5">
        <w:trPr>
          <w:trHeight w:val="359"/>
          <w:jc w:val="center"/>
        </w:trPr>
        <w:tc>
          <w:tcPr>
            <w:tcW w:w="8458" w:type="dxa"/>
            <w:gridSpan w:val="3"/>
            <w:tcBorders>
              <w:bottom w:val="single" w:sz="4" w:space="0" w:color="auto"/>
            </w:tcBorders>
            <w:shd w:val="clear" w:color="auto" w:fill="auto"/>
            <w:vAlign w:val="center"/>
          </w:tcPr>
          <w:p w14:paraId="0FE4035E"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highlight w:val="yellow"/>
              </w:rPr>
              <w:t>24 54 58 58 58</w:t>
            </w:r>
            <w:r w:rsidRPr="00A52A69">
              <w:rPr>
                <w:rFonts w:ascii="Arial" w:hAnsi="Arial" w:cs="Arial"/>
                <w:color w:val="000000" w:themeColor="text1"/>
                <w:szCs w:val="24"/>
              </w:rPr>
              <w:t xml:space="preserve"> </w:t>
            </w:r>
            <w:r w:rsidRPr="00A52A69">
              <w:rPr>
                <w:rFonts w:ascii="Arial" w:hAnsi="Arial" w:cs="Arial"/>
                <w:color w:val="000000" w:themeColor="text1"/>
                <w:szCs w:val="24"/>
                <w:highlight w:val="green"/>
              </w:rPr>
              <w:t>00 24</w:t>
            </w:r>
            <w:r w:rsidRPr="00A52A69">
              <w:rPr>
                <w:rFonts w:ascii="Arial" w:hAnsi="Arial" w:cs="Arial"/>
                <w:color w:val="000000" w:themeColor="text1"/>
                <w:szCs w:val="24"/>
              </w:rPr>
              <w:t xml:space="preserve"> </w:t>
            </w:r>
            <w:r w:rsidRPr="00A52A69">
              <w:rPr>
                <w:rFonts w:ascii="Arial" w:hAnsi="Arial" w:cs="Arial"/>
                <w:color w:val="000000" w:themeColor="text1"/>
                <w:szCs w:val="24"/>
                <w:highlight w:val="cyan"/>
              </w:rPr>
              <w:t>04 DE 82</w:t>
            </w:r>
            <w:r w:rsidRPr="00A52A69">
              <w:rPr>
                <w:rFonts w:ascii="Arial" w:hAnsi="Arial" w:cs="Arial"/>
                <w:color w:val="000000" w:themeColor="text1"/>
                <w:szCs w:val="24"/>
              </w:rPr>
              <w:t xml:space="preserve"> </w:t>
            </w:r>
            <w:r w:rsidRPr="00A52A69">
              <w:rPr>
                <w:rFonts w:ascii="Arial" w:hAnsi="Arial" w:cs="Arial"/>
                <w:color w:val="000000" w:themeColor="text1"/>
                <w:szCs w:val="24"/>
                <w:highlight w:val="magenta"/>
              </w:rPr>
              <w:t>60</w:t>
            </w:r>
            <w:r w:rsidRPr="00A52A69">
              <w:rPr>
                <w:rFonts w:ascii="Arial" w:hAnsi="Arial" w:cs="Arial"/>
                <w:color w:val="000000" w:themeColor="text1"/>
                <w:szCs w:val="24"/>
              </w:rPr>
              <w:t xml:space="preserve"> </w:t>
            </w:r>
            <w:r w:rsidRPr="00A52A69">
              <w:rPr>
                <w:rFonts w:ascii="Arial" w:hAnsi="Arial" w:cs="Arial"/>
                <w:color w:val="000000" w:themeColor="text1"/>
                <w:szCs w:val="24"/>
                <w:highlight w:val="red"/>
              </w:rPr>
              <w:t>03 C4 D7</w:t>
            </w:r>
            <w:r w:rsidRPr="00A52A69">
              <w:rPr>
                <w:rFonts w:ascii="Arial" w:hAnsi="Arial" w:cs="Arial"/>
                <w:color w:val="000000" w:themeColor="text1"/>
                <w:szCs w:val="24"/>
              </w:rPr>
              <w:t xml:space="preserve"> </w:t>
            </w:r>
            <w:r w:rsidRPr="00114A70">
              <w:rPr>
                <w:rFonts w:ascii="Arial" w:hAnsi="Arial" w:cs="Arial"/>
                <w:color w:val="000000" w:themeColor="text1"/>
                <w:szCs w:val="24"/>
                <w:highlight w:val="darkCyan"/>
              </w:rPr>
              <w:t>00 00</w:t>
            </w:r>
            <w:r w:rsidRPr="00A52A69">
              <w:rPr>
                <w:rFonts w:ascii="Arial" w:hAnsi="Arial" w:cs="Arial"/>
                <w:color w:val="000000" w:themeColor="text1"/>
                <w:szCs w:val="24"/>
              </w:rPr>
              <w:t xml:space="preserve"> </w:t>
            </w:r>
            <w:r w:rsidRPr="00A52A69">
              <w:rPr>
                <w:rFonts w:ascii="Arial" w:hAnsi="Arial" w:cs="Arial"/>
                <w:color w:val="000000" w:themeColor="text1"/>
                <w:szCs w:val="24"/>
                <w:highlight w:val="darkMagenta"/>
              </w:rPr>
              <w:t>00 80</w:t>
            </w:r>
            <w:r w:rsidRPr="00A52A69">
              <w:rPr>
                <w:rFonts w:ascii="Arial" w:hAnsi="Arial" w:cs="Arial"/>
                <w:color w:val="000000" w:themeColor="text1"/>
                <w:szCs w:val="24"/>
              </w:rPr>
              <w:t xml:space="preserve"> </w:t>
            </w:r>
            <w:r w:rsidRPr="00A52A69">
              <w:rPr>
                <w:rFonts w:ascii="Arial" w:hAnsi="Arial" w:cs="Arial"/>
                <w:color w:val="000000" w:themeColor="text1"/>
                <w:szCs w:val="24"/>
                <w:highlight w:val="darkYellow"/>
              </w:rPr>
              <w:t>01 E6 07 04 15 02 36 0B 10 18 11 42 A2 8C F0 42</w:t>
            </w:r>
            <w:r w:rsidRPr="00114A70">
              <w:rPr>
                <w:rFonts w:ascii="Arial" w:hAnsi="Arial" w:cs="Arial"/>
                <w:color w:val="000000" w:themeColor="text1"/>
                <w:szCs w:val="24"/>
                <w:highlight w:val="lightGray"/>
              </w:rPr>
              <w:t xml:space="preserve"> 00</w:t>
            </w:r>
            <w:r w:rsidRPr="00A52A69">
              <w:rPr>
                <w:rFonts w:ascii="Arial" w:hAnsi="Arial" w:cs="Arial"/>
                <w:color w:val="000000" w:themeColor="text1"/>
                <w:szCs w:val="24"/>
              </w:rPr>
              <w:t xml:space="preserve"> </w:t>
            </w:r>
            <w:r w:rsidRPr="00114A70">
              <w:rPr>
                <w:rFonts w:ascii="Arial" w:hAnsi="Arial" w:cs="Arial"/>
                <w:color w:val="000000" w:themeColor="text1"/>
                <w:szCs w:val="24"/>
                <w:highlight w:val="lightGray"/>
              </w:rPr>
              <w:t>AD</w:t>
            </w:r>
          </w:p>
        </w:tc>
      </w:tr>
      <w:tr w:rsidR="00114A70" w:rsidRPr="00A52A69" w14:paraId="4063C4B0" w14:textId="77777777" w:rsidTr="00952BF5">
        <w:trPr>
          <w:trHeight w:val="359"/>
          <w:jc w:val="center"/>
        </w:trPr>
        <w:tc>
          <w:tcPr>
            <w:tcW w:w="8458" w:type="dxa"/>
            <w:gridSpan w:val="3"/>
            <w:shd w:val="pct15" w:color="auto" w:fill="auto"/>
            <w:vAlign w:val="center"/>
          </w:tcPr>
          <w:p w14:paraId="7AB9AE61" w14:textId="77777777" w:rsidR="00114A70" w:rsidRPr="00A52A69" w:rsidRDefault="00114A70" w:rsidP="00952BF5">
            <w:pPr>
              <w:jc w:val="center"/>
              <w:rPr>
                <w:rFonts w:ascii="Arial" w:hAnsi="Arial" w:cs="Arial"/>
                <w:b/>
                <w:color w:val="000000" w:themeColor="text1"/>
                <w:szCs w:val="21"/>
              </w:rPr>
            </w:pPr>
            <w:r w:rsidRPr="00A52A69">
              <w:rPr>
                <w:rFonts w:ascii="Arial" w:hAnsi="Arial" w:cs="Arial" w:hint="eastAsia"/>
                <w:b/>
                <w:color w:val="000000" w:themeColor="text1"/>
                <w:szCs w:val="21"/>
              </w:rPr>
              <w:t>北斗</w:t>
            </w:r>
            <w:r w:rsidRPr="00A52A69">
              <w:rPr>
                <w:rFonts w:ascii="Arial" w:hAnsi="Arial" w:cs="Arial" w:hint="eastAsia"/>
                <w:b/>
                <w:color w:val="000000" w:themeColor="text1"/>
                <w:szCs w:val="21"/>
              </w:rPr>
              <w:t>4</w:t>
            </w:r>
            <w:r w:rsidRPr="00A52A69">
              <w:rPr>
                <w:rFonts w:ascii="Arial" w:hAnsi="Arial" w:cs="Arial"/>
                <w:b/>
                <w:color w:val="000000" w:themeColor="text1"/>
                <w:szCs w:val="21"/>
              </w:rPr>
              <w:t>.0</w:t>
            </w:r>
            <w:r w:rsidRPr="00A52A69">
              <w:rPr>
                <w:rFonts w:ascii="Arial" w:hAnsi="Arial" w:cs="Arial" w:hint="eastAsia"/>
                <w:b/>
                <w:color w:val="000000" w:themeColor="text1"/>
                <w:szCs w:val="21"/>
              </w:rPr>
              <w:t>协议说明</w:t>
            </w:r>
          </w:p>
        </w:tc>
      </w:tr>
      <w:tr w:rsidR="00114A70" w:rsidRPr="00A52A69" w14:paraId="65B144FB" w14:textId="77777777" w:rsidTr="00952BF5">
        <w:trPr>
          <w:trHeight w:val="359"/>
          <w:jc w:val="center"/>
        </w:trPr>
        <w:tc>
          <w:tcPr>
            <w:tcW w:w="2473" w:type="dxa"/>
            <w:shd w:val="pct15" w:color="auto" w:fill="auto"/>
            <w:vAlign w:val="center"/>
          </w:tcPr>
          <w:p w14:paraId="4E7D5ABF" w14:textId="77777777" w:rsidR="00114A70" w:rsidRPr="00A52A69" w:rsidRDefault="00114A70" w:rsidP="00952BF5">
            <w:pPr>
              <w:jc w:val="center"/>
              <w:rPr>
                <w:rFonts w:ascii="Arial" w:hAnsi="Arial" w:cs="Arial"/>
                <w:b/>
                <w:color w:val="000000" w:themeColor="text1"/>
                <w:szCs w:val="21"/>
              </w:rPr>
            </w:pPr>
            <w:r w:rsidRPr="00A52A69">
              <w:rPr>
                <w:rFonts w:ascii="Arial" w:hAnsi="Arial" w:cs="Arial" w:hint="eastAsia"/>
                <w:b/>
                <w:color w:val="000000" w:themeColor="text1"/>
                <w:szCs w:val="21"/>
              </w:rPr>
              <w:t>数据内容</w:t>
            </w:r>
          </w:p>
        </w:tc>
        <w:tc>
          <w:tcPr>
            <w:tcW w:w="2268" w:type="dxa"/>
            <w:shd w:val="pct15" w:color="auto" w:fill="auto"/>
            <w:vAlign w:val="center"/>
          </w:tcPr>
          <w:p w14:paraId="3A0F1DD0" w14:textId="77777777" w:rsidR="00114A70" w:rsidRPr="00A52A69" w:rsidRDefault="00114A70" w:rsidP="00952BF5">
            <w:pPr>
              <w:jc w:val="center"/>
              <w:rPr>
                <w:rFonts w:ascii="Arial" w:hAnsi="Arial" w:cs="Arial"/>
                <w:b/>
                <w:color w:val="000000" w:themeColor="text1"/>
                <w:szCs w:val="21"/>
              </w:rPr>
            </w:pPr>
            <w:r w:rsidRPr="00A52A69">
              <w:rPr>
                <w:rFonts w:ascii="Arial" w:hAnsi="Arial" w:cs="Arial" w:hint="eastAsia"/>
                <w:b/>
                <w:color w:val="000000" w:themeColor="text1"/>
                <w:szCs w:val="21"/>
              </w:rPr>
              <w:t>释义</w:t>
            </w:r>
          </w:p>
        </w:tc>
        <w:tc>
          <w:tcPr>
            <w:tcW w:w="3717" w:type="dxa"/>
            <w:shd w:val="pct15" w:color="auto" w:fill="auto"/>
            <w:vAlign w:val="center"/>
          </w:tcPr>
          <w:p w14:paraId="70F798E4" w14:textId="77777777" w:rsidR="00114A70" w:rsidRPr="00A52A69" w:rsidRDefault="00114A70" w:rsidP="00952BF5">
            <w:pPr>
              <w:jc w:val="center"/>
              <w:rPr>
                <w:rFonts w:ascii="Arial" w:hAnsi="Arial" w:cs="Arial"/>
                <w:b/>
                <w:color w:val="000000" w:themeColor="text1"/>
                <w:szCs w:val="21"/>
              </w:rPr>
            </w:pPr>
            <w:r w:rsidRPr="00A52A69">
              <w:rPr>
                <w:rFonts w:ascii="Arial" w:hAnsi="Arial" w:cs="Arial" w:hint="eastAsia"/>
                <w:b/>
                <w:color w:val="000000" w:themeColor="text1"/>
                <w:szCs w:val="21"/>
              </w:rPr>
              <w:t>数值</w:t>
            </w:r>
          </w:p>
        </w:tc>
      </w:tr>
      <w:tr w:rsidR="00114A70" w:rsidRPr="00A52A69" w14:paraId="4EA5A5BE" w14:textId="77777777" w:rsidTr="00952BF5">
        <w:trPr>
          <w:trHeight w:val="359"/>
          <w:jc w:val="center"/>
        </w:trPr>
        <w:tc>
          <w:tcPr>
            <w:tcW w:w="2473" w:type="dxa"/>
            <w:shd w:val="clear" w:color="auto" w:fill="auto"/>
            <w:vAlign w:val="center"/>
          </w:tcPr>
          <w:p w14:paraId="5CB04F96" w14:textId="77777777" w:rsidR="00114A70" w:rsidRPr="00A52A69" w:rsidRDefault="00114A70" w:rsidP="00952BF5">
            <w:pPr>
              <w:jc w:val="center"/>
              <w:rPr>
                <w:rFonts w:ascii="Arial" w:hAnsi="Arial" w:cs="Arial"/>
                <w:bCs/>
                <w:color w:val="000000" w:themeColor="text1"/>
                <w:szCs w:val="21"/>
              </w:rPr>
            </w:pPr>
            <w:r w:rsidRPr="00A52A69">
              <w:rPr>
                <w:rFonts w:ascii="Arial" w:hAnsi="Arial" w:cs="Arial" w:hint="eastAsia"/>
                <w:bCs/>
                <w:color w:val="000000" w:themeColor="text1"/>
                <w:szCs w:val="21"/>
              </w:rPr>
              <w:t>2</w:t>
            </w:r>
            <w:r w:rsidRPr="00A52A69">
              <w:rPr>
                <w:rFonts w:ascii="Arial" w:hAnsi="Arial" w:cs="Arial"/>
                <w:bCs/>
                <w:color w:val="000000" w:themeColor="text1"/>
                <w:szCs w:val="21"/>
              </w:rPr>
              <w:t>4</w:t>
            </w:r>
          </w:p>
        </w:tc>
        <w:tc>
          <w:tcPr>
            <w:tcW w:w="2268" w:type="dxa"/>
            <w:vMerge w:val="restart"/>
            <w:shd w:val="clear" w:color="auto" w:fill="auto"/>
            <w:vAlign w:val="center"/>
          </w:tcPr>
          <w:p w14:paraId="72EA17BD" w14:textId="77777777" w:rsidR="00114A70" w:rsidRPr="00A52A69" w:rsidRDefault="00114A70" w:rsidP="00952BF5">
            <w:pPr>
              <w:jc w:val="center"/>
              <w:rPr>
                <w:rFonts w:ascii="Arial" w:hAnsi="Arial" w:cs="Arial"/>
                <w:bCs/>
                <w:color w:val="000000" w:themeColor="text1"/>
                <w:szCs w:val="21"/>
              </w:rPr>
            </w:pPr>
            <w:r w:rsidRPr="00A52A69">
              <w:rPr>
                <w:rFonts w:ascii="Arial" w:hAnsi="Arial" w:cs="Arial" w:hint="eastAsia"/>
                <w:bCs/>
                <w:color w:val="000000" w:themeColor="text1"/>
                <w:szCs w:val="21"/>
              </w:rPr>
              <w:t>协议头</w:t>
            </w:r>
          </w:p>
        </w:tc>
        <w:tc>
          <w:tcPr>
            <w:tcW w:w="3717" w:type="dxa"/>
            <w:shd w:val="clear" w:color="auto" w:fill="auto"/>
            <w:vAlign w:val="center"/>
          </w:tcPr>
          <w:p w14:paraId="199D9D3B" w14:textId="77777777" w:rsidR="00114A70" w:rsidRPr="00A52A69" w:rsidRDefault="00114A70" w:rsidP="00952BF5">
            <w:pPr>
              <w:jc w:val="center"/>
              <w:rPr>
                <w:rFonts w:ascii="Arial" w:hAnsi="Arial" w:cs="Arial"/>
                <w:bCs/>
                <w:color w:val="000000" w:themeColor="text1"/>
                <w:szCs w:val="21"/>
              </w:rPr>
            </w:pPr>
            <w:r w:rsidRPr="00A52A69">
              <w:rPr>
                <w:rFonts w:ascii="Arial" w:hAnsi="Arial" w:cs="Arial" w:hint="eastAsia"/>
                <w:bCs/>
                <w:color w:val="000000" w:themeColor="text1"/>
                <w:szCs w:val="21"/>
              </w:rPr>
              <w:t>$</w:t>
            </w:r>
          </w:p>
        </w:tc>
      </w:tr>
      <w:tr w:rsidR="00114A70" w:rsidRPr="00A52A69" w14:paraId="672D08BD" w14:textId="77777777" w:rsidTr="00952BF5">
        <w:trPr>
          <w:trHeight w:val="359"/>
          <w:jc w:val="center"/>
        </w:trPr>
        <w:tc>
          <w:tcPr>
            <w:tcW w:w="2473" w:type="dxa"/>
            <w:shd w:val="clear" w:color="auto" w:fill="auto"/>
            <w:vAlign w:val="center"/>
          </w:tcPr>
          <w:p w14:paraId="43D44489" w14:textId="77777777" w:rsidR="00114A70" w:rsidRPr="00A52A69" w:rsidRDefault="00114A70" w:rsidP="00952BF5">
            <w:pPr>
              <w:jc w:val="center"/>
              <w:rPr>
                <w:rFonts w:ascii="Arial" w:hAnsi="Arial" w:cs="Arial"/>
                <w:bCs/>
                <w:color w:val="000000" w:themeColor="text1"/>
                <w:szCs w:val="21"/>
              </w:rPr>
            </w:pPr>
            <w:r w:rsidRPr="00A52A69">
              <w:rPr>
                <w:rFonts w:ascii="Arial" w:hAnsi="Arial" w:cs="Arial" w:hint="eastAsia"/>
                <w:bCs/>
                <w:color w:val="000000" w:themeColor="text1"/>
                <w:szCs w:val="21"/>
              </w:rPr>
              <w:t>5</w:t>
            </w:r>
            <w:r w:rsidRPr="00A52A69">
              <w:rPr>
                <w:rFonts w:ascii="Arial" w:hAnsi="Arial" w:cs="Arial"/>
                <w:bCs/>
                <w:color w:val="000000" w:themeColor="text1"/>
                <w:szCs w:val="21"/>
              </w:rPr>
              <w:t>4</w:t>
            </w:r>
          </w:p>
        </w:tc>
        <w:tc>
          <w:tcPr>
            <w:tcW w:w="2268" w:type="dxa"/>
            <w:vMerge/>
            <w:shd w:val="clear" w:color="auto" w:fill="auto"/>
            <w:vAlign w:val="center"/>
          </w:tcPr>
          <w:p w14:paraId="415625CB" w14:textId="77777777" w:rsidR="00114A70" w:rsidRPr="00A52A69" w:rsidRDefault="00114A70" w:rsidP="00952BF5">
            <w:pPr>
              <w:jc w:val="center"/>
              <w:rPr>
                <w:rFonts w:ascii="Arial" w:hAnsi="Arial" w:cs="Arial"/>
                <w:bCs/>
                <w:color w:val="000000" w:themeColor="text1"/>
                <w:szCs w:val="21"/>
              </w:rPr>
            </w:pPr>
          </w:p>
        </w:tc>
        <w:tc>
          <w:tcPr>
            <w:tcW w:w="3717" w:type="dxa"/>
            <w:shd w:val="clear" w:color="auto" w:fill="auto"/>
            <w:vAlign w:val="center"/>
          </w:tcPr>
          <w:p w14:paraId="20F4B769" w14:textId="77777777" w:rsidR="00114A70" w:rsidRPr="00A52A69" w:rsidRDefault="00114A70" w:rsidP="00952BF5">
            <w:pPr>
              <w:jc w:val="center"/>
              <w:rPr>
                <w:rFonts w:ascii="Arial" w:hAnsi="Arial" w:cs="Arial"/>
                <w:bCs/>
                <w:color w:val="000000" w:themeColor="text1"/>
                <w:szCs w:val="21"/>
              </w:rPr>
            </w:pPr>
            <w:r w:rsidRPr="00A52A69">
              <w:rPr>
                <w:rFonts w:ascii="Arial" w:hAnsi="Arial" w:cs="Arial" w:hint="eastAsia"/>
                <w:bCs/>
                <w:color w:val="000000" w:themeColor="text1"/>
                <w:szCs w:val="21"/>
              </w:rPr>
              <w:t>T</w:t>
            </w:r>
          </w:p>
        </w:tc>
      </w:tr>
      <w:tr w:rsidR="00114A70" w:rsidRPr="00A52A69" w14:paraId="625805D7" w14:textId="77777777" w:rsidTr="00952BF5">
        <w:trPr>
          <w:trHeight w:val="359"/>
          <w:jc w:val="center"/>
        </w:trPr>
        <w:tc>
          <w:tcPr>
            <w:tcW w:w="2473" w:type="dxa"/>
            <w:shd w:val="clear" w:color="auto" w:fill="auto"/>
            <w:vAlign w:val="center"/>
          </w:tcPr>
          <w:p w14:paraId="45B53372" w14:textId="77777777" w:rsidR="00114A70" w:rsidRPr="00A52A69" w:rsidRDefault="00114A70" w:rsidP="00952BF5">
            <w:pPr>
              <w:jc w:val="center"/>
              <w:rPr>
                <w:rFonts w:ascii="Arial" w:hAnsi="Arial" w:cs="Arial"/>
                <w:bCs/>
                <w:color w:val="000000" w:themeColor="text1"/>
                <w:szCs w:val="21"/>
              </w:rPr>
            </w:pPr>
            <w:r w:rsidRPr="00A52A69">
              <w:rPr>
                <w:rFonts w:ascii="Arial" w:hAnsi="Arial" w:cs="Arial"/>
                <w:bCs/>
                <w:color w:val="000000" w:themeColor="text1"/>
                <w:szCs w:val="21"/>
              </w:rPr>
              <w:t>58</w:t>
            </w:r>
          </w:p>
        </w:tc>
        <w:tc>
          <w:tcPr>
            <w:tcW w:w="2268" w:type="dxa"/>
            <w:vMerge/>
            <w:shd w:val="clear" w:color="auto" w:fill="auto"/>
            <w:vAlign w:val="center"/>
          </w:tcPr>
          <w:p w14:paraId="53836EC2" w14:textId="77777777" w:rsidR="00114A70" w:rsidRPr="00A52A69" w:rsidRDefault="00114A70" w:rsidP="00952BF5">
            <w:pPr>
              <w:jc w:val="center"/>
              <w:rPr>
                <w:rFonts w:ascii="Arial" w:hAnsi="Arial" w:cs="Arial"/>
                <w:bCs/>
                <w:color w:val="000000" w:themeColor="text1"/>
                <w:szCs w:val="21"/>
              </w:rPr>
            </w:pPr>
          </w:p>
        </w:tc>
        <w:tc>
          <w:tcPr>
            <w:tcW w:w="3717" w:type="dxa"/>
            <w:shd w:val="clear" w:color="auto" w:fill="auto"/>
            <w:vAlign w:val="center"/>
          </w:tcPr>
          <w:p w14:paraId="743CFA37" w14:textId="77777777" w:rsidR="00114A70" w:rsidRPr="00A52A69" w:rsidRDefault="00114A70" w:rsidP="00952BF5">
            <w:pPr>
              <w:jc w:val="center"/>
              <w:rPr>
                <w:rFonts w:ascii="Arial" w:hAnsi="Arial" w:cs="Arial"/>
                <w:bCs/>
                <w:color w:val="000000" w:themeColor="text1"/>
                <w:szCs w:val="21"/>
              </w:rPr>
            </w:pPr>
            <w:r w:rsidRPr="00A52A69">
              <w:rPr>
                <w:rFonts w:ascii="Arial" w:hAnsi="Arial" w:cs="Arial"/>
                <w:bCs/>
                <w:color w:val="000000" w:themeColor="text1"/>
                <w:szCs w:val="21"/>
              </w:rPr>
              <w:t>X</w:t>
            </w:r>
          </w:p>
        </w:tc>
      </w:tr>
      <w:tr w:rsidR="00114A70" w:rsidRPr="00A52A69" w14:paraId="4EB4A55A" w14:textId="77777777" w:rsidTr="00952BF5">
        <w:trPr>
          <w:trHeight w:val="359"/>
          <w:jc w:val="center"/>
        </w:trPr>
        <w:tc>
          <w:tcPr>
            <w:tcW w:w="2473" w:type="dxa"/>
            <w:shd w:val="clear" w:color="auto" w:fill="auto"/>
            <w:vAlign w:val="center"/>
          </w:tcPr>
          <w:p w14:paraId="65E4FEAA" w14:textId="77777777" w:rsidR="00114A70" w:rsidRPr="00A52A69" w:rsidRDefault="00114A70" w:rsidP="00952BF5">
            <w:pPr>
              <w:jc w:val="center"/>
              <w:rPr>
                <w:rFonts w:ascii="Arial" w:hAnsi="Arial" w:cs="Arial"/>
                <w:bCs/>
                <w:color w:val="000000" w:themeColor="text1"/>
                <w:szCs w:val="21"/>
              </w:rPr>
            </w:pPr>
            <w:r w:rsidRPr="00A52A69">
              <w:rPr>
                <w:rFonts w:ascii="Arial" w:hAnsi="Arial" w:cs="Arial" w:hint="eastAsia"/>
                <w:bCs/>
                <w:color w:val="000000" w:themeColor="text1"/>
                <w:szCs w:val="21"/>
              </w:rPr>
              <w:t>5</w:t>
            </w:r>
            <w:r w:rsidRPr="00A52A69">
              <w:rPr>
                <w:rFonts w:ascii="Arial" w:hAnsi="Arial" w:cs="Arial"/>
                <w:bCs/>
                <w:color w:val="000000" w:themeColor="text1"/>
                <w:szCs w:val="21"/>
              </w:rPr>
              <w:t>8</w:t>
            </w:r>
          </w:p>
        </w:tc>
        <w:tc>
          <w:tcPr>
            <w:tcW w:w="2268" w:type="dxa"/>
            <w:vMerge/>
            <w:shd w:val="clear" w:color="auto" w:fill="auto"/>
            <w:vAlign w:val="center"/>
          </w:tcPr>
          <w:p w14:paraId="1D0ABFBD" w14:textId="77777777" w:rsidR="00114A70" w:rsidRPr="00A52A69" w:rsidRDefault="00114A70" w:rsidP="00952BF5">
            <w:pPr>
              <w:jc w:val="center"/>
              <w:rPr>
                <w:rFonts w:ascii="Arial" w:hAnsi="Arial" w:cs="Arial"/>
                <w:bCs/>
                <w:color w:val="000000" w:themeColor="text1"/>
                <w:szCs w:val="21"/>
              </w:rPr>
            </w:pPr>
          </w:p>
        </w:tc>
        <w:tc>
          <w:tcPr>
            <w:tcW w:w="3717" w:type="dxa"/>
            <w:shd w:val="clear" w:color="auto" w:fill="auto"/>
            <w:vAlign w:val="center"/>
          </w:tcPr>
          <w:p w14:paraId="406A726D" w14:textId="77777777" w:rsidR="00114A70" w:rsidRPr="00A52A69" w:rsidRDefault="00114A70" w:rsidP="00952BF5">
            <w:pPr>
              <w:jc w:val="center"/>
              <w:rPr>
                <w:rFonts w:ascii="Arial" w:hAnsi="Arial" w:cs="Arial"/>
                <w:bCs/>
                <w:color w:val="000000" w:themeColor="text1"/>
                <w:szCs w:val="21"/>
              </w:rPr>
            </w:pPr>
            <w:r w:rsidRPr="00A52A69">
              <w:rPr>
                <w:rFonts w:ascii="Arial" w:hAnsi="Arial" w:cs="Arial" w:hint="eastAsia"/>
                <w:bCs/>
                <w:color w:val="000000" w:themeColor="text1"/>
                <w:szCs w:val="21"/>
              </w:rPr>
              <w:t>X</w:t>
            </w:r>
          </w:p>
        </w:tc>
      </w:tr>
      <w:tr w:rsidR="00114A70" w:rsidRPr="00A52A69" w14:paraId="0F677DD0" w14:textId="77777777" w:rsidTr="00952BF5">
        <w:trPr>
          <w:trHeight w:val="359"/>
          <w:jc w:val="center"/>
        </w:trPr>
        <w:tc>
          <w:tcPr>
            <w:tcW w:w="2473" w:type="dxa"/>
            <w:shd w:val="clear" w:color="auto" w:fill="auto"/>
            <w:vAlign w:val="center"/>
          </w:tcPr>
          <w:p w14:paraId="03383ACD" w14:textId="77777777" w:rsidR="00114A70" w:rsidRPr="00A52A69" w:rsidRDefault="00114A70" w:rsidP="00952BF5">
            <w:pPr>
              <w:jc w:val="center"/>
              <w:rPr>
                <w:rFonts w:ascii="Arial" w:hAnsi="Arial" w:cs="Arial"/>
                <w:bCs/>
                <w:color w:val="000000" w:themeColor="text1"/>
                <w:szCs w:val="21"/>
              </w:rPr>
            </w:pPr>
            <w:r w:rsidRPr="00A52A69">
              <w:rPr>
                <w:rFonts w:ascii="Arial" w:hAnsi="Arial" w:cs="Arial" w:hint="eastAsia"/>
                <w:bCs/>
                <w:color w:val="000000" w:themeColor="text1"/>
                <w:szCs w:val="21"/>
              </w:rPr>
              <w:t>5</w:t>
            </w:r>
            <w:r w:rsidRPr="00A52A69">
              <w:rPr>
                <w:rFonts w:ascii="Arial" w:hAnsi="Arial" w:cs="Arial"/>
                <w:bCs/>
                <w:color w:val="000000" w:themeColor="text1"/>
                <w:szCs w:val="21"/>
              </w:rPr>
              <w:t>8</w:t>
            </w:r>
          </w:p>
        </w:tc>
        <w:tc>
          <w:tcPr>
            <w:tcW w:w="2268" w:type="dxa"/>
            <w:vMerge/>
            <w:shd w:val="clear" w:color="auto" w:fill="auto"/>
            <w:vAlign w:val="center"/>
          </w:tcPr>
          <w:p w14:paraId="1F347A6E" w14:textId="77777777" w:rsidR="00114A70" w:rsidRPr="00A52A69" w:rsidRDefault="00114A70" w:rsidP="00952BF5">
            <w:pPr>
              <w:jc w:val="center"/>
              <w:rPr>
                <w:rFonts w:ascii="Arial" w:hAnsi="Arial" w:cs="Arial"/>
                <w:bCs/>
                <w:color w:val="000000" w:themeColor="text1"/>
                <w:szCs w:val="21"/>
              </w:rPr>
            </w:pPr>
          </w:p>
        </w:tc>
        <w:tc>
          <w:tcPr>
            <w:tcW w:w="3717" w:type="dxa"/>
            <w:shd w:val="clear" w:color="auto" w:fill="auto"/>
            <w:vAlign w:val="center"/>
          </w:tcPr>
          <w:p w14:paraId="3B498B08" w14:textId="77777777" w:rsidR="00114A70" w:rsidRPr="00A52A69" w:rsidRDefault="00114A70" w:rsidP="00952BF5">
            <w:pPr>
              <w:jc w:val="center"/>
              <w:rPr>
                <w:rFonts w:ascii="Arial" w:hAnsi="Arial" w:cs="Arial"/>
                <w:bCs/>
                <w:color w:val="000000" w:themeColor="text1"/>
                <w:szCs w:val="21"/>
              </w:rPr>
            </w:pPr>
            <w:r w:rsidRPr="00A52A69">
              <w:rPr>
                <w:rFonts w:ascii="Arial" w:hAnsi="Arial" w:cs="Arial" w:hint="eastAsia"/>
                <w:bCs/>
                <w:color w:val="000000" w:themeColor="text1"/>
                <w:szCs w:val="21"/>
              </w:rPr>
              <w:t>X</w:t>
            </w:r>
          </w:p>
        </w:tc>
      </w:tr>
      <w:tr w:rsidR="00114A70" w:rsidRPr="00A52A69" w14:paraId="4B9AC3FF" w14:textId="77777777" w:rsidTr="00952BF5">
        <w:trPr>
          <w:trHeight w:val="359"/>
          <w:jc w:val="center"/>
        </w:trPr>
        <w:tc>
          <w:tcPr>
            <w:tcW w:w="2473" w:type="dxa"/>
            <w:shd w:val="clear" w:color="auto" w:fill="auto"/>
            <w:vAlign w:val="center"/>
          </w:tcPr>
          <w:p w14:paraId="1052481E" w14:textId="77777777" w:rsidR="00114A70" w:rsidRPr="00A52A69" w:rsidRDefault="00114A70" w:rsidP="00952BF5">
            <w:pPr>
              <w:jc w:val="center"/>
              <w:rPr>
                <w:rFonts w:ascii="Arial" w:hAnsi="Arial" w:cs="Arial"/>
                <w:bCs/>
                <w:color w:val="000000" w:themeColor="text1"/>
                <w:szCs w:val="21"/>
              </w:rPr>
            </w:pPr>
            <w:r w:rsidRPr="00A52A69">
              <w:rPr>
                <w:rFonts w:ascii="Arial" w:hAnsi="Arial" w:cs="Arial" w:hint="eastAsia"/>
                <w:bCs/>
                <w:color w:val="000000" w:themeColor="text1"/>
                <w:szCs w:val="21"/>
              </w:rPr>
              <w:t>0</w:t>
            </w:r>
            <w:r w:rsidRPr="00A52A69">
              <w:rPr>
                <w:rFonts w:ascii="Arial" w:hAnsi="Arial" w:cs="Arial"/>
                <w:bCs/>
                <w:color w:val="000000" w:themeColor="text1"/>
                <w:szCs w:val="21"/>
              </w:rPr>
              <w:t>0 24</w:t>
            </w:r>
          </w:p>
        </w:tc>
        <w:tc>
          <w:tcPr>
            <w:tcW w:w="2268" w:type="dxa"/>
            <w:shd w:val="clear" w:color="auto" w:fill="auto"/>
            <w:vAlign w:val="center"/>
          </w:tcPr>
          <w:p w14:paraId="3FA5592D" w14:textId="77777777" w:rsidR="00114A70" w:rsidRPr="00A52A69" w:rsidRDefault="00114A70" w:rsidP="00952BF5">
            <w:pPr>
              <w:jc w:val="center"/>
              <w:rPr>
                <w:rFonts w:ascii="Arial" w:hAnsi="Arial" w:cs="Arial"/>
                <w:bCs/>
                <w:color w:val="000000" w:themeColor="text1"/>
                <w:szCs w:val="21"/>
              </w:rPr>
            </w:pPr>
            <w:r w:rsidRPr="00A52A69">
              <w:rPr>
                <w:rFonts w:ascii="Arial" w:hAnsi="Arial" w:cs="Arial" w:hint="eastAsia"/>
                <w:bCs/>
                <w:color w:val="000000" w:themeColor="text1"/>
                <w:szCs w:val="21"/>
              </w:rPr>
              <w:t>长度</w:t>
            </w:r>
          </w:p>
        </w:tc>
        <w:tc>
          <w:tcPr>
            <w:tcW w:w="3717" w:type="dxa"/>
            <w:shd w:val="clear" w:color="auto" w:fill="auto"/>
            <w:vAlign w:val="center"/>
          </w:tcPr>
          <w:p w14:paraId="455AE89E" w14:textId="77777777" w:rsidR="00114A70" w:rsidRPr="00A52A69" w:rsidRDefault="00114A70" w:rsidP="00952BF5">
            <w:pPr>
              <w:jc w:val="center"/>
              <w:rPr>
                <w:rFonts w:ascii="Arial" w:hAnsi="Arial" w:cs="Arial"/>
                <w:bCs/>
                <w:color w:val="000000" w:themeColor="text1"/>
                <w:szCs w:val="21"/>
              </w:rPr>
            </w:pPr>
            <w:r w:rsidRPr="00A52A69">
              <w:rPr>
                <w:rFonts w:ascii="Arial" w:hAnsi="Arial" w:cs="Arial" w:hint="eastAsia"/>
                <w:bCs/>
                <w:color w:val="000000" w:themeColor="text1"/>
                <w:szCs w:val="21"/>
              </w:rPr>
              <w:t>3</w:t>
            </w:r>
            <w:r w:rsidRPr="00A52A69">
              <w:rPr>
                <w:rFonts w:ascii="Arial" w:hAnsi="Arial" w:cs="Arial"/>
                <w:bCs/>
                <w:color w:val="000000" w:themeColor="text1"/>
                <w:szCs w:val="21"/>
              </w:rPr>
              <w:t>6</w:t>
            </w:r>
          </w:p>
        </w:tc>
      </w:tr>
      <w:tr w:rsidR="00114A70" w:rsidRPr="00A52A69" w14:paraId="7EFAD925" w14:textId="77777777" w:rsidTr="00952BF5">
        <w:trPr>
          <w:trHeight w:val="359"/>
          <w:jc w:val="center"/>
        </w:trPr>
        <w:tc>
          <w:tcPr>
            <w:tcW w:w="2473" w:type="dxa"/>
            <w:shd w:val="clear" w:color="auto" w:fill="auto"/>
            <w:vAlign w:val="center"/>
          </w:tcPr>
          <w:p w14:paraId="0B5DFC3C" w14:textId="77777777" w:rsidR="00114A70" w:rsidRPr="00A52A69" w:rsidRDefault="00114A70" w:rsidP="00952BF5">
            <w:pPr>
              <w:jc w:val="center"/>
              <w:rPr>
                <w:rFonts w:ascii="Arial" w:hAnsi="Arial" w:cs="Arial"/>
                <w:bCs/>
                <w:color w:val="000000" w:themeColor="text1"/>
                <w:szCs w:val="21"/>
              </w:rPr>
            </w:pPr>
            <w:r w:rsidRPr="00A52A69">
              <w:rPr>
                <w:rFonts w:ascii="Arial" w:hAnsi="Arial" w:cs="Arial" w:hint="eastAsia"/>
                <w:bCs/>
                <w:color w:val="000000" w:themeColor="text1"/>
                <w:szCs w:val="21"/>
              </w:rPr>
              <w:t>0</w:t>
            </w:r>
            <w:r w:rsidRPr="00A52A69">
              <w:rPr>
                <w:rFonts w:ascii="Arial" w:hAnsi="Arial" w:cs="Arial"/>
                <w:bCs/>
                <w:color w:val="000000" w:themeColor="text1"/>
                <w:szCs w:val="21"/>
              </w:rPr>
              <w:t>4 DE 82</w:t>
            </w:r>
          </w:p>
        </w:tc>
        <w:tc>
          <w:tcPr>
            <w:tcW w:w="2268" w:type="dxa"/>
            <w:shd w:val="clear" w:color="auto" w:fill="auto"/>
            <w:vAlign w:val="center"/>
          </w:tcPr>
          <w:p w14:paraId="2FA2412C" w14:textId="77777777" w:rsidR="00114A70" w:rsidRPr="00A52A69" w:rsidRDefault="00114A70" w:rsidP="00952BF5">
            <w:pPr>
              <w:jc w:val="center"/>
              <w:rPr>
                <w:rFonts w:ascii="Arial" w:hAnsi="Arial" w:cs="Arial"/>
                <w:bCs/>
                <w:color w:val="000000" w:themeColor="text1"/>
                <w:szCs w:val="21"/>
              </w:rPr>
            </w:pPr>
            <w:r w:rsidRPr="00A52A69">
              <w:rPr>
                <w:rFonts w:ascii="Arial" w:hAnsi="Arial" w:cs="Arial" w:hint="eastAsia"/>
                <w:bCs/>
                <w:color w:val="000000" w:themeColor="text1"/>
                <w:szCs w:val="21"/>
              </w:rPr>
              <w:t>用户地址</w:t>
            </w:r>
          </w:p>
        </w:tc>
        <w:tc>
          <w:tcPr>
            <w:tcW w:w="3717" w:type="dxa"/>
            <w:shd w:val="clear" w:color="auto" w:fill="auto"/>
            <w:vAlign w:val="center"/>
          </w:tcPr>
          <w:p w14:paraId="7EAAF160" w14:textId="77777777" w:rsidR="00114A70" w:rsidRPr="00A52A69" w:rsidRDefault="00114A70" w:rsidP="00952BF5">
            <w:pPr>
              <w:jc w:val="center"/>
              <w:rPr>
                <w:rFonts w:ascii="Arial" w:hAnsi="Arial" w:cs="Arial"/>
                <w:bCs/>
                <w:color w:val="000000" w:themeColor="text1"/>
                <w:szCs w:val="21"/>
              </w:rPr>
            </w:pPr>
            <w:r w:rsidRPr="00A52A69">
              <w:rPr>
                <w:rFonts w:ascii="Arial" w:hAnsi="Arial" w:cs="Arial" w:hint="eastAsia"/>
                <w:bCs/>
                <w:color w:val="000000" w:themeColor="text1"/>
                <w:szCs w:val="21"/>
              </w:rPr>
              <w:t>0</w:t>
            </w:r>
            <w:r w:rsidRPr="00A52A69">
              <w:rPr>
                <w:rFonts w:ascii="Arial" w:hAnsi="Arial" w:cs="Arial"/>
                <w:bCs/>
                <w:color w:val="000000" w:themeColor="text1"/>
                <w:szCs w:val="21"/>
              </w:rPr>
              <w:t>x04DE82</w:t>
            </w:r>
          </w:p>
        </w:tc>
      </w:tr>
      <w:tr w:rsidR="00114A70" w:rsidRPr="00A52A69" w14:paraId="339E8627" w14:textId="77777777" w:rsidTr="00952BF5">
        <w:trPr>
          <w:trHeight w:val="359"/>
          <w:jc w:val="center"/>
        </w:trPr>
        <w:tc>
          <w:tcPr>
            <w:tcW w:w="2473" w:type="dxa"/>
            <w:shd w:val="clear" w:color="auto" w:fill="auto"/>
            <w:vAlign w:val="center"/>
          </w:tcPr>
          <w:p w14:paraId="78696895" w14:textId="77777777" w:rsidR="00114A70" w:rsidRPr="00A52A69" w:rsidRDefault="00114A70" w:rsidP="00952BF5">
            <w:pPr>
              <w:jc w:val="center"/>
              <w:rPr>
                <w:rFonts w:ascii="Arial" w:hAnsi="Arial" w:cs="Arial"/>
                <w:bCs/>
                <w:color w:val="000000" w:themeColor="text1"/>
                <w:szCs w:val="21"/>
              </w:rPr>
            </w:pPr>
            <w:r w:rsidRPr="00A52A69">
              <w:rPr>
                <w:rFonts w:ascii="Arial" w:hAnsi="Arial" w:cs="Arial"/>
                <w:bCs/>
                <w:color w:val="000000" w:themeColor="text1"/>
                <w:szCs w:val="21"/>
              </w:rPr>
              <w:t>60</w:t>
            </w:r>
          </w:p>
        </w:tc>
        <w:tc>
          <w:tcPr>
            <w:tcW w:w="2268" w:type="dxa"/>
            <w:shd w:val="clear" w:color="auto" w:fill="auto"/>
            <w:vAlign w:val="center"/>
          </w:tcPr>
          <w:p w14:paraId="7EDE1DFA" w14:textId="77777777" w:rsidR="00114A70" w:rsidRPr="00A52A69" w:rsidRDefault="00114A70" w:rsidP="00952BF5">
            <w:pPr>
              <w:jc w:val="center"/>
              <w:rPr>
                <w:rFonts w:ascii="Arial" w:hAnsi="Arial" w:cs="Arial"/>
                <w:bCs/>
                <w:color w:val="000000" w:themeColor="text1"/>
                <w:szCs w:val="21"/>
              </w:rPr>
            </w:pPr>
            <w:r w:rsidRPr="00A52A69">
              <w:rPr>
                <w:rFonts w:ascii="Arial" w:hAnsi="Arial" w:cs="Arial" w:hint="eastAsia"/>
                <w:bCs/>
                <w:color w:val="000000" w:themeColor="text1"/>
                <w:szCs w:val="21"/>
              </w:rPr>
              <w:t>信息类别</w:t>
            </w:r>
          </w:p>
        </w:tc>
        <w:tc>
          <w:tcPr>
            <w:tcW w:w="3717" w:type="dxa"/>
            <w:shd w:val="clear" w:color="auto" w:fill="auto"/>
            <w:vAlign w:val="center"/>
          </w:tcPr>
          <w:p w14:paraId="2A30F7C8" w14:textId="77777777" w:rsidR="00114A70" w:rsidRPr="00A52A69" w:rsidRDefault="00114A70" w:rsidP="00952BF5">
            <w:pPr>
              <w:jc w:val="center"/>
              <w:rPr>
                <w:rFonts w:ascii="Arial" w:hAnsi="Arial" w:cs="Arial"/>
                <w:bCs/>
                <w:color w:val="000000" w:themeColor="text1"/>
                <w:szCs w:val="21"/>
              </w:rPr>
            </w:pPr>
            <w:r w:rsidRPr="00A52A69">
              <w:rPr>
                <w:rFonts w:ascii="Arial" w:hAnsi="Arial" w:cs="Arial" w:hint="eastAsia"/>
                <w:bCs/>
                <w:color w:val="000000" w:themeColor="text1"/>
                <w:szCs w:val="21"/>
              </w:rPr>
              <w:t>0</w:t>
            </w:r>
            <w:r w:rsidRPr="00A52A69">
              <w:rPr>
                <w:rFonts w:ascii="Arial" w:hAnsi="Arial" w:cs="Arial"/>
                <w:bCs/>
                <w:color w:val="000000" w:themeColor="text1"/>
                <w:szCs w:val="21"/>
              </w:rPr>
              <w:t>x60</w:t>
            </w:r>
          </w:p>
        </w:tc>
      </w:tr>
      <w:tr w:rsidR="00114A70" w:rsidRPr="00A52A69" w14:paraId="5D817A38" w14:textId="77777777" w:rsidTr="00952BF5">
        <w:trPr>
          <w:trHeight w:val="359"/>
          <w:jc w:val="center"/>
        </w:trPr>
        <w:tc>
          <w:tcPr>
            <w:tcW w:w="2473" w:type="dxa"/>
            <w:shd w:val="clear" w:color="auto" w:fill="auto"/>
            <w:vAlign w:val="center"/>
          </w:tcPr>
          <w:p w14:paraId="638D5F7B" w14:textId="77777777" w:rsidR="00114A70" w:rsidRPr="00A52A69" w:rsidRDefault="00114A70" w:rsidP="00952BF5">
            <w:pPr>
              <w:jc w:val="center"/>
              <w:rPr>
                <w:rFonts w:ascii="Arial" w:hAnsi="Arial" w:cs="Arial"/>
                <w:bCs/>
                <w:color w:val="000000" w:themeColor="text1"/>
                <w:szCs w:val="21"/>
              </w:rPr>
            </w:pPr>
            <w:r w:rsidRPr="00A52A69">
              <w:rPr>
                <w:rFonts w:ascii="Arial" w:hAnsi="Arial" w:cs="Arial" w:hint="eastAsia"/>
                <w:bCs/>
                <w:color w:val="000000" w:themeColor="text1"/>
                <w:szCs w:val="21"/>
              </w:rPr>
              <w:t>0</w:t>
            </w:r>
            <w:r w:rsidRPr="00A52A69">
              <w:rPr>
                <w:rFonts w:ascii="Arial" w:hAnsi="Arial" w:cs="Arial"/>
                <w:bCs/>
                <w:color w:val="000000" w:themeColor="text1"/>
                <w:szCs w:val="21"/>
              </w:rPr>
              <w:t>3 C4 D7</w:t>
            </w:r>
          </w:p>
        </w:tc>
        <w:tc>
          <w:tcPr>
            <w:tcW w:w="2268" w:type="dxa"/>
            <w:shd w:val="clear" w:color="auto" w:fill="auto"/>
            <w:vAlign w:val="center"/>
          </w:tcPr>
          <w:p w14:paraId="4194DF4E" w14:textId="77777777" w:rsidR="00114A70" w:rsidRPr="00A52A69" w:rsidRDefault="00114A70" w:rsidP="00952BF5">
            <w:pPr>
              <w:jc w:val="center"/>
              <w:rPr>
                <w:rFonts w:ascii="Arial" w:hAnsi="Arial" w:cs="Arial"/>
                <w:bCs/>
                <w:color w:val="000000" w:themeColor="text1"/>
                <w:szCs w:val="21"/>
              </w:rPr>
            </w:pPr>
            <w:r w:rsidRPr="00A52A69">
              <w:rPr>
                <w:rFonts w:ascii="Arial" w:hAnsi="Arial" w:cs="Arial" w:hint="eastAsia"/>
                <w:bCs/>
                <w:color w:val="000000" w:themeColor="text1"/>
                <w:szCs w:val="21"/>
              </w:rPr>
              <w:t>发信方地址</w:t>
            </w:r>
          </w:p>
        </w:tc>
        <w:tc>
          <w:tcPr>
            <w:tcW w:w="3717" w:type="dxa"/>
            <w:shd w:val="clear" w:color="auto" w:fill="auto"/>
            <w:vAlign w:val="center"/>
          </w:tcPr>
          <w:p w14:paraId="07478337" w14:textId="77777777" w:rsidR="00114A70" w:rsidRPr="00A52A69" w:rsidRDefault="00114A70" w:rsidP="00952BF5">
            <w:pPr>
              <w:jc w:val="center"/>
              <w:rPr>
                <w:rFonts w:ascii="Arial" w:hAnsi="Arial" w:cs="Arial"/>
                <w:bCs/>
                <w:color w:val="000000" w:themeColor="text1"/>
                <w:szCs w:val="21"/>
              </w:rPr>
            </w:pPr>
            <w:r w:rsidRPr="00A52A69">
              <w:rPr>
                <w:rFonts w:ascii="Arial" w:hAnsi="Arial" w:cs="Arial"/>
                <w:bCs/>
                <w:color w:val="000000" w:themeColor="text1"/>
                <w:szCs w:val="21"/>
              </w:rPr>
              <w:t>0</w:t>
            </w:r>
            <w:r w:rsidRPr="00A52A69">
              <w:rPr>
                <w:rFonts w:ascii="Arial" w:hAnsi="Arial" w:cs="Arial" w:hint="eastAsia"/>
                <w:bCs/>
                <w:color w:val="000000" w:themeColor="text1"/>
                <w:szCs w:val="21"/>
              </w:rPr>
              <w:t>x0</w:t>
            </w:r>
            <w:r w:rsidRPr="00A52A69">
              <w:rPr>
                <w:rFonts w:ascii="Arial" w:hAnsi="Arial" w:cs="Arial"/>
                <w:bCs/>
                <w:color w:val="000000" w:themeColor="text1"/>
                <w:szCs w:val="21"/>
              </w:rPr>
              <w:t>3C4D7</w:t>
            </w:r>
          </w:p>
        </w:tc>
      </w:tr>
      <w:tr w:rsidR="00114A70" w:rsidRPr="00A52A69" w14:paraId="6ABBF11B" w14:textId="77777777" w:rsidTr="00952BF5">
        <w:trPr>
          <w:trHeight w:val="359"/>
          <w:jc w:val="center"/>
        </w:trPr>
        <w:tc>
          <w:tcPr>
            <w:tcW w:w="2473" w:type="dxa"/>
            <w:shd w:val="clear" w:color="auto" w:fill="auto"/>
            <w:vAlign w:val="center"/>
          </w:tcPr>
          <w:p w14:paraId="4B3A9ABF" w14:textId="77777777" w:rsidR="00114A70" w:rsidRPr="00A52A69" w:rsidRDefault="00114A70" w:rsidP="00952BF5">
            <w:pPr>
              <w:jc w:val="center"/>
              <w:rPr>
                <w:rFonts w:ascii="Arial" w:hAnsi="Arial" w:cs="Arial"/>
                <w:bCs/>
                <w:color w:val="000000" w:themeColor="text1"/>
                <w:szCs w:val="21"/>
              </w:rPr>
            </w:pPr>
            <w:r w:rsidRPr="00A52A69">
              <w:rPr>
                <w:rFonts w:ascii="Arial" w:hAnsi="Arial" w:cs="Arial" w:hint="eastAsia"/>
                <w:bCs/>
                <w:color w:val="000000" w:themeColor="text1"/>
                <w:szCs w:val="21"/>
              </w:rPr>
              <w:t>0</w:t>
            </w:r>
            <w:r w:rsidRPr="00A52A69">
              <w:rPr>
                <w:rFonts w:ascii="Arial" w:hAnsi="Arial" w:cs="Arial"/>
                <w:bCs/>
                <w:color w:val="000000" w:themeColor="text1"/>
                <w:szCs w:val="21"/>
              </w:rPr>
              <w:t>0</w:t>
            </w:r>
          </w:p>
        </w:tc>
        <w:tc>
          <w:tcPr>
            <w:tcW w:w="2268" w:type="dxa"/>
            <w:shd w:val="clear" w:color="auto" w:fill="auto"/>
            <w:vAlign w:val="center"/>
          </w:tcPr>
          <w:p w14:paraId="224F7A83" w14:textId="77777777" w:rsidR="00114A70" w:rsidRPr="00A52A69" w:rsidRDefault="00114A70" w:rsidP="00952BF5">
            <w:pPr>
              <w:jc w:val="center"/>
              <w:rPr>
                <w:rFonts w:ascii="Arial" w:hAnsi="Arial" w:cs="Arial"/>
                <w:bCs/>
                <w:color w:val="000000" w:themeColor="text1"/>
                <w:szCs w:val="21"/>
              </w:rPr>
            </w:pPr>
            <w:r w:rsidRPr="00A52A69">
              <w:rPr>
                <w:rFonts w:ascii="Arial" w:hAnsi="Arial" w:cs="Arial" w:hint="eastAsia"/>
                <w:bCs/>
                <w:color w:val="000000" w:themeColor="text1"/>
                <w:szCs w:val="21"/>
              </w:rPr>
              <w:t>发信时间</w:t>
            </w:r>
            <w:r w:rsidRPr="00A52A69">
              <w:rPr>
                <w:rFonts w:ascii="Arial" w:hAnsi="Arial" w:cs="Arial" w:hint="eastAsia"/>
                <w:bCs/>
                <w:color w:val="000000" w:themeColor="text1"/>
                <w:szCs w:val="21"/>
              </w:rPr>
              <w:t>h</w:t>
            </w:r>
          </w:p>
        </w:tc>
        <w:tc>
          <w:tcPr>
            <w:tcW w:w="3717" w:type="dxa"/>
            <w:shd w:val="clear" w:color="auto" w:fill="auto"/>
            <w:vAlign w:val="center"/>
          </w:tcPr>
          <w:p w14:paraId="5E1BC75C" w14:textId="77777777" w:rsidR="00114A70" w:rsidRPr="00A52A69" w:rsidRDefault="00114A70" w:rsidP="00952BF5">
            <w:pPr>
              <w:jc w:val="center"/>
              <w:rPr>
                <w:rFonts w:ascii="Arial" w:hAnsi="Arial" w:cs="Arial"/>
                <w:bCs/>
                <w:color w:val="000000" w:themeColor="text1"/>
                <w:szCs w:val="21"/>
              </w:rPr>
            </w:pPr>
            <w:r w:rsidRPr="00A52A69">
              <w:rPr>
                <w:rFonts w:ascii="Arial" w:hAnsi="Arial" w:cs="Arial" w:hint="eastAsia"/>
                <w:bCs/>
                <w:color w:val="000000" w:themeColor="text1"/>
                <w:szCs w:val="21"/>
              </w:rPr>
              <w:t>0</w:t>
            </w:r>
          </w:p>
        </w:tc>
      </w:tr>
      <w:tr w:rsidR="00114A70" w:rsidRPr="00A52A69" w14:paraId="0E5EC06C" w14:textId="77777777" w:rsidTr="00952BF5">
        <w:trPr>
          <w:trHeight w:val="359"/>
          <w:jc w:val="center"/>
        </w:trPr>
        <w:tc>
          <w:tcPr>
            <w:tcW w:w="2473" w:type="dxa"/>
            <w:shd w:val="clear" w:color="auto" w:fill="auto"/>
            <w:vAlign w:val="center"/>
          </w:tcPr>
          <w:p w14:paraId="471D8D19" w14:textId="77777777" w:rsidR="00114A70" w:rsidRPr="00A52A69" w:rsidRDefault="00114A70" w:rsidP="00952BF5">
            <w:pPr>
              <w:jc w:val="center"/>
              <w:rPr>
                <w:rFonts w:ascii="Arial" w:hAnsi="Arial" w:cs="Arial"/>
                <w:bCs/>
                <w:color w:val="000000" w:themeColor="text1"/>
                <w:szCs w:val="21"/>
              </w:rPr>
            </w:pPr>
            <w:r w:rsidRPr="00A52A69">
              <w:rPr>
                <w:rFonts w:ascii="Arial" w:hAnsi="Arial" w:cs="Arial" w:hint="eastAsia"/>
                <w:bCs/>
                <w:color w:val="000000" w:themeColor="text1"/>
                <w:szCs w:val="21"/>
              </w:rPr>
              <w:t>0</w:t>
            </w:r>
            <w:r w:rsidRPr="00A52A69">
              <w:rPr>
                <w:rFonts w:ascii="Arial" w:hAnsi="Arial" w:cs="Arial"/>
                <w:bCs/>
                <w:color w:val="000000" w:themeColor="text1"/>
                <w:szCs w:val="21"/>
              </w:rPr>
              <w:t>0</w:t>
            </w:r>
          </w:p>
        </w:tc>
        <w:tc>
          <w:tcPr>
            <w:tcW w:w="2268" w:type="dxa"/>
            <w:shd w:val="clear" w:color="auto" w:fill="auto"/>
            <w:vAlign w:val="center"/>
          </w:tcPr>
          <w:p w14:paraId="53BACE53" w14:textId="77777777" w:rsidR="00114A70" w:rsidRPr="00A52A69" w:rsidRDefault="00114A70" w:rsidP="00952BF5">
            <w:pPr>
              <w:jc w:val="center"/>
              <w:rPr>
                <w:rFonts w:ascii="Arial" w:hAnsi="Arial" w:cs="Arial"/>
                <w:bCs/>
                <w:color w:val="000000" w:themeColor="text1"/>
                <w:szCs w:val="21"/>
              </w:rPr>
            </w:pPr>
            <w:r w:rsidRPr="00A52A69">
              <w:rPr>
                <w:rFonts w:ascii="Arial" w:hAnsi="Arial" w:cs="Arial" w:hint="eastAsia"/>
                <w:bCs/>
                <w:color w:val="000000" w:themeColor="text1"/>
                <w:szCs w:val="21"/>
              </w:rPr>
              <w:t>发信时间</w:t>
            </w:r>
            <w:r w:rsidRPr="00A52A69">
              <w:rPr>
                <w:rFonts w:ascii="Arial" w:hAnsi="Arial" w:cs="Arial" w:hint="eastAsia"/>
                <w:bCs/>
                <w:color w:val="000000" w:themeColor="text1"/>
                <w:szCs w:val="21"/>
              </w:rPr>
              <w:t>m</w:t>
            </w:r>
          </w:p>
        </w:tc>
        <w:tc>
          <w:tcPr>
            <w:tcW w:w="3717" w:type="dxa"/>
            <w:shd w:val="clear" w:color="auto" w:fill="auto"/>
            <w:vAlign w:val="center"/>
          </w:tcPr>
          <w:p w14:paraId="408A229D" w14:textId="77777777" w:rsidR="00114A70" w:rsidRPr="00A52A69" w:rsidRDefault="00114A70" w:rsidP="00952BF5">
            <w:pPr>
              <w:jc w:val="center"/>
              <w:rPr>
                <w:rFonts w:ascii="Arial" w:hAnsi="Arial" w:cs="Arial"/>
                <w:bCs/>
                <w:color w:val="000000" w:themeColor="text1"/>
                <w:szCs w:val="21"/>
              </w:rPr>
            </w:pPr>
            <w:r w:rsidRPr="00A52A69">
              <w:rPr>
                <w:rFonts w:ascii="Arial" w:hAnsi="Arial" w:cs="Arial" w:hint="eastAsia"/>
                <w:bCs/>
                <w:color w:val="000000" w:themeColor="text1"/>
                <w:szCs w:val="21"/>
              </w:rPr>
              <w:t>0</w:t>
            </w:r>
          </w:p>
        </w:tc>
      </w:tr>
      <w:tr w:rsidR="00114A70" w:rsidRPr="00A52A69" w14:paraId="2F5940E1" w14:textId="77777777" w:rsidTr="00952BF5">
        <w:trPr>
          <w:trHeight w:val="359"/>
          <w:jc w:val="center"/>
        </w:trPr>
        <w:tc>
          <w:tcPr>
            <w:tcW w:w="2473" w:type="dxa"/>
            <w:shd w:val="clear" w:color="auto" w:fill="auto"/>
            <w:vAlign w:val="center"/>
          </w:tcPr>
          <w:p w14:paraId="6408AB7A" w14:textId="77777777" w:rsidR="00114A70" w:rsidRPr="00A52A69" w:rsidRDefault="00114A70" w:rsidP="00952BF5">
            <w:pPr>
              <w:jc w:val="center"/>
              <w:rPr>
                <w:rFonts w:ascii="Arial" w:hAnsi="Arial" w:cs="Arial"/>
                <w:bCs/>
                <w:color w:val="000000" w:themeColor="text1"/>
                <w:szCs w:val="21"/>
              </w:rPr>
            </w:pPr>
            <w:r w:rsidRPr="00A52A69">
              <w:rPr>
                <w:rFonts w:ascii="Arial" w:hAnsi="Arial" w:cs="Arial" w:hint="eastAsia"/>
                <w:bCs/>
                <w:color w:val="000000" w:themeColor="text1"/>
                <w:szCs w:val="21"/>
              </w:rPr>
              <w:t>0</w:t>
            </w:r>
            <w:r w:rsidRPr="00A52A69">
              <w:rPr>
                <w:rFonts w:ascii="Arial" w:hAnsi="Arial" w:cs="Arial"/>
                <w:bCs/>
                <w:color w:val="000000" w:themeColor="text1"/>
                <w:szCs w:val="21"/>
              </w:rPr>
              <w:t>0 80</w:t>
            </w:r>
          </w:p>
        </w:tc>
        <w:tc>
          <w:tcPr>
            <w:tcW w:w="2268" w:type="dxa"/>
            <w:shd w:val="clear" w:color="auto" w:fill="auto"/>
            <w:vAlign w:val="center"/>
          </w:tcPr>
          <w:p w14:paraId="3BA742A9" w14:textId="77777777" w:rsidR="00114A70" w:rsidRPr="00A52A69" w:rsidRDefault="00114A70" w:rsidP="00952BF5">
            <w:pPr>
              <w:jc w:val="center"/>
              <w:rPr>
                <w:rFonts w:ascii="Arial" w:hAnsi="Arial" w:cs="Arial"/>
                <w:bCs/>
                <w:color w:val="000000" w:themeColor="text1"/>
                <w:szCs w:val="21"/>
              </w:rPr>
            </w:pPr>
            <w:r w:rsidRPr="00A52A69">
              <w:rPr>
                <w:rFonts w:ascii="Arial" w:hAnsi="Arial" w:cs="Arial" w:hint="eastAsia"/>
                <w:bCs/>
                <w:color w:val="000000" w:themeColor="text1"/>
                <w:szCs w:val="21"/>
              </w:rPr>
              <w:t>电文长度</w:t>
            </w:r>
          </w:p>
        </w:tc>
        <w:tc>
          <w:tcPr>
            <w:tcW w:w="3717" w:type="dxa"/>
            <w:shd w:val="clear" w:color="auto" w:fill="auto"/>
            <w:vAlign w:val="center"/>
          </w:tcPr>
          <w:p w14:paraId="1AB510FC" w14:textId="77777777" w:rsidR="00114A70" w:rsidRPr="00A52A69" w:rsidRDefault="00114A70" w:rsidP="00952BF5">
            <w:pPr>
              <w:jc w:val="center"/>
              <w:rPr>
                <w:rFonts w:ascii="Arial" w:hAnsi="Arial" w:cs="Arial"/>
                <w:bCs/>
                <w:color w:val="000000" w:themeColor="text1"/>
                <w:szCs w:val="21"/>
              </w:rPr>
            </w:pPr>
            <w:r w:rsidRPr="00A52A69">
              <w:rPr>
                <w:rFonts w:ascii="Arial" w:hAnsi="Arial" w:cs="Arial" w:hint="eastAsia"/>
                <w:bCs/>
                <w:color w:val="000000" w:themeColor="text1"/>
                <w:szCs w:val="21"/>
              </w:rPr>
              <w:t>0</w:t>
            </w:r>
            <w:r w:rsidRPr="00A52A69">
              <w:rPr>
                <w:rFonts w:ascii="Arial" w:hAnsi="Arial" w:cs="Arial"/>
                <w:bCs/>
                <w:color w:val="000000" w:themeColor="text1"/>
                <w:szCs w:val="21"/>
              </w:rPr>
              <w:t>x0080</w:t>
            </w:r>
          </w:p>
        </w:tc>
      </w:tr>
      <w:tr w:rsidR="00114A70" w:rsidRPr="00A52A69" w14:paraId="0805B858" w14:textId="77777777" w:rsidTr="00952BF5">
        <w:trPr>
          <w:trHeight w:val="359"/>
          <w:jc w:val="center"/>
        </w:trPr>
        <w:tc>
          <w:tcPr>
            <w:tcW w:w="2473" w:type="dxa"/>
            <w:shd w:val="clear" w:color="auto" w:fill="auto"/>
            <w:vAlign w:val="center"/>
          </w:tcPr>
          <w:p w14:paraId="0E1ACD76" w14:textId="77777777" w:rsidR="00114A70" w:rsidRPr="00A52A69" w:rsidRDefault="00114A70" w:rsidP="00952BF5">
            <w:pPr>
              <w:jc w:val="center"/>
              <w:rPr>
                <w:rFonts w:ascii="Arial" w:hAnsi="Arial" w:cs="Arial"/>
                <w:bCs/>
                <w:color w:val="000000" w:themeColor="text1"/>
                <w:szCs w:val="21"/>
              </w:rPr>
            </w:pPr>
            <w:r w:rsidRPr="00A52A69">
              <w:rPr>
                <w:rFonts w:ascii="Arial" w:hAnsi="Arial" w:cs="Arial"/>
                <w:color w:val="000000" w:themeColor="text1"/>
                <w:szCs w:val="24"/>
              </w:rPr>
              <w:t>01 E6 07 04 15 02 36 0B 10 18 11 42 A2 8C F0 42</w:t>
            </w:r>
          </w:p>
        </w:tc>
        <w:tc>
          <w:tcPr>
            <w:tcW w:w="2268" w:type="dxa"/>
            <w:shd w:val="clear" w:color="auto" w:fill="auto"/>
            <w:vAlign w:val="center"/>
          </w:tcPr>
          <w:p w14:paraId="3548D38D" w14:textId="77777777" w:rsidR="00114A70" w:rsidRPr="00A52A69" w:rsidRDefault="00114A70" w:rsidP="00952BF5">
            <w:pPr>
              <w:jc w:val="center"/>
              <w:rPr>
                <w:rFonts w:ascii="Arial" w:hAnsi="Arial" w:cs="Arial"/>
                <w:bCs/>
                <w:color w:val="000000" w:themeColor="text1"/>
                <w:szCs w:val="21"/>
              </w:rPr>
            </w:pPr>
            <w:r w:rsidRPr="00A52A69">
              <w:rPr>
                <w:rFonts w:ascii="Arial" w:hAnsi="Arial" w:cs="Arial" w:hint="eastAsia"/>
                <w:bCs/>
                <w:color w:val="000000" w:themeColor="text1"/>
                <w:szCs w:val="21"/>
              </w:rPr>
              <w:t>自定义信息</w:t>
            </w:r>
          </w:p>
        </w:tc>
        <w:tc>
          <w:tcPr>
            <w:tcW w:w="3717" w:type="dxa"/>
            <w:shd w:val="clear" w:color="auto" w:fill="auto"/>
            <w:vAlign w:val="center"/>
          </w:tcPr>
          <w:p w14:paraId="45E89E17" w14:textId="77777777" w:rsidR="00114A70" w:rsidRPr="00A52A69" w:rsidRDefault="00114A70" w:rsidP="00952BF5">
            <w:pPr>
              <w:jc w:val="center"/>
              <w:rPr>
                <w:rFonts w:ascii="Arial" w:hAnsi="Arial" w:cs="Arial"/>
                <w:bCs/>
                <w:color w:val="000000" w:themeColor="text1"/>
                <w:szCs w:val="21"/>
              </w:rPr>
            </w:pPr>
          </w:p>
        </w:tc>
      </w:tr>
      <w:tr w:rsidR="00114A70" w:rsidRPr="00A52A69" w14:paraId="2671E3C7" w14:textId="77777777" w:rsidTr="00952BF5">
        <w:trPr>
          <w:trHeight w:val="359"/>
          <w:jc w:val="center"/>
        </w:trPr>
        <w:tc>
          <w:tcPr>
            <w:tcW w:w="2473" w:type="dxa"/>
            <w:shd w:val="clear" w:color="auto" w:fill="auto"/>
            <w:vAlign w:val="center"/>
          </w:tcPr>
          <w:p w14:paraId="5E7DAF3B" w14:textId="77777777" w:rsidR="00114A70" w:rsidRPr="00A52A69" w:rsidRDefault="00114A70" w:rsidP="00952BF5">
            <w:pPr>
              <w:jc w:val="center"/>
              <w:rPr>
                <w:rFonts w:ascii="Arial" w:hAnsi="Arial" w:cs="Arial"/>
                <w:color w:val="000000" w:themeColor="text1"/>
                <w:szCs w:val="24"/>
              </w:rPr>
            </w:pPr>
            <w:r w:rsidRPr="00A52A69">
              <w:rPr>
                <w:rFonts w:ascii="Arial" w:hAnsi="Arial" w:cs="Arial" w:hint="eastAsia"/>
                <w:color w:val="000000" w:themeColor="text1"/>
                <w:szCs w:val="24"/>
              </w:rPr>
              <w:t>0</w:t>
            </w:r>
            <w:r w:rsidRPr="00A52A69">
              <w:rPr>
                <w:rFonts w:ascii="Arial" w:hAnsi="Arial" w:cs="Arial"/>
                <w:color w:val="000000" w:themeColor="text1"/>
                <w:szCs w:val="24"/>
              </w:rPr>
              <w:t>0</w:t>
            </w:r>
          </w:p>
        </w:tc>
        <w:tc>
          <w:tcPr>
            <w:tcW w:w="2268" w:type="dxa"/>
            <w:shd w:val="clear" w:color="auto" w:fill="auto"/>
            <w:vAlign w:val="center"/>
          </w:tcPr>
          <w:p w14:paraId="16B84B2B" w14:textId="77777777" w:rsidR="00114A70" w:rsidRPr="00A52A69" w:rsidRDefault="00114A70" w:rsidP="00952BF5">
            <w:pPr>
              <w:jc w:val="center"/>
              <w:rPr>
                <w:rFonts w:ascii="Arial" w:hAnsi="Arial" w:cs="Arial"/>
                <w:bCs/>
                <w:color w:val="000000" w:themeColor="text1"/>
                <w:szCs w:val="21"/>
              </w:rPr>
            </w:pPr>
            <w:r w:rsidRPr="00A52A69">
              <w:rPr>
                <w:rFonts w:ascii="Arial" w:hAnsi="Arial" w:cs="Arial"/>
                <w:bCs/>
                <w:color w:val="000000" w:themeColor="text1"/>
                <w:szCs w:val="21"/>
              </w:rPr>
              <w:t>CRC</w:t>
            </w:r>
            <w:r w:rsidRPr="00A52A69">
              <w:rPr>
                <w:rFonts w:ascii="Arial" w:hAnsi="Arial" w:cs="Arial" w:hint="eastAsia"/>
                <w:bCs/>
                <w:color w:val="000000" w:themeColor="text1"/>
                <w:szCs w:val="21"/>
              </w:rPr>
              <w:t>标志</w:t>
            </w:r>
          </w:p>
        </w:tc>
        <w:tc>
          <w:tcPr>
            <w:tcW w:w="3717" w:type="dxa"/>
            <w:shd w:val="clear" w:color="auto" w:fill="auto"/>
            <w:vAlign w:val="center"/>
          </w:tcPr>
          <w:p w14:paraId="37287734" w14:textId="77777777" w:rsidR="00114A70" w:rsidRPr="00A52A69" w:rsidRDefault="00114A70" w:rsidP="00952BF5">
            <w:pPr>
              <w:jc w:val="center"/>
              <w:rPr>
                <w:rFonts w:ascii="Arial" w:hAnsi="Arial" w:cs="Arial"/>
                <w:bCs/>
                <w:color w:val="000000" w:themeColor="text1"/>
                <w:szCs w:val="21"/>
              </w:rPr>
            </w:pPr>
            <w:r w:rsidRPr="00A52A69">
              <w:rPr>
                <w:rFonts w:ascii="Arial" w:hAnsi="Arial" w:cs="Arial" w:hint="eastAsia"/>
                <w:bCs/>
                <w:color w:val="000000" w:themeColor="text1"/>
                <w:szCs w:val="21"/>
              </w:rPr>
              <w:t>0</w:t>
            </w:r>
          </w:p>
        </w:tc>
      </w:tr>
      <w:tr w:rsidR="00114A70" w:rsidRPr="00A52A69" w14:paraId="1720813D" w14:textId="77777777" w:rsidTr="00952BF5">
        <w:trPr>
          <w:trHeight w:val="359"/>
          <w:jc w:val="center"/>
        </w:trPr>
        <w:tc>
          <w:tcPr>
            <w:tcW w:w="2473" w:type="dxa"/>
            <w:shd w:val="clear" w:color="auto" w:fill="auto"/>
            <w:vAlign w:val="center"/>
          </w:tcPr>
          <w:p w14:paraId="7A3C139E" w14:textId="77777777" w:rsidR="00114A70" w:rsidRPr="00A52A69" w:rsidRDefault="00114A70" w:rsidP="00952BF5">
            <w:pPr>
              <w:jc w:val="center"/>
              <w:rPr>
                <w:rFonts w:ascii="Arial" w:hAnsi="Arial" w:cs="Arial"/>
                <w:color w:val="000000" w:themeColor="text1"/>
                <w:szCs w:val="24"/>
              </w:rPr>
            </w:pPr>
            <w:r w:rsidRPr="00A52A69">
              <w:rPr>
                <w:rFonts w:ascii="Arial" w:hAnsi="Arial" w:cs="Arial" w:hint="eastAsia"/>
                <w:color w:val="000000" w:themeColor="text1"/>
                <w:szCs w:val="24"/>
              </w:rPr>
              <w:t>A</w:t>
            </w:r>
            <w:r w:rsidRPr="00A52A69">
              <w:rPr>
                <w:rFonts w:ascii="Arial" w:hAnsi="Arial" w:cs="Arial"/>
                <w:color w:val="000000" w:themeColor="text1"/>
                <w:szCs w:val="24"/>
              </w:rPr>
              <w:t>D</w:t>
            </w:r>
          </w:p>
        </w:tc>
        <w:tc>
          <w:tcPr>
            <w:tcW w:w="2268" w:type="dxa"/>
            <w:shd w:val="clear" w:color="auto" w:fill="auto"/>
            <w:vAlign w:val="center"/>
          </w:tcPr>
          <w:p w14:paraId="6DC99BCB" w14:textId="77777777" w:rsidR="00114A70" w:rsidRPr="00A52A69" w:rsidRDefault="00114A70" w:rsidP="00952BF5">
            <w:pPr>
              <w:jc w:val="center"/>
              <w:rPr>
                <w:rFonts w:ascii="Arial" w:hAnsi="Arial" w:cs="Arial"/>
                <w:bCs/>
                <w:color w:val="000000" w:themeColor="text1"/>
                <w:szCs w:val="21"/>
              </w:rPr>
            </w:pPr>
            <w:r w:rsidRPr="00A52A69">
              <w:rPr>
                <w:rFonts w:ascii="Arial" w:hAnsi="Arial" w:cs="Arial" w:hint="eastAsia"/>
                <w:bCs/>
                <w:color w:val="000000" w:themeColor="text1"/>
                <w:szCs w:val="21"/>
              </w:rPr>
              <w:t>校验和</w:t>
            </w:r>
          </w:p>
        </w:tc>
        <w:tc>
          <w:tcPr>
            <w:tcW w:w="3717" w:type="dxa"/>
            <w:shd w:val="clear" w:color="auto" w:fill="auto"/>
            <w:vAlign w:val="center"/>
          </w:tcPr>
          <w:p w14:paraId="6A6A9D46" w14:textId="77777777" w:rsidR="00114A70" w:rsidRPr="00A52A69" w:rsidRDefault="00114A70" w:rsidP="00952BF5">
            <w:pPr>
              <w:jc w:val="center"/>
              <w:rPr>
                <w:rFonts w:ascii="Arial" w:hAnsi="Arial" w:cs="Arial"/>
                <w:bCs/>
                <w:color w:val="000000" w:themeColor="text1"/>
                <w:szCs w:val="21"/>
              </w:rPr>
            </w:pPr>
            <w:r w:rsidRPr="00A52A69">
              <w:rPr>
                <w:rFonts w:ascii="Arial" w:hAnsi="Arial" w:cs="Arial" w:hint="eastAsia"/>
                <w:bCs/>
                <w:color w:val="000000" w:themeColor="text1"/>
                <w:szCs w:val="21"/>
              </w:rPr>
              <w:t>0</w:t>
            </w:r>
            <w:r w:rsidRPr="00A52A69">
              <w:rPr>
                <w:rFonts w:ascii="Arial" w:hAnsi="Arial" w:cs="Arial"/>
                <w:bCs/>
                <w:color w:val="000000" w:themeColor="text1"/>
                <w:szCs w:val="21"/>
              </w:rPr>
              <w:t>xAD</w:t>
            </w:r>
          </w:p>
        </w:tc>
      </w:tr>
      <w:tr w:rsidR="00114A70" w:rsidRPr="00A52A69" w14:paraId="1AD413F2" w14:textId="77777777" w:rsidTr="00952BF5">
        <w:trPr>
          <w:trHeight w:val="359"/>
          <w:jc w:val="center"/>
        </w:trPr>
        <w:tc>
          <w:tcPr>
            <w:tcW w:w="8458" w:type="dxa"/>
            <w:gridSpan w:val="3"/>
            <w:shd w:val="clear" w:color="auto" w:fill="D9D9D9"/>
            <w:vAlign w:val="center"/>
          </w:tcPr>
          <w:p w14:paraId="550ACFD5" w14:textId="77777777" w:rsidR="00114A70" w:rsidRPr="00A52A69" w:rsidRDefault="00114A70" w:rsidP="00952BF5">
            <w:pPr>
              <w:jc w:val="center"/>
              <w:rPr>
                <w:rFonts w:ascii="Arial" w:hAnsi="Arial" w:cs="Arial"/>
                <w:b/>
                <w:color w:val="000000" w:themeColor="text1"/>
                <w:szCs w:val="21"/>
              </w:rPr>
            </w:pPr>
            <w:r w:rsidRPr="00A52A69">
              <w:rPr>
                <w:rFonts w:ascii="Arial" w:hAnsi="Arial" w:cs="Arial" w:hint="eastAsia"/>
                <w:b/>
                <w:color w:val="000000" w:themeColor="text1"/>
                <w:szCs w:val="21"/>
              </w:rPr>
              <w:t>自定义信息说明</w:t>
            </w:r>
          </w:p>
        </w:tc>
      </w:tr>
      <w:tr w:rsidR="00114A70" w:rsidRPr="00A52A69" w14:paraId="47B7C2F2" w14:textId="77777777" w:rsidTr="00952BF5">
        <w:trPr>
          <w:trHeight w:val="359"/>
          <w:jc w:val="center"/>
        </w:trPr>
        <w:tc>
          <w:tcPr>
            <w:tcW w:w="2473" w:type="dxa"/>
            <w:shd w:val="clear" w:color="auto" w:fill="D9D9D9"/>
            <w:vAlign w:val="center"/>
          </w:tcPr>
          <w:p w14:paraId="550DDE2A" w14:textId="77777777" w:rsidR="00114A70" w:rsidRPr="00A52A69" w:rsidRDefault="00114A70" w:rsidP="00952BF5">
            <w:pPr>
              <w:jc w:val="center"/>
              <w:rPr>
                <w:rFonts w:ascii="Arial" w:hAnsi="Arial" w:cs="Arial"/>
                <w:b/>
                <w:color w:val="000000" w:themeColor="text1"/>
                <w:szCs w:val="21"/>
              </w:rPr>
            </w:pPr>
            <w:r w:rsidRPr="00A52A69">
              <w:rPr>
                <w:rFonts w:ascii="Arial" w:hAnsi="Arial" w:cs="Arial" w:hint="eastAsia"/>
                <w:b/>
                <w:color w:val="000000" w:themeColor="text1"/>
                <w:szCs w:val="21"/>
              </w:rPr>
              <w:t>数据内容</w:t>
            </w:r>
          </w:p>
        </w:tc>
        <w:tc>
          <w:tcPr>
            <w:tcW w:w="2268" w:type="dxa"/>
            <w:shd w:val="clear" w:color="auto" w:fill="D9D9D9"/>
            <w:vAlign w:val="center"/>
          </w:tcPr>
          <w:p w14:paraId="1010D464" w14:textId="77777777" w:rsidR="00114A70" w:rsidRPr="00A52A69" w:rsidRDefault="00114A70" w:rsidP="00952BF5">
            <w:pPr>
              <w:jc w:val="center"/>
              <w:rPr>
                <w:rFonts w:ascii="Arial" w:hAnsi="Arial" w:cs="Arial"/>
                <w:b/>
                <w:color w:val="000000" w:themeColor="text1"/>
                <w:szCs w:val="21"/>
              </w:rPr>
            </w:pPr>
            <w:r w:rsidRPr="00A52A69">
              <w:rPr>
                <w:rFonts w:ascii="Arial" w:hAnsi="Arial" w:cs="Arial" w:hint="eastAsia"/>
                <w:b/>
                <w:color w:val="000000" w:themeColor="text1"/>
                <w:szCs w:val="21"/>
              </w:rPr>
              <w:t>释义</w:t>
            </w:r>
          </w:p>
        </w:tc>
        <w:tc>
          <w:tcPr>
            <w:tcW w:w="3717" w:type="dxa"/>
            <w:shd w:val="clear" w:color="auto" w:fill="D9D9D9"/>
            <w:vAlign w:val="center"/>
          </w:tcPr>
          <w:p w14:paraId="70B0BFB7" w14:textId="77777777" w:rsidR="00114A70" w:rsidRPr="00A52A69" w:rsidRDefault="00114A70" w:rsidP="00952BF5">
            <w:pPr>
              <w:jc w:val="center"/>
              <w:rPr>
                <w:rFonts w:ascii="Arial" w:hAnsi="Arial" w:cs="Arial"/>
                <w:b/>
                <w:color w:val="000000" w:themeColor="text1"/>
                <w:szCs w:val="21"/>
              </w:rPr>
            </w:pPr>
            <w:r w:rsidRPr="00A52A69">
              <w:rPr>
                <w:rFonts w:ascii="Arial" w:hAnsi="Arial" w:cs="Arial" w:hint="eastAsia"/>
                <w:b/>
                <w:color w:val="000000" w:themeColor="text1"/>
                <w:szCs w:val="21"/>
              </w:rPr>
              <w:t>数值</w:t>
            </w:r>
          </w:p>
        </w:tc>
      </w:tr>
      <w:tr w:rsidR="00114A70" w:rsidRPr="00A52A69" w14:paraId="73D1911D" w14:textId="77777777" w:rsidTr="00952BF5">
        <w:trPr>
          <w:trHeight w:val="448"/>
          <w:jc w:val="center"/>
        </w:trPr>
        <w:tc>
          <w:tcPr>
            <w:tcW w:w="2473" w:type="dxa"/>
            <w:vAlign w:val="center"/>
          </w:tcPr>
          <w:p w14:paraId="6FBE944E" w14:textId="77777777" w:rsidR="00114A70" w:rsidRPr="00A52A69" w:rsidRDefault="00114A70" w:rsidP="00952BF5">
            <w:pPr>
              <w:jc w:val="center"/>
              <w:rPr>
                <w:rFonts w:ascii="Arial" w:hAnsi="Arial" w:cs="Arial"/>
                <w:color w:val="000000" w:themeColor="text1"/>
                <w:szCs w:val="21"/>
              </w:rPr>
            </w:pPr>
            <w:r w:rsidRPr="00A52A69">
              <w:rPr>
                <w:rFonts w:ascii="Arial" w:hAnsi="Arial" w:cs="Arial" w:hint="eastAsia"/>
                <w:color w:val="000000" w:themeColor="text1"/>
                <w:szCs w:val="21"/>
              </w:rPr>
              <w:t>0</w:t>
            </w:r>
            <w:r w:rsidRPr="00A52A69">
              <w:rPr>
                <w:rFonts w:ascii="Arial" w:hAnsi="Arial" w:cs="Arial"/>
                <w:color w:val="000000" w:themeColor="text1"/>
                <w:szCs w:val="21"/>
              </w:rPr>
              <w:t>1</w:t>
            </w:r>
          </w:p>
        </w:tc>
        <w:tc>
          <w:tcPr>
            <w:tcW w:w="2268" w:type="dxa"/>
            <w:vAlign w:val="center"/>
          </w:tcPr>
          <w:p w14:paraId="7D4C5EBB" w14:textId="77777777" w:rsidR="00114A70" w:rsidRPr="00A52A69" w:rsidRDefault="00114A70" w:rsidP="00952BF5">
            <w:pPr>
              <w:jc w:val="center"/>
              <w:rPr>
                <w:rFonts w:ascii="Arial" w:hAnsi="Arial" w:cs="Arial"/>
                <w:color w:val="000000" w:themeColor="text1"/>
                <w:szCs w:val="21"/>
              </w:rPr>
            </w:pPr>
            <w:r w:rsidRPr="00A52A69">
              <w:rPr>
                <w:rFonts w:ascii="Arial" w:hAnsi="Arial" w:cs="Arial"/>
                <w:color w:val="000000" w:themeColor="text1"/>
                <w:szCs w:val="24"/>
              </w:rPr>
              <w:t>设备</w:t>
            </w:r>
            <w:r w:rsidRPr="00A52A69">
              <w:rPr>
                <w:rFonts w:ascii="Arial" w:hAnsi="Arial" w:cs="Arial"/>
                <w:color w:val="000000" w:themeColor="text1"/>
                <w:szCs w:val="24"/>
              </w:rPr>
              <w:t>ID</w:t>
            </w:r>
          </w:p>
        </w:tc>
        <w:tc>
          <w:tcPr>
            <w:tcW w:w="3717" w:type="dxa"/>
            <w:vAlign w:val="center"/>
          </w:tcPr>
          <w:p w14:paraId="75DB296F" w14:textId="77777777" w:rsidR="00114A70" w:rsidRPr="00A52A69" w:rsidRDefault="00114A70" w:rsidP="00952BF5">
            <w:pPr>
              <w:jc w:val="center"/>
              <w:rPr>
                <w:rFonts w:ascii="Arial" w:hAnsi="Arial" w:cs="Arial"/>
                <w:color w:val="000000" w:themeColor="text1"/>
                <w:szCs w:val="21"/>
              </w:rPr>
            </w:pPr>
            <w:r w:rsidRPr="00A52A69">
              <w:rPr>
                <w:rFonts w:ascii="Arial" w:hAnsi="Arial" w:cs="Arial"/>
                <w:color w:val="000000" w:themeColor="text1"/>
                <w:szCs w:val="21"/>
              </w:rPr>
              <w:t>1</w:t>
            </w:r>
          </w:p>
        </w:tc>
      </w:tr>
      <w:tr w:rsidR="00114A70" w:rsidRPr="00A52A69" w14:paraId="1A49AE3D" w14:textId="77777777" w:rsidTr="00952BF5">
        <w:trPr>
          <w:trHeight w:val="448"/>
          <w:jc w:val="center"/>
        </w:trPr>
        <w:tc>
          <w:tcPr>
            <w:tcW w:w="2473" w:type="dxa"/>
            <w:vAlign w:val="center"/>
          </w:tcPr>
          <w:p w14:paraId="49B9073C" w14:textId="77777777" w:rsidR="00114A70" w:rsidRPr="00A52A69" w:rsidRDefault="00114A70" w:rsidP="00952BF5">
            <w:pPr>
              <w:jc w:val="center"/>
              <w:rPr>
                <w:rFonts w:ascii="Arial" w:hAnsi="Arial" w:cs="Arial"/>
                <w:color w:val="000000" w:themeColor="text1"/>
                <w:szCs w:val="21"/>
              </w:rPr>
            </w:pPr>
            <w:r w:rsidRPr="00A52A69">
              <w:rPr>
                <w:rFonts w:ascii="Arial" w:hAnsi="Arial" w:cs="Arial"/>
                <w:color w:val="000000" w:themeColor="text1"/>
                <w:szCs w:val="24"/>
              </w:rPr>
              <w:t>E6 07</w:t>
            </w:r>
          </w:p>
        </w:tc>
        <w:tc>
          <w:tcPr>
            <w:tcW w:w="2268" w:type="dxa"/>
            <w:vAlign w:val="center"/>
          </w:tcPr>
          <w:p w14:paraId="5A5772D2" w14:textId="77777777" w:rsidR="00114A70" w:rsidRPr="00A52A69" w:rsidRDefault="00114A70" w:rsidP="00952BF5">
            <w:pPr>
              <w:jc w:val="center"/>
              <w:rPr>
                <w:rFonts w:ascii="Arial" w:hAnsi="Arial" w:cs="Arial"/>
                <w:color w:val="000000" w:themeColor="text1"/>
                <w:szCs w:val="24"/>
              </w:rPr>
            </w:pPr>
            <w:r w:rsidRPr="00A52A69">
              <w:rPr>
                <w:rFonts w:ascii="Arial" w:hAnsi="Arial" w:cs="Arial"/>
                <w:color w:val="000000" w:themeColor="text1"/>
                <w:szCs w:val="24"/>
              </w:rPr>
              <w:t>年</w:t>
            </w:r>
          </w:p>
        </w:tc>
        <w:tc>
          <w:tcPr>
            <w:tcW w:w="3717" w:type="dxa"/>
            <w:vAlign w:val="center"/>
          </w:tcPr>
          <w:p w14:paraId="67DCBCF3" w14:textId="77777777" w:rsidR="00114A70" w:rsidRPr="00A52A69" w:rsidRDefault="00114A70" w:rsidP="00952BF5">
            <w:pPr>
              <w:jc w:val="center"/>
              <w:rPr>
                <w:rFonts w:ascii="Arial" w:hAnsi="Arial" w:cs="Arial"/>
                <w:color w:val="000000" w:themeColor="text1"/>
                <w:szCs w:val="21"/>
              </w:rPr>
            </w:pPr>
            <w:r w:rsidRPr="00A52A69">
              <w:rPr>
                <w:rFonts w:ascii="Arial" w:hAnsi="Arial" w:cs="Arial"/>
                <w:color w:val="000000" w:themeColor="text1"/>
                <w:szCs w:val="24"/>
              </w:rPr>
              <w:t>2022</w:t>
            </w:r>
          </w:p>
        </w:tc>
      </w:tr>
      <w:tr w:rsidR="00114A70" w:rsidRPr="00A52A69" w14:paraId="7AB13B86" w14:textId="77777777" w:rsidTr="00952BF5">
        <w:trPr>
          <w:trHeight w:val="448"/>
          <w:jc w:val="center"/>
        </w:trPr>
        <w:tc>
          <w:tcPr>
            <w:tcW w:w="2473" w:type="dxa"/>
            <w:vAlign w:val="center"/>
          </w:tcPr>
          <w:p w14:paraId="17AE2C96" w14:textId="77777777" w:rsidR="00114A70" w:rsidRPr="00A52A69" w:rsidRDefault="00114A70" w:rsidP="00952BF5">
            <w:pPr>
              <w:jc w:val="center"/>
              <w:rPr>
                <w:rFonts w:ascii="Arial" w:hAnsi="Arial" w:cs="Arial"/>
                <w:color w:val="000000" w:themeColor="text1"/>
                <w:szCs w:val="21"/>
              </w:rPr>
            </w:pPr>
            <w:r w:rsidRPr="00A52A69">
              <w:rPr>
                <w:rFonts w:ascii="Arial" w:hAnsi="Arial" w:cs="Arial"/>
                <w:color w:val="000000" w:themeColor="text1"/>
                <w:szCs w:val="24"/>
              </w:rPr>
              <w:t>04</w:t>
            </w:r>
          </w:p>
        </w:tc>
        <w:tc>
          <w:tcPr>
            <w:tcW w:w="2268" w:type="dxa"/>
            <w:vAlign w:val="center"/>
          </w:tcPr>
          <w:p w14:paraId="0FF1227A" w14:textId="77777777" w:rsidR="00114A70" w:rsidRPr="00A52A69" w:rsidRDefault="00114A70" w:rsidP="00952BF5">
            <w:pPr>
              <w:jc w:val="center"/>
              <w:rPr>
                <w:rFonts w:ascii="Arial" w:hAnsi="Arial" w:cs="Arial"/>
                <w:color w:val="000000" w:themeColor="text1"/>
                <w:szCs w:val="24"/>
              </w:rPr>
            </w:pPr>
            <w:r w:rsidRPr="00A52A69">
              <w:rPr>
                <w:rFonts w:ascii="Arial" w:hAnsi="Arial" w:cs="Arial"/>
                <w:color w:val="000000" w:themeColor="text1"/>
                <w:szCs w:val="24"/>
              </w:rPr>
              <w:t>月</w:t>
            </w:r>
          </w:p>
        </w:tc>
        <w:tc>
          <w:tcPr>
            <w:tcW w:w="3717" w:type="dxa"/>
            <w:vAlign w:val="center"/>
          </w:tcPr>
          <w:p w14:paraId="30C46DB3" w14:textId="77777777" w:rsidR="00114A70" w:rsidRPr="00A52A69" w:rsidRDefault="00114A70" w:rsidP="00952BF5">
            <w:pPr>
              <w:jc w:val="center"/>
              <w:rPr>
                <w:rFonts w:ascii="Arial" w:hAnsi="Arial" w:cs="Arial"/>
                <w:color w:val="000000" w:themeColor="text1"/>
                <w:szCs w:val="21"/>
              </w:rPr>
            </w:pPr>
            <w:r w:rsidRPr="00A52A69">
              <w:rPr>
                <w:rFonts w:ascii="Arial" w:hAnsi="Arial" w:cs="Arial" w:hint="eastAsia"/>
                <w:color w:val="000000" w:themeColor="text1"/>
                <w:szCs w:val="21"/>
              </w:rPr>
              <w:t>4</w:t>
            </w:r>
          </w:p>
        </w:tc>
      </w:tr>
      <w:tr w:rsidR="00114A70" w:rsidRPr="00A52A69" w14:paraId="063971E5" w14:textId="77777777" w:rsidTr="00952BF5">
        <w:trPr>
          <w:trHeight w:val="448"/>
          <w:jc w:val="center"/>
        </w:trPr>
        <w:tc>
          <w:tcPr>
            <w:tcW w:w="2473" w:type="dxa"/>
            <w:vAlign w:val="center"/>
          </w:tcPr>
          <w:p w14:paraId="7C45792A" w14:textId="77777777" w:rsidR="00114A70" w:rsidRPr="00A52A69" w:rsidRDefault="00114A70" w:rsidP="00952BF5">
            <w:pPr>
              <w:jc w:val="center"/>
              <w:rPr>
                <w:rFonts w:ascii="Arial" w:hAnsi="Arial" w:cs="Arial"/>
                <w:color w:val="000000" w:themeColor="text1"/>
                <w:szCs w:val="21"/>
              </w:rPr>
            </w:pPr>
            <w:r w:rsidRPr="00A52A69">
              <w:rPr>
                <w:rFonts w:ascii="Arial" w:hAnsi="Arial" w:cs="Arial" w:hint="eastAsia"/>
                <w:color w:val="000000" w:themeColor="text1"/>
                <w:szCs w:val="21"/>
              </w:rPr>
              <w:t>1</w:t>
            </w:r>
            <w:r w:rsidRPr="00A52A69">
              <w:rPr>
                <w:rFonts w:ascii="Arial" w:hAnsi="Arial" w:cs="Arial"/>
                <w:color w:val="000000" w:themeColor="text1"/>
                <w:szCs w:val="21"/>
              </w:rPr>
              <w:t>5</w:t>
            </w:r>
          </w:p>
        </w:tc>
        <w:tc>
          <w:tcPr>
            <w:tcW w:w="2268" w:type="dxa"/>
            <w:vAlign w:val="center"/>
          </w:tcPr>
          <w:p w14:paraId="10463945" w14:textId="77777777" w:rsidR="00114A70" w:rsidRPr="00A52A69" w:rsidRDefault="00114A70" w:rsidP="00952BF5">
            <w:pPr>
              <w:jc w:val="center"/>
              <w:rPr>
                <w:rFonts w:ascii="Arial" w:hAnsi="Arial" w:cs="Arial"/>
                <w:color w:val="000000" w:themeColor="text1"/>
                <w:szCs w:val="24"/>
              </w:rPr>
            </w:pPr>
            <w:r w:rsidRPr="00A52A69">
              <w:rPr>
                <w:rFonts w:ascii="Arial" w:hAnsi="Arial" w:cs="Arial"/>
                <w:color w:val="000000" w:themeColor="text1"/>
                <w:szCs w:val="24"/>
              </w:rPr>
              <w:t>日</w:t>
            </w:r>
          </w:p>
        </w:tc>
        <w:tc>
          <w:tcPr>
            <w:tcW w:w="3717" w:type="dxa"/>
            <w:vAlign w:val="center"/>
          </w:tcPr>
          <w:p w14:paraId="710FCD07" w14:textId="77777777" w:rsidR="00114A70" w:rsidRPr="00A52A69" w:rsidRDefault="00114A70" w:rsidP="00952BF5">
            <w:pPr>
              <w:jc w:val="center"/>
              <w:rPr>
                <w:rFonts w:ascii="Arial" w:hAnsi="Arial" w:cs="Arial"/>
                <w:color w:val="000000" w:themeColor="text1"/>
                <w:szCs w:val="21"/>
              </w:rPr>
            </w:pPr>
            <w:r w:rsidRPr="00A52A69">
              <w:rPr>
                <w:rFonts w:ascii="Arial" w:hAnsi="Arial" w:cs="Arial" w:hint="eastAsia"/>
                <w:color w:val="000000" w:themeColor="text1"/>
                <w:szCs w:val="21"/>
              </w:rPr>
              <w:t>2</w:t>
            </w:r>
            <w:r w:rsidRPr="00A52A69">
              <w:rPr>
                <w:rFonts w:ascii="Arial" w:hAnsi="Arial" w:cs="Arial"/>
                <w:color w:val="000000" w:themeColor="text1"/>
                <w:szCs w:val="21"/>
              </w:rPr>
              <w:t>1</w:t>
            </w:r>
          </w:p>
        </w:tc>
      </w:tr>
      <w:tr w:rsidR="00114A70" w:rsidRPr="00A52A69" w14:paraId="03940842" w14:textId="77777777" w:rsidTr="00952BF5">
        <w:trPr>
          <w:trHeight w:val="448"/>
          <w:jc w:val="center"/>
        </w:trPr>
        <w:tc>
          <w:tcPr>
            <w:tcW w:w="2473" w:type="dxa"/>
            <w:vAlign w:val="center"/>
          </w:tcPr>
          <w:p w14:paraId="64D3047A" w14:textId="77777777" w:rsidR="00114A70" w:rsidRPr="00A52A69" w:rsidRDefault="00114A70" w:rsidP="00952BF5">
            <w:pPr>
              <w:jc w:val="center"/>
              <w:rPr>
                <w:rFonts w:ascii="Arial" w:hAnsi="Arial" w:cs="Arial"/>
                <w:color w:val="000000" w:themeColor="text1"/>
                <w:szCs w:val="21"/>
              </w:rPr>
            </w:pPr>
            <w:r w:rsidRPr="00A52A69">
              <w:rPr>
                <w:rFonts w:ascii="Arial" w:hAnsi="Arial" w:cs="Arial" w:hint="eastAsia"/>
                <w:color w:val="000000" w:themeColor="text1"/>
                <w:szCs w:val="21"/>
              </w:rPr>
              <w:t>0</w:t>
            </w:r>
            <w:r w:rsidRPr="00A52A69">
              <w:rPr>
                <w:rFonts w:ascii="Arial" w:hAnsi="Arial" w:cs="Arial"/>
                <w:color w:val="000000" w:themeColor="text1"/>
                <w:szCs w:val="21"/>
              </w:rPr>
              <w:t>1</w:t>
            </w:r>
          </w:p>
        </w:tc>
        <w:tc>
          <w:tcPr>
            <w:tcW w:w="2268" w:type="dxa"/>
            <w:vAlign w:val="center"/>
          </w:tcPr>
          <w:p w14:paraId="0E5FB58F" w14:textId="77777777" w:rsidR="00114A70" w:rsidRPr="00A52A69" w:rsidRDefault="00114A70" w:rsidP="00952BF5">
            <w:pPr>
              <w:jc w:val="center"/>
              <w:rPr>
                <w:rFonts w:ascii="Arial" w:hAnsi="Arial" w:cs="Arial"/>
                <w:color w:val="000000" w:themeColor="text1"/>
                <w:szCs w:val="24"/>
              </w:rPr>
            </w:pPr>
            <w:r w:rsidRPr="00A52A69">
              <w:rPr>
                <w:rFonts w:ascii="Arial" w:hAnsi="Arial" w:cs="Arial"/>
                <w:color w:val="000000" w:themeColor="text1"/>
                <w:szCs w:val="24"/>
              </w:rPr>
              <w:t>时</w:t>
            </w:r>
          </w:p>
        </w:tc>
        <w:tc>
          <w:tcPr>
            <w:tcW w:w="3717" w:type="dxa"/>
            <w:vAlign w:val="center"/>
          </w:tcPr>
          <w:p w14:paraId="08C4DE62" w14:textId="77777777" w:rsidR="00114A70" w:rsidRPr="00A52A69" w:rsidRDefault="00114A70" w:rsidP="00952BF5">
            <w:pPr>
              <w:jc w:val="center"/>
              <w:rPr>
                <w:rFonts w:ascii="Arial" w:hAnsi="Arial" w:cs="Arial"/>
                <w:color w:val="000000" w:themeColor="text1"/>
                <w:szCs w:val="21"/>
              </w:rPr>
            </w:pPr>
            <w:r w:rsidRPr="00A52A69">
              <w:rPr>
                <w:rFonts w:ascii="Arial" w:hAnsi="Arial" w:cs="Arial" w:hint="eastAsia"/>
                <w:color w:val="000000" w:themeColor="text1"/>
                <w:szCs w:val="21"/>
              </w:rPr>
              <w:t>2</w:t>
            </w:r>
          </w:p>
        </w:tc>
      </w:tr>
      <w:tr w:rsidR="00114A70" w:rsidRPr="00A52A69" w14:paraId="5F6D82F7" w14:textId="77777777" w:rsidTr="00952BF5">
        <w:trPr>
          <w:trHeight w:val="448"/>
          <w:jc w:val="center"/>
        </w:trPr>
        <w:tc>
          <w:tcPr>
            <w:tcW w:w="2473" w:type="dxa"/>
            <w:vAlign w:val="center"/>
          </w:tcPr>
          <w:p w14:paraId="610D775C" w14:textId="77777777" w:rsidR="00114A70" w:rsidRPr="00A52A69" w:rsidRDefault="00114A70" w:rsidP="00952BF5">
            <w:pPr>
              <w:jc w:val="center"/>
              <w:rPr>
                <w:rFonts w:ascii="Arial" w:hAnsi="Arial" w:cs="Arial"/>
                <w:color w:val="000000" w:themeColor="text1"/>
                <w:szCs w:val="21"/>
              </w:rPr>
            </w:pPr>
            <w:r w:rsidRPr="00A52A69">
              <w:rPr>
                <w:rFonts w:ascii="Arial" w:hAnsi="Arial" w:cs="Arial"/>
                <w:color w:val="000000" w:themeColor="text1"/>
                <w:szCs w:val="24"/>
              </w:rPr>
              <w:t>36</w:t>
            </w:r>
          </w:p>
        </w:tc>
        <w:tc>
          <w:tcPr>
            <w:tcW w:w="2268" w:type="dxa"/>
            <w:vAlign w:val="center"/>
          </w:tcPr>
          <w:p w14:paraId="5CA8E4C7" w14:textId="77777777" w:rsidR="00114A70" w:rsidRPr="00A52A69" w:rsidRDefault="00114A70" w:rsidP="00952BF5">
            <w:pPr>
              <w:jc w:val="center"/>
              <w:rPr>
                <w:rFonts w:ascii="Arial" w:hAnsi="Arial" w:cs="Arial"/>
                <w:color w:val="000000" w:themeColor="text1"/>
                <w:szCs w:val="24"/>
              </w:rPr>
            </w:pPr>
            <w:r w:rsidRPr="00A52A69">
              <w:rPr>
                <w:rFonts w:ascii="Arial" w:hAnsi="Arial" w:cs="Arial"/>
                <w:color w:val="000000" w:themeColor="text1"/>
                <w:szCs w:val="24"/>
              </w:rPr>
              <w:t>分</w:t>
            </w:r>
          </w:p>
        </w:tc>
        <w:tc>
          <w:tcPr>
            <w:tcW w:w="3717" w:type="dxa"/>
            <w:vAlign w:val="center"/>
          </w:tcPr>
          <w:p w14:paraId="565D96C2" w14:textId="77777777" w:rsidR="00114A70" w:rsidRPr="00A52A69" w:rsidRDefault="00114A70" w:rsidP="00952BF5">
            <w:pPr>
              <w:jc w:val="center"/>
              <w:rPr>
                <w:rFonts w:ascii="Arial" w:hAnsi="Arial" w:cs="Arial"/>
                <w:color w:val="000000" w:themeColor="text1"/>
                <w:szCs w:val="21"/>
              </w:rPr>
            </w:pPr>
            <w:r w:rsidRPr="00A52A69">
              <w:rPr>
                <w:rFonts w:ascii="Arial" w:hAnsi="Arial" w:cs="Arial" w:hint="eastAsia"/>
                <w:color w:val="000000" w:themeColor="text1"/>
                <w:szCs w:val="21"/>
              </w:rPr>
              <w:t>5</w:t>
            </w:r>
            <w:r w:rsidRPr="00A52A69">
              <w:rPr>
                <w:rFonts w:ascii="Arial" w:hAnsi="Arial" w:cs="Arial"/>
                <w:color w:val="000000" w:themeColor="text1"/>
                <w:szCs w:val="21"/>
              </w:rPr>
              <w:t>4</w:t>
            </w:r>
          </w:p>
        </w:tc>
      </w:tr>
      <w:tr w:rsidR="00114A70" w:rsidRPr="00A52A69" w14:paraId="1DC37A3B" w14:textId="77777777" w:rsidTr="00952BF5">
        <w:trPr>
          <w:trHeight w:val="448"/>
          <w:jc w:val="center"/>
        </w:trPr>
        <w:tc>
          <w:tcPr>
            <w:tcW w:w="2473" w:type="dxa"/>
            <w:vAlign w:val="center"/>
          </w:tcPr>
          <w:p w14:paraId="07462C8E" w14:textId="77777777" w:rsidR="00114A70" w:rsidRPr="00A52A69" w:rsidRDefault="00114A70" w:rsidP="00952BF5">
            <w:pPr>
              <w:jc w:val="center"/>
              <w:rPr>
                <w:rFonts w:ascii="Arial" w:hAnsi="Arial" w:cs="Arial"/>
                <w:color w:val="000000" w:themeColor="text1"/>
                <w:szCs w:val="21"/>
              </w:rPr>
            </w:pPr>
            <w:r w:rsidRPr="00A52A69">
              <w:rPr>
                <w:rFonts w:ascii="Arial" w:hAnsi="Arial" w:cs="Arial"/>
                <w:color w:val="000000" w:themeColor="text1"/>
                <w:szCs w:val="24"/>
              </w:rPr>
              <w:lastRenderedPageBreak/>
              <w:t>0B</w:t>
            </w:r>
          </w:p>
        </w:tc>
        <w:tc>
          <w:tcPr>
            <w:tcW w:w="2268" w:type="dxa"/>
            <w:vAlign w:val="center"/>
          </w:tcPr>
          <w:p w14:paraId="2A27E980" w14:textId="77777777" w:rsidR="00114A70" w:rsidRPr="00A52A69" w:rsidRDefault="00114A70" w:rsidP="00952BF5">
            <w:pPr>
              <w:jc w:val="center"/>
              <w:rPr>
                <w:rFonts w:ascii="Arial" w:hAnsi="Arial" w:cs="Arial"/>
                <w:color w:val="000000" w:themeColor="text1"/>
                <w:szCs w:val="24"/>
              </w:rPr>
            </w:pPr>
            <w:r w:rsidRPr="00A52A69">
              <w:rPr>
                <w:rFonts w:ascii="Arial" w:hAnsi="Arial" w:cs="Arial"/>
                <w:color w:val="000000" w:themeColor="text1"/>
                <w:szCs w:val="24"/>
              </w:rPr>
              <w:t>秒</w:t>
            </w:r>
          </w:p>
        </w:tc>
        <w:tc>
          <w:tcPr>
            <w:tcW w:w="3717" w:type="dxa"/>
            <w:vAlign w:val="center"/>
          </w:tcPr>
          <w:p w14:paraId="5835A9E4" w14:textId="77777777" w:rsidR="00114A70" w:rsidRPr="00A52A69" w:rsidRDefault="00114A70" w:rsidP="00952BF5">
            <w:pPr>
              <w:jc w:val="center"/>
              <w:rPr>
                <w:rFonts w:ascii="Arial" w:hAnsi="Arial" w:cs="Arial"/>
                <w:color w:val="000000" w:themeColor="text1"/>
                <w:szCs w:val="21"/>
              </w:rPr>
            </w:pPr>
            <w:r w:rsidRPr="00A52A69">
              <w:rPr>
                <w:rFonts w:ascii="Arial" w:hAnsi="Arial" w:cs="Arial" w:hint="eastAsia"/>
                <w:color w:val="000000" w:themeColor="text1"/>
                <w:szCs w:val="21"/>
              </w:rPr>
              <w:t>1</w:t>
            </w:r>
            <w:r w:rsidRPr="00A52A69">
              <w:rPr>
                <w:rFonts w:ascii="Arial" w:hAnsi="Arial" w:cs="Arial"/>
                <w:color w:val="000000" w:themeColor="text1"/>
                <w:szCs w:val="21"/>
              </w:rPr>
              <w:t>1</w:t>
            </w:r>
          </w:p>
        </w:tc>
      </w:tr>
      <w:tr w:rsidR="00114A70" w:rsidRPr="00A52A69" w14:paraId="58210C97" w14:textId="77777777" w:rsidTr="00952BF5">
        <w:trPr>
          <w:trHeight w:val="448"/>
          <w:jc w:val="center"/>
        </w:trPr>
        <w:tc>
          <w:tcPr>
            <w:tcW w:w="2473" w:type="dxa"/>
            <w:vAlign w:val="center"/>
          </w:tcPr>
          <w:p w14:paraId="6F34DA36" w14:textId="77777777" w:rsidR="00114A70" w:rsidRPr="00A52A69" w:rsidRDefault="00114A70" w:rsidP="00952BF5">
            <w:pPr>
              <w:jc w:val="center"/>
              <w:rPr>
                <w:rFonts w:ascii="Arial" w:hAnsi="Arial" w:cs="Arial"/>
                <w:color w:val="000000" w:themeColor="text1"/>
                <w:szCs w:val="21"/>
              </w:rPr>
            </w:pPr>
            <w:r w:rsidRPr="00A52A69">
              <w:rPr>
                <w:rFonts w:ascii="Arial" w:hAnsi="Arial" w:cs="Arial"/>
                <w:color w:val="000000" w:themeColor="text1"/>
                <w:szCs w:val="24"/>
              </w:rPr>
              <w:t>10 18 11 42</w:t>
            </w:r>
          </w:p>
        </w:tc>
        <w:tc>
          <w:tcPr>
            <w:tcW w:w="2268" w:type="dxa"/>
            <w:vAlign w:val="center"/>
          </w:tcPr>
          <w:p w14:paraId="59A42CF9" w14:textId="77777777" w:rsidR="00114A70" w:rsidRPr="00A52A69" w:rsidRDefault="00114A70" w:rsidP="00952BF5">
            <w:pPr>
              <w:jc w:val="center"/>
              <w:rPr>
                <w:rFonts w:ascii="Arial" w:hAnsi="Arial" w:cs="Arial"/>
                <w:color w:val="000000" w:themeColor="text1"/>
                <w:szCs w:val="24"/>
              </w:rPr>
            </w:pPr>
            <w:r w:rsidRPr="00A52A69">
              <w:rPr>
                <w:rFonts w:ascii="Arial" w:hAnsi="Arial" w:cs="Arial"/>
                <w:color w:val="000000" w:themeColor="text1"/>
                <w:szCs w:val="24"/>
              </w:rPr>
              <w:t>纬度</w:t>
            </w:r>
          </w:p>
        </w:tc>
        <w:tc>
          <w:tcPr>
            <w:tcW w:w="3717" w:type="dxa"/>
            <w:vAlign w:val="center"/>
          </w:tcPr>
          <w:p w14:paraId="0A5E20E8" w14:textId="77777777" w:rsidR="00114A70" w:rsidRPr="00A52A69" w:rsidRDefault="00114A70" w:rsidP="00952BF5">
            <w:pPr>
              <w:jc w:val="center"/>
              <w:rPr>
                <w:rFonts w:ascii="Arial" w:hAnsi="Arial" w:cs="Arial"/>
                <w:color w:val="000000" w:themeColor="text1"/>
                <w:szCs w:val="21"/>
              </w:rPr>
            </w:pPr>
            <w:r w:rsidRPr="00A52A69">
              <w:rPr>
                <w:rFonts w:ascii="Arial" w:hAnsi="Arial" w:cs="Arial"/>
                <w:color w:val="000000" w:themeColor="text1"/>
                <w:szCs w:val="24"/>
              </w:rPr>
              <w:t>36.273499°</w:t>
            </w:r>
          </w:p>
        </w:tc>
      </w:tr>
      <w:tr w:rsidR="00114A70" w:rsidRPr="00A52A69" w14:paraId="118A681A" w14:textId="77777777" w:rsidTr="00952BF5">
        <w:trPr>
          <w:trHeight w:val="448"/>
          <w:jc w:val="center"/>
        </w:trPr>
        <w:tc>
          <w:tcPr>
            <w:tcW w:w="2473" w:type="dxa"/>
            <w:vAlign w:val="center"/>
          </w:tcPr>
          <w:p w14:paraId="06ECF26C" w14:textId="77777777" w:rsidR="00114A70" w:rsidRPr="00A52A69" w:rsidRDefault="00114A70" w:rsidP="00952BF5">
            <w:pPr>
              <w:jc w:val="center"/>
              <w:rPr>
                <w:rFonts w:ascii="Arial" w:hAnsi="Arial" w:cs="Arial"/>
                <w:color w:val="000000" w:themeColor="text1"/>
                <w:szCs w:val="21"/>
              </w:rPr>
            </w:pPr>
            <w:r w:rsidRPr="00A52A69">
              <w:rPr>
                <w:rFonts w:ascii="Arial" w:hAnsi="Arial" w:cs="Arial"/>
                <w:color w:val="000000" w:themeColor="text1"/>
                <w:szCs w:val="24"/>
              </w:rPr>
              <w:t>A2 8C F0 42</w:t>
            </w:r>
          </w:p>
        </w:tc>
        <w:tc>
          <w:tcPr>
            <w:tcW w:w="2268" w:type="dxa"/>
            <w:vAlign w:val="center"/>
          </w:tcPr>
          <w:p w14:paraId="4B1CCC7C" w14:textId="77777777" w:rsidR="00114A70" w:rsidRPr="00A52A69" w:rsidRDefault="00114A70" w:rsidP="00952BF5">
            <w:pPr>
              <w:jc w:val="center"/>
              <w:rPr>
                <w:rFonts w:ascii="Arial" w:hAnsi="Arial" w:cs="Arial"/>
                <w:color w:val="000000" w:themeColor="text1"/>
                <w:szCs w:val="24"/>
              </w:rPr>
            </w:pPr>
            <w:r w:rsidRPr="00A52A69">
              <w:rPr>
                <w:rFonts w:ascii="Arial" w:hAnsi="Arial" w:cs="Arial"/>
                <w:color w:val="000000" w:themeColor="text1"/>
                <w:szCs w:val="24"/>
              </w:rPr>
              <w:t>经度</w:t>
            </w:r>
          </w:p>
        </w:tc>
        <w:tc>
          <w:tcPr>
            <w:tcW w:w="3717" w:type="dxa"/>
            <w:vAlign w:val="center"/>
          </w:tcPr>
          <w:p w14:paraId="2ADD942E" w14:textId="77777777" w:rsidR="00114A70" w:rsidRPr="00A52A69" w:rsidRDefault="00114A70" w:rsidP="00952BF5">
            <w:pPr>
              <w:jc w:val="center"/>
              <w:rPr>
                <w:rFonts w:ascii="Arial" w:hAnsi="Arial" w:cs="Arial"/>
                <w:color w:val="000000" w:themeColor="text1"/>
                <w:szCs w:val="21"/>
              </w:rPr>
            </w:pPr>
            <w:r w:rsidRPr="00A52A69">
              <w:rPr>
                <w:rFonts w:ascii="Arial" w:hAnsi="Arial" w:cs="Arial"/>
                <w:color w:val="000000" w:themeColor="text1"/>
                <w:szCs w:val="24"/>
              </w:rPr>
              <w:t>120.274673°</w:t>
            </w:r>
          </w:p>
        </w:tc>
      </w:tr>
    </w:tbl>
    <w:p w14:paraId="05C87A8D" w14:textId="77777777" w:rsidR="00114A70" w:rsidRPr="00A52A69" w:rsidRDefault="00114A70" w:rsidP="00AC0620">
      <w:pPr>
        <w:pStyle w:val="30"/>
        <w:numPr>
          <w:ilvl w:val="2"/>
          <w:numId w:val="3"/>
        </w:numPr>
        <w:spacing w:beforeLines="50" w:before="156" w:after="0" w:line="360" w:lineRule="auto"/>
        <w:rPr>
          <w:rFonts w:ascii="Arial" w:eastAsia="黑体" w:hAnsi="Arial" w:cs="Arial"/>
          <w:color w:val="000000" w:themeColor="text1"/>
          <w:sz w:val="24"/>
          <w:szCs w:val="24"/>
        </w:rPr>
      </w:pPr>
      <w:bookmarkStart w:id="3637" w:name="_Toc131162263"/>
      <w:bookmarkStart w:id="3638" w:name="_Toc137217598"/>
      <w:r w:rsidRPr="00A52A69">
        <w:rPr>
          <w:rFonts w:ascii="Arial" w:eastAsia="黑体" w:hAnsi="Arial" w:cs="Arial" w:hint="eastAsia"/>
          <w:color w:val="000000" w:themeColor="text1"/>
          <w:sz w:val="24"/>
          <w:szCs w:val="24"/>
        </w:rPr>
        <w:t>无线</w:t>
      </w:r>
      <w:r w:rsidRPr="00A52A69">
        <w:rPr>
          <w:rFonts w:ascii="Arial" w:eastAsia="黑体" w:hAnsi="Arial" w:cs="Arial"/>
          <w:color w:val="000000" w:themeColor="text1"/>
          <w:sz w:val="24"/>
          <w:szCs w:val="24"/>
        </w:rPr>
        <w:t>通信协议内容</w:t>
      </w:r>
      <w:bookmarkEnd w:id="3637"/>
      <w:bookmarkEnd w:id="3638"/>
    </w:p>
    <w:p w14:paraId="7712232C" w14:textId="77777777" w:rsidR="00114A70" w:rsidRPr="00A52A69" w:rsidRDefault="00114A70" w:rsidP="00114A70">
      <w:pPr>
        <w:pStyle w:val="ac"/>
        <w:spacing w:line="360" w:lineRule="auto"/>
        <w:ind w:firstLine="480"/>
        <w:rPr>
          <w:rFonts w:ascii="Arial" w:hAnsi="Arial" w:cs="Arial"/>
          <w:color w:val="000000" w:themeColor="text1"/>
          <w:szCs w:val="24"/>
        </w:rPr>
      </w:pPr>
      <w:r w:rsidRPr="00A52A69">
        <w:rPr>
          <w:rFonts w:ascii="Arial" w:hAnsi="Arial" w:cs="Arial" w:hint="eastAsia"/>
          <w:color w:val="000000" w:themeColor="text1"/>
          <w:szCs w:val="24"/>
        </w:rPr>
        <w:t>北斗湿端信标机与北斗岸站模块</w:t>
      </w:r>
      <w:r w:rsidRPr="00A52A69">
        <w:rPr>
          <w:rFonts w:ascii="Arial" w:hAnsi="Arial" w:cs="Arial"/>
          <w:color w:val="000000" w:themeColor="text1"/>
          <w:szCs w:val="24"/>
        </w:rPr>
        <w:t>之间采用</w:t>
      </w:r>
      <w:r w:rsidRPr="00A52A69">
        <w:rPr>
          <w:rFonts w:ascii="Arial" w:hAnsi="Arial" w:cs="Arial" w:hint="eastAsia"/>
          <w:color w:val="000000" w:themeColor="text1"/>
          <w:szCs w:val="24"/>
        </w:rPr>
        <w:t>无线</w:t>
      </w:r>
      <w:r w:rsidRPr="00A52A69">
        <w:rPr>
          <w:rFonts w:ascii="Arial" w:hAnsi="Arial" w:cs="Arial"/>
          <w:color w:val="000000" w:themeColor="text1"/>
          <w:szCs w:val="24"/>
        </w:rPr>
        <w:t>串口进行</w:t>
      </w:r>
      <w:r w:rsidRPr="00A52A69">
        <w:rPr>
          <w:rFonts w:ascii="Arial" w:hAnsi="Arial" w:cs="Arial" w:hint="eastAsia"/>
          <w:color w:val="000000" w:themeColor="text1"/>
          <w:szCs w:val="24"/>
        </w:rPr>
        <w:t>北斗位置数据</w:t>
      </w:r>
      <w:r w:rsidRPr="00A52A69">
        <w:rPr>
          <w:rFonts w:ascii="Arial" w:hAnsi="Arial" w:cs="Arial"/>
          <w:color w:val="000000" w:themeColor="text1"/>
          <w:szCs w:val="24"/>
        </w:rPr>
        <w:t>传送</w:t>
      </w:r>
      <w:r w:rsidRPr="00A52A69">
        <w:rPr>
          <w:rFonts w:ascii="Arial" w:hAnsi="Arial" w:cs="Arial" w:hint="eastAsia"/>
          <w:color w:val="000000" w:themeColor="text1"/>
          <w:szCs w:val="24"/>
        </w:rPr>
        <w:t>。通信协议格式和内容如下：</w:t>
      </w:r>
    </w:p>
    <w:tbl>
      <w:tblPr>
        <w:tblStyle w:val="a4"/>
        <w:tblW w:w="8094" w:type="dxa"/>
        <w:tblLook w:val="04A0" w:firstRow="1" w:lastRow="0" w:firstColumn="1" w:lastColumn="0" w:noHBand="0" w:noVBand="1"/>
      </w:tblPr>
      <w:tblGrid>
        <w:gridCol w:w="1654"/>
        <w:gridCol w:w="1655"/>
        <w:gridCol w:w="1595"/>
        <w:gridCol w:w="1595"/>
        <w:gridCol w:w="1595"/>
      </w:tblGrid>
      <w:tr w:rsidR="00114A70" w:rsidRPr="00A52A69" w14:paraId="38DACFD6" w14:textId="77777777" w:rsidTr="00952BF5">
        <w:tc>
          <w:tcPr>
            <w:tcW w:w="1654" w:type="dxa"/>
            <w:shd w:val="pct15" w:color="auto" w:fill="auto"/>
          </w:tcPr>
          <w:p w14:paraId="0DDC58C8" w14:textId="77777777" w:rsidR="00114A70" w:rsidRPr="00A52A69" w:rsidRDefault="00114A70" w:rsidP="00952BF5">
            <w:pPr>
              <w:spacing w:line="360" w:lineRule="auto"/>
              <w:rPr>
                <w:rFonts w:ascii="Arial" w:hAnsi="Arial" w:cs="Arial"/>
                <w:b/>
                <w:bCs/>
                <w:color w:val="000000" w:themeColor="text1"/>
                <w:szCs w:val="24"/>
              </w:rPr>
            </w:pPr>
            <w:r w:rsidRPr="00A52A69">
              <w:rPr>
                <w:rFonts w:ascii="Arial" w:hAnsi="Arial" w:cs="Arial"/>
                <w:b/>
                <w:bCs/>
                <w:color w:val="000000" w:themeColor="text1"/>
                <w:szCs w:val="24"/>
              </w:rPr>
              <w:t>字节序号</w:t>
            </w:r>
          </w:p>
        </w:tc>
        <w:tc>
          <w:tcPr>
            <w:tcW w:w="1655" w:type="dxa"/>
            <w:shd w:val="pct15" w:color="auto" w:fill="auto"/>
          </w:tcPr>
          <w:p w14:paraId="5946A5A1" w14:textId="77777777" w:rsidR="00114A70" w:rsidRPr="00A52A69" w:rsidRDefault="00114A70" w:rsidP="00952BF5">
            <w:pPr>
              <w:spacing w:line="360" w:lineRule="auto"/>
              <w:rPr>
                <w:rFonts w:ascii="Arial" w:hAnsi="Arial" w:cs="Arial"/>
                <w:b/>
                <w:bCs/>
                <w:color w:val="000000" w:themeColor="text1"/>
                <w:szCs w:val="24"/>
              </w:rPr>
            </w:pPr>
            <w:r w:rsidRPr="00A52A69">
              <w:rPr>
                <w:rFonts w:ascii="Arial" w:hAnsi="Arial" w:cs="Arial" w:hint="eastAsia"/>
                <w:b/>
                <w:bCs/>
                <w:color w:val="000000" w:themeColor="text1"/>
                <w:szCs w:val="24"/>
              </w:rPr>
              <w:t>数据内容</w:t>
            </w:r>
          </w:p>
        </w:tc>
        <w:tc>
          <w:tcPr>
            <w:tcW w:w="1595" w:type="dxa"/>
            <w:shd w:val="pct15" w:color="auto" w:fill="auto"/>
          </w:tcPr>
          <w:p w14:paraId="064CFB71" w14:textId="77777777" w:rsidR="00114A70" w:rsidRPr="00A52A69" w:rsidRDefault="00114A70" w:rsidP="00952BF5">
            <w:pPr>
              <w:spacing w:line="360" w:lineRule="auto"/>
              <w:rPr>
                <w:rFonts w:ascii="Arial" w:hAnsi="Arial" w:cs="Arial"/>
                <w:b/>
                <w:bCs/>
                <w:color w:val="000000" w:themeColor="text1"/>
                <w:szCs w:val="24"/>
              </w:rPr>
            </w:pPr>
            <w:r w:rsidRPr="00A52A69">
              <w:rPr>
                <w:rFonts w:ascii="Arial" w:hAnsi="Arial" w:cs="Arial"/>
                <w:b/>
                <w:bCs/>
                <w:color w:val="000000" w:themeColor="text1"/>
                <w:szCs w:val="24"/>
              </w:rPr>
              <w:t>释义</w:t>
            </w:r>
          </w:p>
        </w:tc>
        <w:tc>
          <w:tcPr>
            <w:tcW w:w="1595" w:type="dxa"/>
            <w:shd w:val="pct15" w:color="auto" w:fill="auto"/>
          </w:tcPr>
          <w:p w14:paraId="5256CB62" w14:textId="77777777" w:rsidR="00114A70" w:rsidRPr="00A52A69" w:rsidRDefault="00114A70" w:rsidP="00952BF5">
            <w:pPr>
              <w:spacing w:line="360" w:lineRule="auto"/>
              <w:rPr>
                <w:rFonts w:ascii="Arial" w:hAnsi="Arial" w:cs="Arial"/>
                <w:b/>
                <w:bCs/>
                <w:color w:val="000000" w:themeColor="text1"/>
                <w:szCs w:val="24"/>
              </w:rPr>
            </w:pPr>
            <w:r w:rsidRPr="00A52A69">
              <w:rPr>
                <w:rFonts w:ascii="Arial" w:hAnsi="Arial" w:cs="Arial"/>
                <w:b/>
                <w:bCs/>
                <w:color w:val="000000" w:themeColor="text1"/>
                <w:szCs w:val="24"/>
              </w:rPr>
              <w:t>数据类型</w:t>
            </w:r>
          </w:p>
        </w:tc>
        <w:tc>
          <w:tcPr>
            <w:tcW w:w="1595" w:type="dxa"/>
            <w:shd w:val="pct15" w:color="auto" w:fill="auto"/>
          </w:tcPr>
          <w:p w14:paraId="66C54451" w14:textId="77777777" w:rsidR="00114A70" w:rsidRPr="00A52A69" w:rsidRDefault="00114A70" w:rsidP="00952BF5">
            <w:pPr>
              <w:spacing w:line="360" w:lineRule="auto"/>
              <w:rPr>
                <w:rFonts w:ascii="Arial" w:hAnsi="Arial" w:cs="Arial"/>
                <w:b/>
                <w:bCs/>
                <w:color w:val="000000" w:themeColor="text1"/>
                <w:szCs w:val="24"/>
              </w:rPr>
            </w:pPr>
            <w:r w:rsidRPr="00A52A69">
              <w:rPr>
                <w:rFonts w:ascii="Arial" w:hAnsi="Arial" w:cs="Arial"/>
                <w:b/>
                <w:bCs/>
                <w:color w:val="000000" w:themeColor="text1"/>
                <w:szCs w:val="24"/>
              </w:rPr>
              <w:t>备注</w:t>
            </w:r>
          </w:p>
        </w:tc>
      </w:tr>
      <w:tr w:rsidR="00114A70" w:rsidRPr="00A52A69" w14:paraId="5A9BD6E7" w14:textId="77777777" w:rsidTr="00952BF5">
        <w:tc>
          <w:tcPr>
            <w:tcW w:w="1654" w:type="dxa"/>
          </w:tcPr>
          <w:p w14:paraId="3D641A9C"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0</w:t>
            </w:r>
          </w:p>
        </w:tc>
        <w:tc>
          <w:tcPr>
            <w:tcW w:w="1655" w:type="dxa"/>
          </w:tcPr>
          <w:p w14:paraId="445DB2A8"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0xaa</w:t>
            </w:r>
          </w:p>
        </w:tc>
        <w:tc>
          <w:tcPr>
            <w:tcW w:w="1595" w:type="dxa"/>
          </w:tcPr>
          <w:p w14:paraId="599BA4A8" w14:textId="77777777" w:rsidR="00114A70" w:rsidRPr="00A52A69" w:rsidRDefault="00114A70" w:rsidP="00952BF5">
            <w:pPr>
              <w:spacing w:line="360" w:lineRule="auto"/>
              <w:rPr>
                <w:rFonts w:ascii="Arial" w:hAnsi="Arial" w:cs="Arial"/>
                <w:color w:val="000000" w:themeColor="text1"/>
                <w:szCs w:val="24"/>
              </w:rPr>
            </w:pPr>
          </w:p>
        </w:tc>
        <w:tc>
          <w:tcPr>
            <w:tcW w:w="1595" w:type="dxa"/>
          </w:tcPr>
          <w:p w14:paraId="4308A1C4" w14:textId="77777777" w:rsidR="00114A70" w:rsidRPr="00A52A69" w:rsidRDefault="00114A70" w:rsidP="00952BF5">
            <w:pPr>
              <w:spacing w:line="360" w:lineRule="auto"/>
              <w:rPr>
                <w:rFonts w:ascii="Arial" w:hAnsi="Arial" w:cs="Arial"/>
                <w:color w:val="000000" w:themeColor="text1"/>
                <w:szCs w:val="24"/>
              </w:rPr>
            </w:pPr>
          </w:p>
        </w:tc>
        <w:tc>
          <w:tcPr>
            <w:tcW w:w="1595" w:type="dxa"/>
          </w:tcPr>
          <w:p w14:paraId="3D32A2C9" w14:textId="77777777" w:rsidR="00114A70" w:rsidRPr="00A52A69" w:rsidRDefault="00114A70" w:rsidP="00952BF5">
            <w:pPr>
              <w:spacing w:line="360" w:lineRule="auto"/>
              <w:rPr>
                <w:rFonts w:ascii="Arial" w:hAnsi="Arial" w:cs="Arial"/>
                <w:color w:val="000000" w:themeColor="text1"/>
                <w:szCs w:val="24"/>
              </w:rPr>
            </w:pPr>
          </w:p>
        </w:tc>
      </w:tr>
      <w:tr w:rsidR="00114A70" w:rsidRPr="00A52A69" w14:paraId="7309E811" w14:textId="77777777" w:rsidTr="00952BF5">
        <w:tc>
          <w:tcPr>
            <w:tcW w:w="1654" w:type="dxa"/>
          </w:tcPr>
          <w:p w14:paraId="27904C9D"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1</w:t>
            </w:r>
          </w:p>
        </w:tc>
        <w:tc>
          <w:tcPr>
            <w:tcW w:w="1655" w:type="dxa"/>
          </w:tcPr>
          <w:p w14:paraId="65D7DDB4"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0xaa</w:t>
            </w:r>
          </w:p>
        </w:tc>
        <w:tc>
          <w:tcPr>
            <w:tcW w:w="1595" w:type="dxa"/>
          </w:tcPr>
          <w:p w14:paraId="256124D9" w14:textId="77777777" w:rsidR="00114A70" w:rsidRPr="00A52A69" w:rsidRDefault="00114A70" w:rsidP="00952BF5">
            <w:pPr>
              <w:spacing w:line="360" w:lineRule="auto"/>
              <w:rPr>
                <w:rFonts w:ascii="Arial" w:hAnsi="Arial" w:cs="Arial"/>
                <w:color w:val="000000" w:themeColor="text1"/>
                <w:szCs w:val="24"/>
              </w:rPr>
            </w:pPr>
          </w:p>
        </w:tc>
        <w:tc>
          <w:tcPr>
            <w:tcW w:w="1595" w:type="dxa"/>
          </w:tcPr>
          <w:p w14:paraId="1ACF663C" w14:textId="77777777" w:rsidR="00114A70" w:rsidRPr="00A52A69" w:rsidRDefault="00114A70" w:rsidP="00952BF5">
            <w:pPr>
              <w:spacing w:line="360" w:lineRule="auto"/>
              <w:rPr>
                <w:rFonts w:ascii="Arial" w:hAnsi="Arial" w:cs="Arial"/>
                <w:color w:val="000000" w:themeColor="text1"/>
                <w:szCs w:val="24"/>
              </w:rPr>
            </w:pPr>
          </w:p>
        </w:tc>
        <w:tc>
          <w:tcPr>
            <w:tcW w:w="1595" w:type="dxa"/>
          </w:tcPr>
          <w:p w14:paraId="2191D7A0" w14:textId="77777777" w:rsidR="00114A70" w:rsidRPr="00A52A69" w:rsidRDefault="00114A70" w:rsidP="00952BF5">
            <w:pPr>
              <w:spacing w:line="360" w:lineRule="auto"/>
              <w:rPr>
                <w:rFonts w:ascii="Arial" w:hAnsi="Arial" w:cs="Arial"/>
                <w:color w:val="000000" w:themeColor="text1"/>
                <w:szCs w:val="24"/>
              </w:rPr>
            </w:pPr>
          </w:p>
        </w:tc>
      </w:tr>
      <w:tr w:rsidR="00114A70" w:rsidRPr="00A52A69" w14:paraId="22A082AE" w14:textId="77777777" w:rsidTr="00952BF5">
        <w:tc>
          <w:tcPr>
            <w:tcW w:w="1654" w:type="dxa"/>
          </w:tcPr>
          <w:p w14:paraId="5E18D74C"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2</w:t>
            </w:r>
          </w:p>
        </w:tc>
        <w:tc>
          <w:tcPr>
            <w:tcW w:w="1655" w:type="dxa"/>
          </w:tcPr>
          <w:p w14:paraId="7A087A03"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Float_id</w:t>
            </w:r>
          </w:p>
        </w:tc>
        <w:tc>
          <w:tcPr>
            <w:tcW w:w="1595" w:type="dxa"/>
          </w:tcPr>
          <w:p w14:paraId="323DCB83"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设备编号</w:t>
            </w:r>
          </w:p>
        </w:tc>
        <w:tc>
          <w:tcPr>
            <w:tcW w:w="1595" w:type="dxa"/>
          </w:tcPr>
          <w:p w14:paraId="07B53556"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Uint8_t</w:t>
            </w:r>
          </w:p>
        </w:tc>
        <w:tc>
          <w:tcPr>
            <w:tcW w:w="1595" w:type="dxa"/>
          </w:tcPr>
          <w:p w14:paraId="4DCBE86D" w14:textId="77777777" w:rsidR="00114A70" w:rsidRPr="00A52A69" w:rsidRDefault="00114A70" w:rsidP="00952BF5">
            <w:pPr>
              <w:spacing w:line="360" w:lineRule="auto"/>
              <w:rPr>
                <w:rFonts w:ascii="Arial" w:hAnsi="Arial" w:cs="Arial"/>
                <w:color w:val="000000" w:themeColor="text1"/>
                <w:szCs w:val="24"/>
              </w:rPr>
            </w:pPr>
          </w:p>
        </w:tc>
      </w:tr>
      <w:tr w:rsidR="00114A70" w:rsidRPr="00A52A69" w14:paraId="18535167" w14:textId="77777777" w:rsidTr="00952BF5">
        <w:tc>
          <w:tcPr>
            <w:tcW w:w="1654" w:type="dxa"/>
          </w:tcPr>
          <w:p w14:paraId="02C201F7"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3-4</w:t>
            </w:r>
          </w:p>
        </w:tc>
        <w:tc>
          <w:tcPr>
            <w:tcW w:w="1655" w:type="dxa"/>
            <w:vMerge w:val="restart"/>
          </w:tcPr>
          <w:p w14:paraId="67D20F69"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UTC</w:t>
            </w:r>
            <w:r w:rsidRPr="00A52A69">
              <w:rPr>
                <w:rFonts w:ascii="Arial" w:hAnsi="Arial" w:cs="Arial"/>
                <w:color w:val="000000" w:themeColor="text1"/>
                <w:szCs w:val="24"/>
              </w:rPr>
              <w:t>时间</w:t>
            </w:r>
          </w:p>
        </w:tc>
        <w:tc>
          <w:tcPr>
            <w:tcW w:w="1595" w:type="dxa"/>
          </w:tcPr>
          <w:p w14:paraId="00A60F36"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年</w:t>
            </w:r>
          </w:p>
        </w:tc>
        <w:tc>
          <w:tcPr>
            <w:tcW w:w="1595" w:type="dxa"/>
          </w:tcPr>
          <w:p w14:paraId="7DA2297C"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Uint16_t(</w:t>
            </w:r>
            <w:r w:rsidRPr="00A52A69">
              <w:rPr>
                <w:rFonts w:ascii="Arial" w:hAnsi="Arial" w:cs="Arial"/>
                <w:color w:val="000000" w:themeColor="text1"/>
                <w:szCs w:val="24"/>
              </w:rPr>
              <w:t>小端存储</w:t>
            </w:r>
            <w:r w:rsidRPr="00A52A69">
              <w:rPr>
                <w:rFonts w:ascii="Arial" w:hAnsi="Arial" w:cs="Arial"/>
                <w:color w:val="000000" w:themeColor="text1"/>
                <w:szCs w:val="24"/>
              </w:rPr>
              <w:t>)</w:t>
            </w:r>
          </w:p>
        </w:tc>
        <w:tc>
          <w:tcPr>
            <w:tcW w:w="1595" w:type="dxa"/>
          </w:tcPr>
          <w:p w14:paraId="511E73F5" w14:textId="77777777" w:rsidR="00114A70" w:rsidRPr="00A52A69" w:rsidRDefault="00114A70" w:rsidP="00952BF5">
            <w:pPr>
              <w:spacing w:line="360" w:lineRule="auto"/>
              <w:rPr>
                <w:rFonts w:ascii="Arial" w:hAnsi="Arial" w:cs="Arial"/>
                <w:color w:val="000000" w:themeColor="text1"/>
                <w:szCs w:val="24"/>
              </w:rPr>
            </w:pPr>
          </w:p>
        </w:tc>
      </w:tr>
      <w:tr w:rsidR="00114A70" w:rsidRPr="00A52A69" w14:paraId="2D958F0F" w14:textId="77777777" w:rsidTr="00952BF5">
        <w:tc>
          <w:tcPr>
            <w:tcW w:w="1654" w:type="dxa"/>
          </w:tcPr>
          <w:p w14:paraId="4F669643"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5</w:t>
            </w:r>
          </w:p>
        </w:tc>
        <w:tc>
          <w:tcPr>
            <w:tcW w:w="1655" w:type="dxa"/>
            <w:vMerge/>
          </w:tcPr>
          <w:p w14:paraId="2D9F6ADF" w14:textId="77777777" w:rsidR="00114A70" w:rsidRPr="00A52A69" w:rsidRDefault="00114A70" w:rsidP="00952BF5">
            <w:pPr>
              <w:spacing w:line="360" w:lineRule="auto"/>
              <w:rPr>
                <w:rFonts w:ascii="Arial" w:hAnsi="Arial" w:cs="Arial"/>
                <w:color w:val="000000" w:themeColor="text1"/>
                <w:szCs w:val="24"/>
              </w:rPr>
            </w:pPr>
          </w:p>
        </w:tc>
        <w:tc>
          <w:tcPr>
            <w:tcW w:w="1595" w:type="dxa"/>
          </w:tcPr>
          <w:p w14:paraId="57D3C161"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月</w:t>
            </w:r>
          </w:p>
        </w:tc>
        <w:tc>
          <w:tcPr>
            <w:tcW w:w="1595" w:type="dxa"/>
          </w:tcPr>
          <w:p w14:paraId="71AE944E"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Uint8_t</w:t>
            </w:r>
          </w:p>
        </w:tc>
        <w:tc>
          <w:tcPr>
            <w:tcW w:w="1595" w:type="dxa"/>
          </w:tcPr>
          <w:p w14:paraId="517C6E05" w14:textId="77777777" w:rsidR="00114A70" w:rsidRPr="00A52A69" w:rsidRDefault="00114A70" w:rsidP="00952BF5">
            <w:pPr>
              <w:spacing w:line="360" w:lineRule="auto"/>
              <w:rPr>
                <w:rFonts w:ascii="Arial" w:hAnsi="Arial" w:cs="Arial"/>
                <w:color w:val="000000" w:themeColor="text1"/>
                <w:szCs w:val="24"/>
              </w:rPr>
            </w:pPr>
          </w:p>
        </w:tc>
      </w:tr>
      <w:tr w:rsidR="00114A70" w:rsidRPr="00A52A69" w14:paraId="4DC88E6A" w14:textId="77777777" w:rsidTr="00952BF5">
        <w:tc>
          <w:tcPr>
            <w:tcW w:w="1654" w:type="dxa"/>
          </w:tcPr>
          <w:p w14:paraId="5D9DF2BC"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6</w:t>
            </w:r>
          </w:p>
        </w:tc>
        <w:tc>
          <w:tcPr>
            <w:tcW w:w="1655" w:type="dxa"/>
            <w:vMerge/>
          </w:tcPr>
          <w:p w14:paraId="0F7610A8" w14:textId="77777777" w:rsidR="00114A70" w:rsidRPr="00A52A69" w:rsidRDefault="00114A70" w:rsidP="00952BF5">
            <w:pPr>
              <w:spacing w:line="360" w:lineRule="auto"/>
              <w:rPr>
                <w:rFonts w:ascii="Arial" w:hAnsi="Arial" w:cs="Arial"/>
                <w:color w:val="000000" w:themeColor="text1"/>
                <w:szCs w:val="24"/>
              </w:rPr>
            </w:pPr>
          </w:p>
        </w:tc>
        <w:tc>
          <w:tcPr>
            <w:tcW w:w="1595" w:type="dxa"/>
          </w:tcPr>
          <w:p w14:paraId="3F69C842"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日</w:t>
            </w:r>
          </w:p>
        </w:tc>
        <w:tc>
          <w:tcPr>
            <w:tcW w:w="1595" w:type="dxa"/>
          </w:tcPr>
          <w:p w14:paraId="583473E7"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Uint8_t</w:t>
            </w:r>
          </w:p>
        </w:tc>
        <w:tc>
          <w:tcPr>
            <w:tcW w:w="1595" w:type="dxa"/>
          </w:tcPr>
          <w:p w14:paraId="6F4F3C48" w14:textId="77777777" w:rsidR="00114A70" w:rsidRPr="00A52A69" w:rsidRDefault="00114A70" w:rsidP="00952BF5">
            <w:pPr>
              <w:spacing w:line="360" w:lineRule="auto"/>
              <w:rPr>
                <w:rFonts w:ascii="Arial" w:hAnsi="Arial" w:cs="Arial"/>
                <w:color w:val="000000" w:themeColor="text1"/>
                <w:szCs w:val="24"/>
              </w:rPr>
            </w:pPr>
          </w:p>
        </w:tc>
      </w:tr>
      <w:tr w:rsidR="00114A70" w:rsidRPr="00A52A69" w14:paraId="7E2F29C3" w14:textId="77777777" w:rsidTr="00952BF5">
        <w:tc>
          <w:tcPr>
            <w:tcW w:w="1654" w:type="dxa"/>
          </w:tcPr>
          <w:p w14:paraId="220C66E1"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7</w:t>
            </w:r>
          </w:p>
        </w:tc>
        <w:tc>
          <w:tcPr>
            <w:tcW w:w="1655" w:type="dxa"/>
            <w:vMerge/>
          </w:tcPr>
          <w:p w14:paraId="50D38E91" w14:textId="77777777" w:rsidR="00114A70" w:rsidRPr="00A52A69" w:rsidRDefault="00114A70" w:rsidP="00952BF5">
            <w:pPr>
              <w:spacing w:line="360" w:lineRule="auto"/>
              <w:rPr>
                <w:rFonts w:ascii="Arial" w:hAnsi="Arial" w:cs="Arial"/>
                <w:color w:val="000000" w:themeColor="text1"/>
                <w:szCs w:val="24"/>
              </w:rPr>
            </w:pPr>
          </w:p>
        </w:tc>
        <w:tc>
          <w:tcPr>
            <w:tcW w:w="1595" w:type="dxa"/>
          </w:tcPr>
          <w:p w14:paraId="5F113FCB"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时</w:t>
            </w:r>
          </w:p>
        </w:tc>
        <w:tc>
          <w:tcPr>
            <w:tcW w:w="1595" w:type="dxa"/>
          </w:tcPr>
          <w:p w14:paraId="33C936E6"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Uint8_t</w:t>
            </w:r>
          </w:p>
        </w:tc>
        <w:tc>
          <w:tcPr>
            <w:tcW w:w="1595" w:type="dxa"/>
          </w:tcPr>
          <w:p w14:paraId="494BDB76" w14:textId="77777777" w:rsidR="00114A70" w:rsidRPr="00A52A69" w:rsidRDefault="00114A70" w:rsidP="00952BF5">
            <w:pPr>
              <w:spacing w:line="360" w:lineRule="auto"/>
              <w:rPr>
                <w:rFonts w:ascii="Arial" w:hAnsi="Arial" w:cs="Arial"/>
                <w:color w:val="000000" w:themeColor="text1"/>
                <w:szCs w:val="24"/>
              </w:rPr>
            </w:pPr>
          </w:p>
        </w:tc>
      </w:tr>
      <w:tr w:rsidR="00114A70" w:rsidRPr="00A52A69" w14:paraId="372E75B8" w14:textId="77777777" w:rsidTr="00952BF5">
        <w:tc>
          <w:tcPr>
            <w:tcW w:w="1654" w:type="dxa"/>
          </w:tcPr>
          <w:p w14:paraId="72620D41"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8</w:t>
            </w:r>
          </w:p>
        </w:tc>
        <w:tc>
          <w:tcPr>
            <w:tcW w:w="1655" w:type="dxa"/>
            <w:vMerge/>
          </w:tcPr>
          <w:p w14:paraId="36A37AB6" w14:textId="77777777" w:rsidR="00114A70" w:rsidRPr="00A52A69" w:rsidRDefault="00114A70" w:rsidP="00952BF5">
            <w:pPr>
              <w:spacing w:line="360" w:lineRule="auto"/>
              <w:rPr>
                <w:rFonts w:ascii="Arial" w:hAnsi="Arial" w:cs="Arial"/>
                <w:color w:val="000000" w:themeColor="text1"/>
                <w:szCs w:val="24"/>
              </w:rPr>
            </w:pPr>
          </w:p>
        </w:tc>
        <w:tc>
          <w:tcPr>
            <w:tcW w:w="1595" w:type="dxa"/>
          </w:tcPr>
          <w:p w14:paraId="38A77AF3"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分</w:t>
            </w:r>
          </w:p>
        </w:tc>
        <w:tc>
          <w:tcPr>
            <w:tcW w:w="1595" w:type="dxa"/>
          </w:tcPr>
          <w:p w14:paraId="0C248629"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Uint8_t</w:t>
            </w:r>
          </w:p>
        </w:tc>
        <w:tc>
          <w:tcPr>
            <w:tcW w:w="1595" w:type="dxa"/>
          </w:tcPr>
          <w:p w14:paraId="703B8A1D" w14:textId="77777777" w:rsidR="00114A70" w:rsidRPr="00A52A69" w:rsidRDefault="00114A70" w:rsidP="00952BF5">
            <w:pPr>
              <w:spacing w:line="360" w:lineRule="auto"/>
              <w:rPr>
                <w:rFonts w:ascii="Arial" w:hAnsi="Arial" w:cs="Arial"/>
                <w:color w:val="000000" w:themeColor="text1"/>
                <w:szCs w:val="24"/>
              </w:rPr>
            </w:pPr>
          </w:p>
        </w:tc>
      </w:tr>
      <w:tr w:rsidR="00114A70" w:rsidRPr="00A52A69" w14:paraId="7CD94A5A" w14:textId="77777777" w:rsidTr="00952BF5">
        <w:tc>
          <w:tcPr>
            <w:tcW w:w="1654" w:type="dxa"/>
          </w:tcPr>
          <w:p w14:paraId="0C66DF00"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9</w:t>
            </w:r>
          </w:p>
        </w:tc>
        <w:tc>
          <w:tcPr>
            <w:tcW w:w="1655" w:type="dxa"/>
            <w:vMerge/>
          </w:tcPr>
          <w:p w14:paraId="6185BD98" w14:textId="77777777" w:rsidR="00114A70" w:rsidRPr="00A52A69" w:rsidRDefault="00114A70" w:rsidP="00952BF5">
            <w:pPr>
              <w:spacing w:line="360" w:lineRule="auto"/>
              <w:rPr>
                <w:rFonts w:ascii="Arial" w:hAnsi="Arial" w:cs="Arial"/>
                <w:color w:val="000000" w:themeColor="text1"/>
                <w:szCs w:val="24"/>
              </w:rPr>
            </w:pPr>
          </w:p>
        </w:tc>
        <w:tc>
          <w:tcPr>
            <w:tcW w:w="1595" w:type="dxa"/>
          </w:tcPr>
          <w:p w14:paraId="62C74BB4"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秒</w:t>
            </w:r>
          </w:p>
        </w:tc>
        <w:tc>
          <w:tcPr>
            <w:tcW w:w="1595" w:type="dxa"/>
          </w:tcPr>
          <w:p w14:paraId="12B03047"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Uint8_t</w:t>
            </w:r>
          </w:p>
        </w:tc>
        <w:tc>
          <w:tcPr>
            <w:tcW w:w="1595" w:type="dxa"/>
          </w:tcPr>
          <w:p w14:paraId="0C38DF40" w14:textId="77777777" w:rsidR="00114A70" w:rsidRPr="00A52A69" w:rsidRDefault="00114A70" w:rsidP="00952BF5">
            <w:pPr>
              <w:spacing w:line="360" w:lineRule="auto"/>
              <w:rPr>
                <w:rFonts w:ascii="Arial" w:hAnsi="Arial" w:cs="Arial"/>
                <w:color w:val="000000" w:themeColor="text1"/>
                <w:szCs w:val="24"/>
              </w:rPr>
            </w:pPr>
          </w:p>
        </w:tc>
      </w:tr>
      <w:tr w:rsidR="00114A70" w:rsidRPr="00A52A69" w14:paraId="69CFCFD3" w14:textId="77777777" w:rsidTr="00952BF5">
        <w:tc>
          <w:tcPr>
            <w:tcW w:w="1654" w:type="dxa"/>
          </w:tcPr>
          <w:p w14:paraId="37065010"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10-13</w:t>
            </w:r>
          </w:p>
        </w:tc>
        <w:tc>
          <w:tcPr>
            <w:tcW w:w="1655" w:type="dxa"/>
          </w:tcPr>
          <w:p w14:paraId="083A48E9" w14:textId="77777777" w:rsidR="00114A70" w:rsidRPr="00A52A69" w:rsidRDefault="00114A70" w:rsidP="00952BF5">
            <w:pPr>
              <w:spacing w:line="360" w:lineRule="auto"/>
              <w:rPr>
                <w:rFonts w:ascii="Arial" w:hAnsi="Arial" w:cs="Arial"/>
                <w:color w:val="000000" w:themeColor="text1"/>
                <w:szCs w:val="24"/>
              </w:rPr>
            </w:pPr>
          </w:p>
        </w:tc>
        <w:tc>
          <w:tcPr>
            <w:tcW w:w="1595" w:type="dxa"/>
          </w:tcPr>
          <w:p w14:paraId="3F0BD6FB"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纬度</w:t>
            </w:r>
          </w:p>
        </w:tc>
        <w:tc>
          <w:tcPr>
            <w:tcW w:w="1595" w:type="dxa"/>
          </w:tcPr>
          <w:p w14:paraId="444327D6"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float(</w:t>
            </w:r>
            <w:r w:rsidRPr="00A52A69">
              <w:rPr>
                <w:rFonts w:ascii="Arial" w:hAnsi="Arial" w:cs="Arial"/>
                <w:color w:val="000000" w:themeColor="text1"/>
                <w:szCs w:val="24"/>
              </w:rPr>
              <w:t>小端存储</w:t>
            </w:r>
            <w:r w:rsidRPr="00A52A69">
              <w:rPr>
                <w:rFonts w:ascii="Arial" w:hAnsi="Arial" w:cs="Arial"/>
                <w:color w:val="000000" w:themeColor="text1"/>
                <w:szCs w:val="24"/>
              </w:rPr>
              <w:t>)</w:t>
            </w:r>
          </w:p>
        </w:tc>
        <w:tc>
          <w:tcPr>
            <w:tcW w:w="1595" w:type="dxa"/>
          </w:tcPr>
          <w:p w14:paraId="5F5C0F9C"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&lt;0  :</w:t>
            </w:r>
            <w:r w:rsidRPr="00A52A69">
              <w:rPr>
                <w:rFonts w:ascii="Arial" w:hAnsi="Arial" w:cs="Arial"/>
                <w:color w:val="000000" w:themeColor="text1"/>
                <w:szCs w:val="24"/>
              </w:rPr>
              <w:t>南纬</w:t>
            </w:r>
            <w:r w:rsidRPr="00A52A69">
              <w:rPr>
                <w:rFonts w:ascii="Arial" w:hAnsi="Arial" w:cs="Arial"/>
                <w:color w:val="000000" w:themeColor="text1"/>
                <w:szCs w:val="24"/>
              </w:rPr>
              <w:t xml:space="preserve"> S</w:t>
            </w:r>
            <w:r w:rsidRPr="00A52A69">
              <w:rPr>
                <w:rFonts w:ascii="Arial" w:hAnsi="Arial" w:cs="Arial"/>
                <w:color w:val="000000" w:themeColor="text1"/>
                <w:szCs w:val="24"/>
              </w:rPr>
              <w:br/>
              <w:t>&gt;0  :</w:t>
            </w:r>
            <w:r w:rsidRPr="00A52A69">
              <w:rPr>
                <w:rFonts w:ascii="Arial" w:hAnsi="Arial" w:cs="Arial"/>
                <w:color w:val="000000" w:themeColor="text1"/>
                <w:szCs w:val="24"/>
              </w:rPr>
              <w:t>北纬</w:t>
            </w:r>
            <w:r w:rsidRPr="00A52A69">
              <w:rPr>
                <w:rFonts w:ascii="Arial" w:hAnsi="Arial" w:cs="Arial"/>
                <w:color w:val="000000" w:themeColor="text1"/>
                <w:szCs w:val="24"/>
              </w:rPr>
              <w:t xml:space="preserve"> N</w:t>
            </w:r>
          </w:p>
        </w:tc>
      </w:tr>
      <w:tr w:rsidR="00114A70" w:rsidRPr="00A52A69" w14:paraId="251034EF" w14:textId="77777777" w:rsidTr="00952BF5">
        <w:tc>
          <w:tcPr>
            <w:tcW w:w="1654" w:type="dxa"/>
          </w:tcPr>
          <w:p w14:paraId="6464D107"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14-17</w:t>
            </w:r>
          </w:p>
        </w:tc>
        <w:tc>
          <w:tcPr>
            <w:tcW w:w="1655" w:type="dxa"/>
          </w:tcPr>
          <w:p w14:paraId="0AB3F1A8" w14:textId="77777777" w:rsidR="00114A70" w:rsidRPr="00A52A69" w:rsidRDefault="00114A70" w:rsidP="00952BF5">
            <w:pPr>
              <w:spacing w:line="360" w:lineRule="auto"/>
              <w:rPr>
                <w:rFonts w:ascii="Arial" w:hAnsi="Arial" w:cs="Arial"/>
                <w:color w:val="000000" w:themeColor="text1"/>
                <w:szCs w:val="24"/>
              </w:rPr>
            </w:pPr>
          </w:p>
        </w:tc>
        <w:tc>
          <w:tcPr>
            <w:tcW w:w="1595" w:type="dxa"/>
          </w:tcPr>
          <w:p w14:paraId="344A7407"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经度</w:t>
            </w:r>
          </w:p>
        </w:tc>
        <w:tc>
          <w:tcPr>
            <w:tcW w:w="1595" w:type="dxa"/>
          </w:tcPr>
          <w:p w14:paraId="2751FAA6"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float(</w:t>
            </w:r>
            <w:r w:rsidRPr="00A52A69">
              <w:rPr>
                <w:rFonts w:ascii="Arial" w:hAnsi="Arial" w:cs="Arial"/>
                <w:color w:val="000000" w:themeColor="text1"/>
                <w:szCs w:val="24"/>
              </w:rPr>
              <w:t>小端存储</w:t>
            </w:r>
            <w:r w:rsidRPr="00A52A69">
              <w:rPr>
                <w:rFonts w:ascii="Arial" w:hAnsi="Arial" w:cs="Arial"/>
                <w:color w:val="000000" w:themeColor="text1"/>
                <w:szCs w:val="24"/>
              </w:rPr>
              <w:t>)</w:t>
            </w:r>
          </w:p>
        </w:tc>
        <w:tc>
          <w:tcPr>
            <w:tcW w:w="1595" w:type="dxa"/>
          </w:tcPr>
          <w:p w14:paraId="0F097E6F"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 xml:space="preserve">&lt;0 : </w:t>
            </w:r>
            <w:r w:rsidRPr="00A52A69">
              <w:rPr>
                <w:rFonts w:ascii="Arial" w:hAnsi="Arial" w:cs="Arial"/>
                <w:color w:val="000000" w:themeColor="text1"/>
                <w:szCs w:val="24"/>
              </w:rPr>
              <w:t>西经</w:t>
            </w:r>
            <w:r w:rsidRPr="00A52A69">
              <w:rPr>
                <w:rFonts w:ascii="Arial" w:hAnsi="Arial" w:cs="Arial"/>
                <w:color w:val="000000" w:themeColor="text1"/>
                <w:szCs w:val="24"/>
              </w:rPr>
              <w:t xml:space="preserve"> W</w:t>
            </w:r>
          </w:p>
          <w:p w14:paraId="7A4430C7"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 xml:space="preserve">&gt;0:  </w:t>
            </w:r>
            <w:r w:rsidRPr="00A52A69">
              <w:rPr>
                <w:rFonts w:ascii="Arial" w:hAnsi="Arial" w:cs="Arial"/>
                <w:color w:val="000000" w:themeColor="text1"/>
                <w:szCs w:val="24"/>
              </w:rPr>
              <w:t>东经</w:t>
            </w:r>
            <w:r w:rsidRPr="00A52A69">
              <w:rPr>
                <w:rFonts w:ascii="Arial" w:hAnsi="Arial" w:cs="Arial"/>
                <w:color w:val="000000" w:themeColor="text1"/>
                <w:szCs w:val="24"/>
              </w:rPr>
              <w:t xml:space="preserve"> E</w:t>
            </w:r>
          </w:p>
        </w:tc>
      </w:tr>
      <w:tr w:rsidR="00114A70" w:rsidRPr="00A52A69" w14:paraId="522500E9" w14:textId="77777777" w:rsidTr="00952BF5">
        <w:tc>
          <w:tcPr>
            <w:tcW w:w="1654" w:type="dxa"/>
          </w:tcPr>
          <w:p w14:paraId="79CB8B5D"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18</w:t>
            </w:r>
          </w:p>
        </w:tc>
        <w:tc>
          <w:tcPr>
            <w:tcW w:w="1655" w:type="dxa"/>
          </w:tcPr>
          <w:p w14:paraId="10AE6720" w14:textId="77777777" w:rsidR="00114A70" w:rsidRPr="00A52A69" w:rsidRDefault="00114A70" w:rsidP="00952BF5">
            <w:pPr>
              <w:spacing w:line="360" w:lineRule="auto"/>
              <w:rPr>
                <w:rFonts w:ascii="Arial" w:hAnsi="Arial" w:cs="Arial"/>
                <w:color w:val="000000" w:themeColor="text1"/>
                <w:szCs w:val="24"/>
              </w:rPr>
            </w:pPr>
            <w:r w:rsidRPr="00A52A69">
              <w:rPr>
                <w:rFonts w:ascii="Arial" w:hAnsi="Arial" w:cs="Arial"/>
                <w:color w:val="000000" w:themeColor="text1"/>
                <w:szCs w:val="24"/>
              </w:rPr>
              <w:t>异或校验和</w:t>
            </w:r>
          </w:p>
        </w:tc>
        <w:tc>
          <w:tcPr>
            <w:tcW w:w="1595" w:type="dxa"/>
          </w:tcPr>
          <w:p w14:paraId="0DB6DF51" w14:textId="77777777" w:rsidR="00114A70" w:rsidRPr="00A52A69" w:rsidRDefault="00114A70" w:rsidP="00952BF5">
            <w:pPr>
              <w:spacing w:line="360" w:lineRule="auto"/>
              <w:rPr>
                <w:rFonts w:ascii="Arial" w:hAnsi="Arial" w:cs="Arial"/>
                <w:color w:val="000000" w:themeColor="text1"/>
                <w:szCs w:val="24"/>
              </w:rPr>
            </w:pPr>
          </w:p>
        </w:tc>
        <w:tc>
          <w:tcPr>
            <w:tcW w:w="1595" w:type="dxa"/>
          </w:tcPr>
          <w:p w14:paraId="3BA1CBBE" w14:textId="77777777" w:rsidR="00114A70" w:rsidRPr="00A52A69" w:rsidRDefault="00114A70" w:rsidP="00952BF5">
            <w:pPr>
              <w:spacing w:line="360" w:lineRule="auto"/>
              <w:rPr>
                <w:rFonts w:ascii="Arial" w:hAnsi="Arial" w:cs="Arial"/>
                <w:color w:val="000000" w:themeColor="text1"/>
                <w:szCs w:val="24"/>
              </w:rPr>
            </w:pPr>
          </w:p>
        </w:tc>
        <w:tc>
          <w:tcPr>
            <w:tcW w:w="1595" w:type="dxa"/>
          </w:tcPr>
          <w:p w14:paraId="4911FD08" w14:textId="77777777" w:rsidR="00114A70" w:rsidRPr="00A52A69" w:rsidRDefault="00114A70" w:rsidP="00952BF5">
            <w:pPr>
              <w:spacing w:line="360" w:lineRule="auto"/>
              <w:rPr>
                <w:rFonts w:ascii="Arial" w:hAnsi="Arial" w:cs="Arial"/>
                <w:color w:val="000000" w:themeColor="text1"/>
                <w:szCs w:val="24"/>
              </w:rPr>
            </w:pPr>
          </w:p>
        </w:tc>
      </w:tr>
    </w:tbl>
    <w:p w14:paraId="6DE00290" w14:textId="77777777" w:rsidR="00114A70" w:rsidRPr="00433952" w:rsidRDefault="00114A70" w:rsidP="00433952">
      <w:pPr>
        <w:pStyle w:val="20"/>
        <w:numPr>
          <w:ilvl w:val="1"/>
          <w:numId w:val="3"/>
        </w:numPr>
        <w:spacing w:before="120" w:after="0" w:line="360" w:lineRule="auto"/>
        <w:rPr>
          <w:rFonts w:ascii="Arial" w:eastAsia="黑体" w:hAnsi="Arial" w:cs="Arial"/>
          <w:color w:val="000000" w:themeColor="text1"/>
          <w:sz w:val="24"/>
        </w:rPr>
      </w:pPr>
      <w:bookmarkStart w:id="3639" w:name="_Toc137217599"/>
      <w:r w:rsidRPr="00433952">
        <w:rPr>
          <w:rFonts w:ascii="Arial" w:eastAsia="黑体" w:hAnsi="Arial" w:cs="Arial" w:hint="eastAsia"/>
          <w:color w:val="000000" w:themeColor="text1"/>
          <w:sz w:val="24"/>
        </w:rPr>
        <w:t>甲板单元信号处理单元与北斗岸站模块的串口通信</w:t>
      </w:r>
      <w:bookmarkEnd w:id="3639"/>
    </w:p>
    <w:p w14:paraId="45CF48E5" w14:textId="77777777" w:rsidR="00114A70" w:rsidRPr="00A52A69" w:rsidRDefault="00114A70" w:rsidP="00114A70">
      <w:pPr>
        <w:spacing w:line="360" w:lineRule="auto"/>
        <w:ind w:left="420"/>
        <w:rPr>
          <w:color w:val="000000" w:themeColor="text1"/>
        </w:rPr>
      </w:pPr>
      <w:r w:rsidRPr="00A52A69">
        <w:rPr>
          <w:rFonts w:hint="eastAsia"/>
          <w:color w:val="000000" w:themeColor="text1"/>
        </w:rPr>
        <w:t>北斗岸站模块：集成在岸站的北斗接收及定位授时模块。</w:t>
      </w:r>
    </w:p>
    <w:p w14:paraId="3C2C5953" w14:textId="77777777" w:rsidR="00114A70" w:rsidRPr="00A52A69" w:rsidRDefault="00114A70" w:rsidP="00114A70">
      <w:pPr>
        <w:spacing w:line="360" w:lineRule="auto"/>
        <w:ind w:left="420"/>
        <w:rPr>
          <w:color w:val="000000" w:themeColor="text1"/>
        </w:rPr>
      </w:pPr>
      <w:r w:rsidRPr="00A52A69">
        <w:rPr>
          <w:rFonts w:hint="eastAsia"/>
          <w:color w:val="000000" w:themeColor="text1"/>
        </w:rPr>
        <w:t>甲板单元信号处理单元：集成在岸站的水声遥控指令发射和采集模块。</w:t>
      </w:r>
    </w:p>
    <w:p w14:paraId="0C6BA0B8" w14:textId="77777777" w:rsidR="00114A70" w:rsidRPr="00A52A69" w:rsidRDefault="00114A70" w:rsidP="00114A70">
      <w:pPr>
        <w:spacing w:line="360" w:lineRule="auto"/>
        <w:ind w:firstLine="420"/>
        <w:rPr>
          <w:color w:val="000000" w:themeColor="text1"/>
        </w:rPr>
      </w:pPr>
      <w:r w:rsidRPr="00A52A69">
        <w:rPr>
          <w:rFonts w:hint="eastAsia"/>
          <w:color w:val="000000" w:themeColor="text1"/>
        </w:rPr>
        <w:t>北斗岸站模块通过串口与甲板单元进行通信，进行北斗定位授时数据传输。</w:t>
      </w:r>
    </w:p>
    <w:p w14:paraId="180164F9" w14:textId="77777777" w:rsidR="00114A70" w:rsidRPr="00A52A69" w:rsidRDefault="00114A70" w:rsidP="00AC0620">
      <w:pPr>
        <w:pStyle w:val="30"/>
        <w:numPr>
          <w:ilvl w:val="2"/>
          <w:numId w:val="3"/>
        </w:numPr>
        <w:spacing w:beforeLines="50" w:before="156" w:after="0" w:line="360" w:lineRule="auto"/>
        <w:rPr>
          <w:rFonts w:ascii="Arial" w:eastAsia="黑体" w:hAnsi="Arial" w:cs="Arial"/>
          <w:color w:val="000000" w:themeColor="text1"/>
          <w:sz w:val="24"/>
          <w:szCs w:val="24"/>
        </w:rPr>
      </w:pPr>
      <w:bookmarkStart w:id="3640" w:name="_Toc131162271"/>
      <w:bookmarkStart w:id="3641" w:name="_Toc137217600"/>
      <w:r w:rsidRPr="00A52A69">
        <w:rPr>
          <w:rFonts w:ascii="Arial" w:eastAsia="黑体" w:hAnsi="Arial" w:cs="Arial" w:hint="eastAsia"/>
          <w:color w:val="000000" w:themeColor="text1"/>
          <w:sz w:val="24"/>
          <w:szCs w:val="24"/>
        </w:rPr>
        <w:t>方向说明</w:t>
      </w:r>
      <w:bookmarkEnd w:id="3640"/>
      <w:bookmarkEnd w:id="3641"/>
    </w:p>
    <w:p w14:paraId="088B6BCB" w14:textId="77777777" w:rsidR="00114A70" w:rsidRPr="00A52A69" w:rsidRDefault="00114A70" w:rsidP="00114A70">
      <w:pPr>
        <w:spacing w:line="360" w:lineRule="auto"/>
        <w:ind w:leftChars="175" w:left="420"/>
        <w:rPr>
          <w:rFonts w:ascii="Arial" w:hAnsi="Arial" w:cs="Arial"/>
          <w:color w:val="000000" w:themeColor="text1"/>
        </w:rPr>
      </w:pPr>
      <w:r w:rsidRPr="00A52A69">
        <w:rPr>
          <w:rFonts w:hint="eastAsia"/>
          <w:color w:val="000000" w:themeColor="text1"/>
        </w:rPr>
        <w:t>下行：</w:t>
      </w:r>
      <w:r w:rsidRPr="00A52A69">
        <w:rPr>
          <w:rFonts w:ascii="Arial" w:hAnsi="Arial" w:cs="Arial"/>
          <w:color w:val="000000" w:themeColor="text1"/>
        </w:rPr>
        <w:t>甲板单元</w:t>
      </w:r>
      <w:r w:rsidRPr="00A52A69">
        <w:rPr>
          <w:rFonts w:hint="eastAsia"/>
          <w:color w:val="000000" w:themeColor="text1"/>
        </w:rPr>
        <w:t>信号处理单元</w:t>
      </w:r>
      <w:r w:rsidRPr="00A52A69">
        <w:rPr>
          <w:rFonts w:ascii="Arial" w:hAnsi="Arial" w:cs="Arial"/>
          <w:color w:val="000000" w:themeColor="text1"/>
        </w:rPr>
        <w:t>-&gt;</w:t>
      </w:r>
      <w:r w:rsidRPr="00A52A69">
        <w:rPr>
          <w:rFonts w:ascii="Arial" w:hAnsi="Arial" w:cs="Arial"/>
          <w:color w:val="000000" w:themeColor="text1"/>
        </w:rPr>
        <w:t>北斗岸站模块</w:t>
      </w:r>
    </w:p>
    <w:p w14:paraId="67B2FB39" w14:textId="77777777" w:rsidR="00114A70" w:rsidRPr="00A52A69" w:rsidRDefault="00114A70" w:rsidP="00114A70">
      <w:pPr>
        <w:spacing w:line="360" w:lineRule="auto"/>
        <w:ind w:leftChars="175" w:left="420"/>
        <w:rPr>
          <w:rFonts w:ascii="Arial" w:hAnsi="Arial" w:cs="Arial"/>
          <w:color w:val="000000" w:themeColor="text1"/>
        </w:rPr>
      </w:pPr>
      <w:r w:rsidRPr="00A52A69">
        <w:rPr>
          <w:rFonts w:ascii="Arial" w:hAnsi="Arial" w:cs="Arial"/>
          <w:color w:val="000000" w:themeColor="text1"/>
        </w:rPr>
        <w:lastRenderedPageBreak/>
        <w:t>上行：北斗岸站模块</w:t>
      </w:r>
      <w:r w:rsidRPr="00A52A69">
        <w:rPr>
          <w:rFonts w:ascii="Arial" w:hAnsi="Arial" w:cs="Arial"/>
          <w:color w:val="000000" w:themeColor="text1"/>
        </w:rPr>
        <w:t>-&gt;</w:t>
      </w:r>
      <w:r w:rsidRPr="00A52A69">
        <w:rPr>
          <w:rFonts w:ascii="Arial" w:hAnsi="Arial" w:cs="Arial"/>
          <w:color w:val="000000" w:themeColor="text1"/>
        </w:rPr>
        <w:t>甲板单元</w:t>
      </w:r>
      <w:r w:rsidRPr="00A52A69">
        <w:rPr>
          <w:rFonts w:hint="eastAsia"/>
          <w:color w:val="000000" w:themeColor="text1"/>
        </w:rPr>
        <w:t>信号处理单元</w:t>
      </w:r>
    </w:p>
    <w:p w14:paraId="585CA78D" w14:textId="77777777" w:rsidR="00114A70" w:rsidRPr="00A52A69" w:rsidRDefault="00114A70" w:rsidP="00AC0620">
      <w:pPr>
        <w:pStyle w:val="30"/>
        <w:numPr>
          <w:ilvl w:val="2"/>
          <w:numId w:val="3"/>
        </w:numPr>
        <w:spacing w:beforeLines="50" w:before="156" w:after="0" w:line="360" w:lineRule="auto"/>
        <w:rPr>
          <w:rFonts w:ascii="Arial" w:eastAsia="黑体" w:hAnsi="Arial" w:cs="Arial"/>
          <w:color w:val="000000" w:themeColor="text1"/>
          <w:sz w:val="24"/>
          <w:szCs w:val="24"/>
        </w:rPr>
      </w:pPr>
      <w:bookmarkStart w:id="3642" w:name="_Toc131162272"/>
      <w:bookmarkStart w:id="3643" w:name="_Toc137217601"/>
      <w:r w:rsidRPr="00A52A69">
        <w:rPr>
          <w:rFonts w:ascii="Arial" w:eastAsia="黑体" w:hAnsi="Arial" w:cs="Arial" w:hint="eastAsia"/>
          <w:color w:val="000000" w:themeColor="text1"/>
          <w:sz w:val="24"/>
          <w:szCs w:val="24"/>
        </w:rPr>
        <w:t>通信协议内容</w:t>
      </w:r>
      <w:bookmarkEnd w:id="3642"/>
      <w:bookmarkEnd w:id="3643"/>
    </w:p>
    <w:p w14:paraId="7594B100" w14:textId="7E062FB6" w:rsidR="00114A70" w:rsidRPr="00A52A69" w:rsidRDefault="00114A70" w:rsidP="00114A70">
      <w:pPr>
        <w:pStyle w:val="ae"/>
        <w:keepNext/>
        <w:spacing w:beforeLines="100" w:before="312"/>
        <w:jc w:val="center"/>
        <w:rPr>
          <w:rFonts w:ascii="黑体" w:hAnsi="黑体" w:cs="Arial"/>
          <w:color w:val="000000" w:themeColor="text1"/>
          <w:sz w:val="24"/>
        </w:rPr>
      </w:pPr>
      <w:r w:rsidRPr="00A52A69">
        <w:rPr>
          <w:rFonts w:ascii="Arial" w:hAnsi="Arial" w:cs="Arial"/>
          <w:color w:val="000000" w:themeColor="text1"/>
          <w:sz w:val="24"/>
        </w:rPr>
        <w:t>表</w:t>
      </w:r>
      <w:r w:rsidRPr="00A52A69">
        <w:rPr>
          <w:rFonts w:ascii="Arial" w:hAnsi="Arial" w:cs="Arial"/>
          <w:color w:val="000000" w:themeColor="text1"/>
          <w:sz w:val="24"/>
        </w:rPr>
        <w:fldChar w:fldCharType="begin"/>
      </w:r>
      <w:r w:rsidRPr="00A52A69">
        <w:rPr>
          <w:rFonts w:ascii="Arial" w:hAnsi="Arial" w:cs="Arial"/>
          <w:color w:val="000000" w:themeColor="text1"/>
          <w:sz w:val="24"/>
        </w:rPr>
        <w:instrText xml:space="preserve"> STYLEREF 1 \s </w:instrText>
      </w:r>
      <w:r w:rsidRPr="00A52A69">
        <w:rPr>
          <w:rFonts w:ascii="Arial" w:hAnsi="Arial" w:cs="Arial"/>
          <w:color w:val="000000" w:themeColor="text1"/>
          <w:sz w:val="24"/>
        </w:rPr>
        <w:fldChar w:fldCharType="separate"/>
      </w:r>
      <w:r w:rsidR="00C2385F">
        <w:rPr>
          <w:rFonts w:ascii="Arial" w:hAnsi="Arial" w:cs="Arial"/>
          <w:noProof/>
          <w:color w:val="000000" w:themeColor="text1"/>
          <w:sz w:val="24"/>
        </w:rPr>
        <w:t>2</w:t>
      </w:r>
      <w:r w:rsidRPr="00A52A69">
        <w:rPr>
          <w:rFonts w:ascii="Arial" w:hAnsi="Arial" w:cs="Arial"/>
          <w:color w:val="000000" w:themeColor="text1"/>
          <w:sz w:val="24"/>
        </w:rPr>
        <w:fldChar w:fldCharType="end"/>
      </w:r>
      <w:r w:rsidRPr="00A52A69">
        <w:rPr>
          <w:rFonts w:ascii="Arial" w:hAnsi="Arial" w:cs="Arial"/>
          <w:color w:val="000000" w:themeColor="text1"/>
          <w:sz w:val="24"/>
        </w:rPr>
        <w:t>.</w:t>
      </w:r>
      <w:r w:rsidRPr="00A52A69">
        <w:rPr>
          <w:rFonts w:ascii="Arial" w:hAnsi="Arial" w:cs="Arial"/>
          <w:color w:val="000000" w:themeColor="text1"/>
          <w:sz w:val="24"/>
        </w:rPr>
        <w:fldChar w:fldCharType="begin"/>
      </w:r>
      <w:r w:rsidRPr="00A52A69">
        <w:rPr>
          <w:rFonts w:ascii="Arial" w:hAnsi="Arial" w:cs="Arial"/>
          <w:color w:val="000000" w:themeColor="text1"/>
          <w:sz w:val="24"/>
        </w:rPr>
        <w:instrText xml:space="preserve"> SEQ </w:instrText>
      </w:r>
      <w:r w:rsidRPr="00A52A69">
        <w:rPr>
          <w:rFonts w:ascii="Arial" w:hAnsi="Arial" w:cs="Arial"/>
          <w:color w:val="000000" w:themeColor="text1"/>
          <w:sz w:val="24"/>
        </w:rPr>
        <w:instrText>表</w:instrText>
      </w:r>
      <w:r w:rsidRPr="00A52A69">
        <w:rPr>
          <w:rFonts w:ascii="Arial" w:hAnsi="Arial" w:cs="Arial"/>
          <w:color w:val="000000" w:themeColor="text1"/>
          <w:sz w:val="24"/>
        </w:rPr>
        <w:instrText xml:space="preserve"> \* ARABIC \s 1 </w:instrText>
      </w:r>
      <w:r w:rsidRPr="00A52A69">
        <w:rPr>
          <w:rFonts w:ascii="Arial" w:hAnsi="Arial" w:cs="Arial"/>
          <w:color w:val="000000" w:themeColor="text1"/>
          <w:sz w:val="24"/>
        </w:rPr>
        <w:fldChar w:fldCharType="separate"/>
      </w:r>
      <w:ins w:id="3644" w:author="Microsoft Office User" w:date="2023-06-09T15:26:00Z">
        <w:r w:rsidR="00C2385F">
          <w:rPr>
            <w:rFonts w:ascii="Arial" w:hAnsi="Arial" w:cs="Arial"/>
            <w:noProof/>
            <w:color w:val="000000" w:themeColor="text1"/>
            <w:sz w:val="24"/>
          </w:rPr>
          <w:t>12</w:t>
        </w:r>
      </w:ins>
      <w:del w:id="3645" w:author="Microsoft Office User" w:date="2023-06-09T15:26:00Z">
        <w:r w:rsidR="000B2617" w:rsidDel="00C2385F">
          <w:rPr>
            <w:rFonts w:ascii="Arial" w:hAnsi="Arial" w:cs="Arial"/>
            <w:noProof/>
            <w:color w:val="000000" w:themeColor="text1"/>
            <w:sz w:val="24"/>
          </w:rPr>
          <w:delText>13</w:delText>
        </w:r>
      </w:del>
      <w:r w:rsidRPr="00A52A69">
        <w:rPr>
          <w:rFonts w:ascii="Arial" w:hAnsi="Arial" w:cs="Arial"/>
          <w:color w:val="000000" w:themeColor="text1"/>
          <w:sz w:val="24"/>
        </w:rPr>
        <w:fldChar w:fldCharType="end"/>
      </w:r>
      <w:r w:rsidRPr="00A52A69">
        <w:rPr>
          <w:rFonts w:ascii="Arial" w:hAnsi="Arial" w:cs="Arial" w:hint="eastAsia"/>
          <w:color w:val="000000" w:themeColor="text1"/>
          <w:sz w:val="24"/>
        </w:rPr>
        <w:t xml:space="preserve">　北斗岸站</w:t>
      </w:r>
      <w:r w:rsidRPr="00A52A69">
        <w:rPr>
          <w:rFonts w:ascii="Arial" w:hAnsi="Arial" w:cs="Arial"/>
          <w:color w:val="000000" w:themeColor="text1"/>
          <w:sz w:val="24"/>
        </w:rPr>
        <w:t>模块与甲板单元</w:t>
      </w:r>
      <w:r w:rsidRPr="00A52A69">
        <w:rPr>
          <w:rFonts w:ascii="Arial" w:hAnsi="Arial" w:cs="Arial" w:hint="eastAsia"/>
          <w:color w:val="000000" w:themeColor="text1"/>
          <w:sz w:val="24"/>
        </w:rPr>
        <w:t>信号处理单元</w:t>
      </w:r>
      <w:r w:rsidRPr="00A52A69">
        <w:rPr>
          <w:rFonts w:ascii="Arial" w:hAnsi="Arial" w:cs="Arial"/>
          <w:color w:val="000000" w:themeColor="text1"/>
          <w:sz w:val="24"/>
        </w:rPr>
        <w:t>通信协</w:t>
      </w:r>
      <w:r w:rsidRPr="00A52A69">
        <w:rPr>
          <w:rFonts w:ascii="黑体" w:hAnsi="黑体" w:cs="Arial" w:hint="eastAsia"/>
          <w:color w:val="000000" w:themeColor="text1"/>
          <w:sz w:val="24"/>
        </w:rPr>
        <w:t>议内容</w:t>
      </w:r>
    </w:p>
    <w:tbl>
      <w:tblPr>
        <w:tblStyle w:val="a4"/>
        <w:tblW w:w="0" w:type="auto"/>
        <w:jc w:val="center"/>
        <w:tblLook w:val="04A0" w:firstRow="1" w:lastRow="0" w:firstColumn="1" w:lastColumn="0" w:noHBand="0" w:noVBand="1"/>
      </w:tblPr>
      <w:tblGrid>
        <w:gridCol w:w="1487"/>
        <w:gridCol w:w="6863"/>
      </w:tblGrid>
      <w:tr w:rsidR="00114A70" w:rsidRPr="00A52A69" w14:paraId="4486B784" w14:textId="77777777" w:rsidTr="00EE2263">
        <w:trPr>
          <w:tblHeader/>
          <w:jc w:val="center"/>
        </w:trPr>
        <w:tc>
          <w:tcPr>
            <w:tcW w:w="1487" w:type="dxa"/>
            <w:shd w:val="clear" w:color="auto" w:fill="D0CECE" w:themeFill="background2" w:themeFillShade="E6"/>
            <w:vAlign w:val="center"/>
          </w:tcPr>
          <w:p w14:paraId="6457329A" w14:textId="77777777" w:rsidR="00114A70" w:rsidRPr="00A52A69" w:rsidRDefault="00114A70" w:rsidP="00EE2263">
            <w:pPr>
              <w:jc w:val="center"/>
              <w:rPr>
                <w:rFonts w:ascii="Arial" w:hAnsi="Arial" w:cs="Arial"/>
                <w:b/>
                <w:color w:val="000000" w:themeColor="text1"/>
                <w:sz w:val="21"/>
                <w:szCs w:val="21"/>
              </w:rPr>
            </w:pPr>
            <w:r w:rsidRPr="00A52A69">
              <w:rPr>
                <w:rFonts w:ascii="Arial" w:hAnsi="Arial" w:cs="Arial" w:hint="eastAsia"/>
                <w:b/>
                <w:color w:val="000000" w:themeColor="text1"/>
                <w:sz w:val="21"/>
                <w:szCs w:val="21"/>
              </w:rPr>
              <w:t>说明</w:t>
            </w:r>
          </w:p>
        </w:tc>
        <w:tc>
          <w:tcPr>
            <w:tcW w:w="6863" w:type="dxa"/>
            <w:shd w:val="clear" w:color="auto" w:fill="D0CECE" w:themeFill="background2" w:themeFillShade="E6"/>
            <w:vAlign w:val="center"/>
          </w:tcPr>
          <w:p w14:paraId="003D237A" w14:textId="77777777" w:rsidR="00114A70" w:rsidRPr="00A52A69" w:rsidRDefault="00114A70" w:rsidP="00EE2263">
            <w:pPr>
              <w:jc w:val="center"/>
              <w:rPr>
                <w:rFonts w:ascii="Arial" w:hAnsi="Arial" w:cs="Arial"/>
                <w:b/>
                <w:color w:val="000000" w:themeColor="text1"/>
                <w:sz w:val="21"/>
                <w:szCs w:val="21"/>
              </w:rPr>
            </w:pPr>
            <w:r w:rsidRPr="00A52A69">
              <w:rPr>
                <w:rFonts w:ascii="Arial" w:hAnsi="Arial" w:cs="Arial"/>
                <w:b/>
                <w:color w:val="000000" w:themeColor="text1"/>
                <w:sz w:val="21"/>
                <w:szCs w:val="21"/>
              </w:rPr>
              <w:t>数据内容</w:t>
            </w:r>
          </w:p>
        </w:tc>
      </w:tr>
      <w:tr w:rsidR="00114A70" w:rsidRPr="00A52A69" w14:paraId="04F90ED3" w14:textId="77777777" w:rsidTr="00EE2263">
        <w:trPr>
          <w:jc w:val="center"/>
        </w:trPr>
        <w:tc>
          <w:tcPr>
            <w:tcW w:w="1487" w:type="dxa"/>
            <w:vMerge w:val="restart"/>
            <w:vAlign w:val="center"/>
          </w:tcPr>
          <w:p w14:paraId="7F3B25A2" w14:textId="77777777" w:rsidR="00114A70" w:rsidRPr="00A52A69" w:rsidRDefault="00114A70" w:rsidP="00EE2263">
            <w:pPr>
              <w:jc w:val="center"/>
              <w:rPr>
                <w:rFonts w:ascii="Arial" w:hAnsi="Arial" w:cs="Arial"/>
                <w:color w:val="000000" w:themeColor="text1"/>
                <w:sz w:val="21"/>
                <w:szCs w:val="21"/>
              </w:rPr>
            </w:pPr>
            <w:r w:rsidRPr="00A52A69">
              <w:rPr>
                <w:rFonts w:ascii="Arial" w:hAnsi="Arial" w:cs="Arial" w:hint="eastAsia"/>
                <w:color w:val="000000" w:themeColor="text1"/>
                <w:sz w:val="21"/>
                <w:szCs w:val="21"/>
              </w:rPr>
              <w:t>标准</w:t>
            </w:r>
            <w:r w:rsidRPr="00A52A69">
              <w:rPr>
                <w:rFonts w:ascii="Arial" w:hAnsi="Arial" w:cs="Arial" w:hint="eastAsia"/>
                <w:color w:val="000000" w:themeColor="text1"/>
                <w:sz w:val="21"/>
                <w:szCs w:val="21"/>
              </w:rPr>
              <w:t>GPRMC</w:t>
            </w:r>
            <w:r w:rsidRPr="00A52A69">
              <w:rPr>
                <w:rFonts w:ascii="Arial" w:hAnsi="Arial" w:cs="Arial" w:hint="eastAsia"/>
                <w:color w:val="000000" w:themeColor="text1"/>
                <w:sz w:val="21"/>
                <w:szCs w:val="21"/>
              </w:rPr>
              <w:t>和</w:t>
            </w:r>
            <w:r w:rsidRPr="00A52A69">
              <w:rPr>
                <w:rFonts w:ascii="Arial" w:hAnsi="Arial" w:cs="Arial" w:hint="eastAsia"/>
                <w:color w:val="000000" w:themeColor="text1"/>
                <w:sz w:val="21"/>
                <w:szCs w:val="21"/>
              </w:rPr>
              <w:t>G</w:t>
            </w:r>
            <w:r w:rsidRPr="00A52A69">
              <w:rPr>
                <w:rFonts w:ascii="Arial" w:hAnsi="Arial" w:cs="Arial"/>
                <w:color w:val="000000" w:themeColor="text1"/>
                <w:sz w:val="21"/>
                <w:szCs w:val="21"/>
              </w:rPr>
              <w:t>NRMC</w:t>
            </w:r>
            <w:r w:rsidRPr="00A52A69">
              <w:rPr>
                <w:rFonts w:ascii="Arial" w:hAnsi="Arial" w:cs="Arial" w:hint="eastAsia"/>
                <w:color w:val="000000" w:themeColor="text1"/>
                <w:sz w:val="21"/>
                <w:szCs w:val="21"/>
              </w:rPr>
              <w:t>协议信息</w:t>
            </w:r>
          </w:p>
        </w:tc>
        <w:tc>
          <w:tcPr>
            <w:tcW w:w="6863" w:type="dxa"/>
          </w:tcPr>
          <w:p w14:paraId="1B1FA88C" w14:textId="77777777" w:rsidR="00114A70" w:rsidRPr="00A52A69" w:rsidRDefault="00114A70" w:rsidP="00EE2263">
            <w:pPr>
              <w:rPr>
                <w:rFonts w:ascii="Arial" w:hAnsi="Arial" w:cs="Arial"/>
                <w:color w:val="000000" w:themeColor="text1"/>
                <w:sz w:val="21"/>
                <w:szCs w:val="21"/>
              </w:rPr>
            </w:pPr>
            <w:r w:rsidRPr="00A52A69">
              <w:rPr>
                <w:rFonts w:ascii="Arial" w:hAnsi="Arial" w:cs="Arial" w:hint="eastAsia"/>
                <w:color w:val="000000" w:themeColor="text1"/>
                <w:sz w:val="21"/>
                <w:szCs w:val="21"/>
              </w:rPr>
              <w:t>下行：</w:t>
            </w:r>
          </w:p>
          <w:p w14:paraId="2891BD88" w14:textId="77777777" w:rsidR="00114A70" w:rsidRPr="00A52A69" w:rsidRDefault="00114A70" w:rsidP="00EE2263">
            <w:pPr>
              <w:rPr>
                <w:rFonts w:ascii="Arial" w:hAnsi="Arial" w:cs="Arial"/>
                <w:color w:val="000000" w:themeColor="text1"/>
                <w:sz w:val="21"/>
                <w:szCs w:val="21"/>
              </w:rPr>
            </w:pPr>
            <w:r w:rsidRPr="00A52A69">
              <w:rPr>
                <w:rFonts w:ascii="Arial" w:hAnsi="Arial" w:cs="Arial"/>
                <w:color w:val="000000" w:themeColor="text1"/>
                <w:sz w:val="21"/>
                <w:szCs w:val="21"/>
              </w:rPr>
              <w:t>$GPRMC,&lt;1&gt;,&lt;2&gt;,&lt;3&gt;,&lt;4&gt;,&lt;5&gt;,&lt;6&gt;,&lt;7&gt;,&lt;8&gt;,&lt;9&gt;,&lt;10&gt;,&lt;11&gt;,&lt;12&gt;*hh</w:t>
            </w:r>
          </w:p>
          <w:p w14:paraId="7A20C67F" w14:textId="77777777" w:rsidR="00114A70" w:rsidRPr="00A52A69" w:rsidRDefault="00114A70" w:rsidP="00EE2263">
            <w:pPr>
              <w:rPr>
                <w:rFonts w:ascii="Arial" w:hAnsi="Arial" w:cs="Arial"/>
                <w:color w:val="000000" w:themeColor="text1"/>
                <w:sz w:val="21"/>
                <w:szCs w:val="21"/>
              </w:rPr>
            </w:pPr>
            <w:r w:rsidRPr="00A52A69">
              <w:rPr>
                <w:rFonts w:ascii="Arial" w:hAnsi="Arial" w:cs="Arial" w:hint="eastAsia"/>
                <w:color w:val="000000" w:themeColor="text1"/>
                <w:sz w:val="21"/>
                <w:szCs w:val="21"/>
              </w:rPr>
              <w:t>和</w:t>
            </w:r>
          </w:p>
          <w:p w14:paraId="566BE9E6" w14:textId="77777777" w:rsidR="00114A70" w:rsidRPr="00A52A69" w:rsidRDefault="00114A70" w:rsidP="00EE2263">
            <w:pPr>
              <w:rPr>
                <w:rFonts w:ascii="Arial" w:hAnsi="Arial" w:cs="Arial"/>
                <w:color w:val="000000" w:themeColor="text1"/>
                <w:sz w:val="21"/>
                <w:szCs w:val="21"/>
              </w:rPr>
            </w:pPr>
            <w:r w:rsidRPr="00A52A69">
              <w:rPr>
                <w:rFonts w:ascii="Arial" w:hAnsi="Arial" w:cs="Arial"/>
                <w:color w:val="000000" w:themeColor="text1"/>
                <w:sz w:val="21"/>
                <w:szCs w:val="21"/>
              </w:rPr>
              <w:t>$GNRMC,&lt;1&gt;,&lt;2&gt;,&lt;3&gt;,&lt;4&gt;,&lt;5&gt;,&lt;6&gt;,&lt;7&gt;,&lt;8&gt;,&lt;9&gt;,&lt;10&gt;,&lt;11&gt;,&lt;12&gt;*hh</w:t>
            </w:r>
          </w:p>
        </w:tc>
      </w:tr>
      <w:tr w:rsidR="00114A70" w:rsidRPr="00A52A69" w14:paraId="73F615AC" w14:textId="77777777" w:rsidTr="00EE2263">
        <w:trPr>
          <w:jc w:val="center"/>
        </w:trPr>
        <w:tc>
          <w:tcPr>
            <w:tcW w:w="1487" w:type="dxa"/>
            <w:vMerge/>
            <w:vAlign w:val="center"/>
          </w:tcPr>
          <w:p w14:paraId="61BA6834" w14:textId="77777777" w:rsidR="00114A70" w:rsidRPr="00A52A69" w:rsidRDefault="00114A70" w:rsidP="00EE2263">
            <w:pPr>
              <w:jc w:val="center"/>
              <w:rPr>
                <w:rFonts w:ascii="Arial" w:hAnsi="Arial" w:cs="Arial"/>
                <w:color w:val="000000" w:themeColor="text1"/>
                <w:sz w:val="21"/>
                <w:szCs w:val="21"/>
              </w:rPr>
            </w:pPr>
          </w:p>
        </w:tc>
        <w:tc>
          <w:tcPr>
            <w:tcW w:w="6863" w:type="dxa"/>
          </w:tcPr>
          <w:p w14:paraId="473C6B88" w14:textId="77777777" w:rsidR="00114A70" w:rsidRPr="00A52A69" w:rsidRDefault="00114A70" w:rsidP="00EE2263">
            <w:pPr>
              <w:rPr>
                <w:rFonts w:ascii="Arial" w:hAnsi="Arial" w:cs="Arial"/>
                <w:color w:val="000000" w:themeColor="text1"/>
                <w:sz w:val="21"/>
                <w:szCs w:val="21"/>
              </w:rPr>
            </w:pPr>
            <w:r w:rsidRPr="00A52A69">
              <w:rPr>
                <w:rFonts w:ascii="Arial" w:hAnsi="Arial" w:cs="Arial" w:hint="eastAsia"/>
                <w:color w:val="000000" w:themeColor="text1"/>
                <w:sz w:val="21"/>
                <w:szCs w:val="21"/>
              </w:rPr>
              <w:t>上行：无</w:t>
            </w:r>
          </w:p>
        </w:tc>
      </w:tr>
    </w:tbl>
    <w:p w14:paraId="42AA5C73" w14:textId="77777777" w:rsidR="00114A70" w:rsidRPr="00A52A69" w:rsidRDefault="00114A70" w:rsidP="00AC0620">
      <w:pPr>
        <w:pStyle w:val="30"/>
        <w:numPr>
          <w:ilvl w:val="2"/>
          <w:numId w:val="3"/>
        </w:numPr>
        <w:spacing w:beforeLines="50" w:before="156" w:after="0" w:line="360" w:lineRule="auto"/>
        <w:rPr>
          <w:rFonts w:ascii="Arial" w:eastAsia="黑体" w:hAnsi="Arial" w:cs="Arial"/>
          <w:color w:val="000000" w:themeColor="text1"/>
          <w:sz w:val="24"/>
          <w:szCs w:val="24"/>
        </w:rPr>
      </w:pPr>
      <w:bookmarkStart w:id="3646" w:name="_Toc131162273"/>
      <w:bookmarkStart w:id="3647" w:name="_Toc137217602"/>
      <w:r w:rsidRPr="00A52A69">
        <w:rPr>
          <w:rFonts w:ascii="Arial" w:eastAsia="黑体" w:hAnsi="Arial" w:cs="Arial" w:hint="eastAsia"/>
          <w:color w:val="000000" w:themeColor="text1"/>
          <w:sz w:val="24"/>
          <w:szCs w:val="24"/>
        </w:rPr>
        <w:t>数据内容说明</w:t>
      </w:r>
      <w:bookmarkEnd w:id="3646"/>
      <w:bookmarkEnd w:id="3647"/>
    </w:p>
    <w:p w14:paraId="1CA97016" w14:textId="77777777" w:rsidR="00114A70" w:rsidRPr="00A52A69" w:rsidRDefault="00114A70" w:rsidP="00114A70">
      <w:pPr>
        <w:spacing w:line="360" w:lineRule="auto"/>
        <w:ind w:leftChars="175" w:left="420"/>
        <w:rPr>
          <w:rFonts w:ascii="Arial" w:hAnsi="Arial" w:cs="Arial"/>
          <w:color w:val="000000" w:themeColor="text1"/>
          <w:szCs w:val="24"/>
        </w:rPr>
      </w:pPr>
      <w:r w:rsidRPr="00A52A69">
        <w:rPr>
          <w:rFonts w:ascii="Arial" w:hAnsi="Arial" w:cs="Arial"/>
          <w:color w:val="000000" w:themeColor="text1"/>
          <w:szCs w:val="24"/>
        </w:rPr>
        <w:t>字段</w:t>
      </w:r>
      <w:r w:rsidRPr="00A52A69">
        <w:rPr>
          <w:rFonts w:ascii="Arial" w:hAnsi="Arial" w:cs="Arial"/>
          <w:color w:val="000000" w:themeColor="text1"/>
          <w:szCs w:val="24"/>
        </w:rPr>
        <w:t>0</w:t>
      </w:r>
      <w:r w:rsidRPr="00A52A69">
        <w:rPr>
          <w:rFonts w:ascii="Arial" w:hAnsi="Arial" w:cs="Arial"/>
          <w:color w:val="000000" w:themeColor="text1"/>
          <w:szCs w:val="24"/>
        </w:rPr>
        <w:t>：</w:t>
      </w:r>
      <w:r w:rsidRPr="00A52A69">
        <w:rPr>
          <w:rFonts w:ascii="Arial" w:hAnsi="Arial" w:cs="Arial"/>
          <w:color w:val="000000" w:themeColor="text1"/>
          <w:szCs w:val="24"/>
        </w:rPr>
        <w:t>$GPRMC</w:t>
      </w:r>
      <w:r w:rsidRPr="00A52A69">
        <w:rPr>
          <w:rFonts w:ascii="Arial" w:hAnsi="Arial" w:cs="Arial"/>
          <w:color w:val="000000" w:themeColor="text1"/>
          <w:szCs w:val="24"/>
        </w:rPr>
        <w:t>，语句</w:t>
      </w:r>
      <w:r w:rsidRPr="00A52A69">
        <w:rPr>
          <w:rFonts w:ascii="Arial" w:hAnsi="Arial" w:cs="Arial"/>
          <w:color w:val="000000" w:themeColor="text1"/>
          <w:szCs w:val="24"/>
        </w:rPr>
        <w:t>ID</w:t>
      </w:r>
      <w:r w:rsidRPr="00A52A69">
        <w:rPr>
          <w:rFonts w:ascii="Arial" w:hAnsi="Arial" w:cs="Arial"/>
          <w:color w:val="000000" w:themeColor="text1"/>
          <w:szCs w:val="24"/>
        </w:rPr>
        <w:t>，表明该语句为</w:t>
      </w:r>
      <w:r w:rsidRPr="00A52A69">
        <w:rPr>
          <w:rFonts w:ascii="Arial" w:hAnsi="Arial" w:cs="Arial"/>
          <w:color w:val="000000" w:themeColor="text1"/>
          <w:szCs w:val="24"/>
        </w:rPr>
        <w:t>Recommended Minimum Specific GPS/TRANSIT Data(RMC)</w:t>
      </w:r>
      <w:r w:rsidRPr="00A52A69">
        <w:rPr>
          <w:rFonts w:ascii="Arial" w:hAnsi="Arial" w:cs="Arial"/>
          <w:color w:val="000000" w:themeColor="text1"/>
          <w:szCs w:val="24"/>
        </w:rPr>
        <w:t>推荐最小定位信息</w:t>
      </w:r>
    </w:p>
    <w:p w14:paraId="2B3DBA56" w14:textId="77777777" w:rsidR="00114A70" w:rsidRPr="00A52A69" w:rsidRDefault="00114A70" w:rsidP="00114A70">
      <w:pPr>
        <w:spacing w:line="360" w:lineRule="auto"/>
        <w:ind w:leftChars="175" w:left="420"/>
        <w:rPr>
          <w:rFonts w:ascii="Arial" w:hAnsi="Arial" w:cs="Arial"/>
          <w:color w:val="000000" w:themeColor="text1"/>
          <w:szCs w:val="24"/>
        </w:rPr>
      </w:pPr>
      <w:r w:rsidRPr="00A52A69">
        <w:rPr>
          <w:rFonts w:ascii="Arial" w:hAnsi="Arial" w:cs="Arial"/>
          <w:color w:val="000000" w:themeColor="text1"/>
          <w:szCs w:val="24"/>
        </w:rPr>
        <w:t>字段</w:t>
      </w:r>
      <w:r w:rsidRPr="00A52A69">
        <w:rPr>
          <w:rFonts w:ascii="Arial" w:hAnsi="Arial" w:cs="Arial"/>
          <w:color w:val="000000" w:themeColor="text1"/>
          <w:szCs w:val="24"/>
        </w:rPr>
        <w:t>1</w:t>
      </w:r>
      <w:r w:rsidRPr="00A52A69">
        <w:rPr>
          <w:rFonts w:ascii="Arial" w:hAnsi="Arial" w:cs="Arial"/>
          <w:color w:val="000000" w:themeColor="text1"/>
          <w:szCs w:val="24"/>
        </w:rPr>
        <w:t>：</w:t>
      </w:r>
      <w:r w:rsidRPr="00A52A69">
        <w:rPr>
          <w:rFonts w:ascii="Arial" w:hAnsi="Arial" w:cs="Arial"/>
          <w:color w:val="000000" w:themeColor="text1"/>
          <w:szCs w:val="24"/>
        </w:rPr>
        <w:t>UTC</w:t>
      </w:r>
      <w:r w:rsidRPr="00A52A69">
        <w:rPr>
          <w:rFonts w:ascii="Arial" w:hAnsi="Arial" w:cs="Arial"/>
          <w:color w:val="000000" w:themeColor="text1"/>
          <w:szCs w:val="24"/>
        </w:rPr>
        <w:t>时间，</w:t>
      </w:r>
      <w:r w:rsidRPr="00A52A69">
        <w:rPr>
          <w:rFonts w:ascii="Arial" w:hAnsi="Arial" w:cs="Arial"/>
          <w:color w:val="000000" w:themeColor="text1"/>
          <w:szCs w:val="24"/>
        </w:rPr>
        <w:t>hhmmss.sss</w:t>
      </w:r>
      <w:r w:rsidRPr="00A52A69">
        <w:rPr>
          <w:rFonts w:ascii="Arial" w:hAnsi="Arial" w:cs="Arial"/>
          <w:color w:val="000000" w:themeColor="text1"/>
          <w:szCs w:val="24"/>
        </w:rPr>
        <w:t>格式</w:t>
      </w:r>
    </w:p>
    <w:p w14:paraId="7A222D83" w14:textId="77777777" w:rsidR="00114A70" w:rsidRPr="00A52A69" w:rsidRDefault="00114A70" w:rsidP="00114A70">
      <w:pPr>
        <w:spacing w:line="360" w:lineRule="auto"/>
        <w:ind w:leftChars="175" w:left="420"/>
        <w:rPr>
          <w:rFonts w:ascii="Arial" w:hAnsi="Arial" w:cs="Arial"/>
          <w:color w:val="000000" w:themeColor="text1"/>
          <w:szCs w:val="24"/>
        </w:rPr>
      </w:pPr>
      <w:r w:rsidRPr="00A52A69">
        <w:rPr>
          <w:rFonts w:ascii="Arial" w:hAnsi="Arial" w:cs="Arial"/>
          <w:color w:val="000000" w:themeColor="text1"/>
          <w:szCs w:val="24"/>
        </w:rPr>
        <w:t>字段</w:t>
      </w:r>
      <w:r w:rsidRPr="00A52A69">
        <w:rPr>
          <w:rFonts w:ascii="Arial" w:hAnsi="Arial" w:cs="Arial"/>
          <w:color w:val="000000" w:themeColor="text1"/>
          <w:szCs w:val="24"/>
        </w:rPr>
        <w:t>2</w:t>
      </w:r>
      <w:r w:rsidRPr="00A52A69">
        <w:rPr>
          <w:rFonts w:ascii="Arial" w:hAnsi="Arial" w:cs="Arial"/>
          <w:color w:val="000000" w:themeColor="text1"/>
          <w:szCs w:val="24"/>
        </w:rPr>
        <w:t>：状态，</w:t>
      </w:r>
      <w:r w:rsidRPr="00A52A69">
        <w:rPr>
          <w:rFonts w:ascii="Arial" w:hAnsi="Arial" w:cs="Arial"/>
          <w:color w:val="000000" w:themeColor="text1"/>
          <w:szCs w:val="24"/>
        </w:rPr>
        <w:t>A=</w:t>
      </w:r>
      <w:r w:rsidRPr="00A52A69">
        <w:rPr>
          <w:rFonts w:ascii="Arial" w:hAnsi="Arial" w:cs="Arial"/>
          <w:color w:val="000000" w:themeColor="text1"/>
          <w:szCs w:val="24"/>
        </w:rPr>
        <w:t>定位，</w:t>
      </w:r>
      <w:r w:rsidRPr="00A52A69">
        <w:rPr>
          <w:rFonts w:ascii="Arial" w:hAnsi="Arial" w:cs="Arial"/>
          <w:color w:val="000000" w:themeColor="text1"/>
          <w:szCs w:val="24"/>
        </w:rPr>
        <w:t>V=</w:t>
      </w:r>
      <w:r w:rsidRPr="00A52A69">
        <w:rPr>
          <w:rFonts w:ascii="Arial" w:hAnsi="Arial" w:cs="Arial"/>
          <w:color w:val="000000" w:themeColor="text1"/>
          <w:szCs w:val="24"/>
        </w:rPr>
        <w:t>未定位</w:t>
      </w:r>
    </w:p>
    <w:p w14:paraId="0C38E43E" w14:textId="77777777" w:rsidR="00114A70" w:rsidRPr="00A52A69" w:rsidRDefault="00114A70" w:rsidP="00114A70">
      <w:pPr>
        <w:spacing w:line="360" w:lineRule="auto"/>
        <w:ind w:leftChars="175" w:left="420"/>
        <w:rPr>
          <w:rFonts w:ascii="Arial" w:hAnsi="Arial" w:cs="Arial"/>
          <w:color w:val="000000" w:themeColor="text1"/>
          <w:szCs w:val="24"/>
        </w:rPr>
      </w:pPr>
      <w:r w:rsidRPr="00A52A69">
        <w:rPr>
          <w:rFonts w:ascii="Arial" w:hAnsi="Arial" w:cs="Arial"/>
          <w:color w:val="000000" w:themeColor="text1"/>
          <w:szCs w:val="24"/>
        </w:rPr>
        <w:t>字段</w:t>
      </w:r>
      <w:r w:rsidRPr="00A52A69">
        <w:rPr>
          <w:rFonts w:ascii="Arial" w:hAnsi="Arial" w:cs="Arial"/>
          <w:color w:val="000000" w:themeColor="text1"/>
          <w:szCs w:val="24"/>
        </w:rPr>
        <w:t>3</w:t>
      </w:r>
      <w:r w:rsidRPr="00A52A69">
        <w:rPr>
          <w:rFonts w:ascii="Arial" w:hAnsi="Arial" w:cs="Arial"/>
          <w:color w:val="000000" w:themeColor="text1"/>
          <w:szCs w:val="24"/>
        </w:rPr>
        <w:t>：纬度</w:t>
      </w:r>
      <w:r w:rsidRPr="00A52A69">
        <w:rPr>
          <w:rFonts w:ascii="Arial" w:hAnsi="Arial" w:cs="Arial"/>
          <w:color w:val="000000" w:themeColor="text1"/>
          <w:szCs w:val="24"/>
        </w:rPr>
        <w:t>ddmm.mmmm</w:t>
      </w:r>
      <w:r w:rsidRPr="00A52A69">
        <w:rPr>
          <w:rFonts w:ascii="Arial" w:hAnsi="Arial" w:cs="Arial"/>
          <w:color w:val="000000" w:themeColor="text1"/>
          <w:szCs w:val="24"/>
        </w:rPr>
        <w:t>，度分格式</w:t>
      </w:r>
      <w:r w:rsidRPr="00A52A69">
        <w:rPr>
          <w:rFonts w:ascii="Arial" w:hAnsi="Arial" w:cs="Arial"/>
          <w:color w:val="000000" w:themeColor="text1"/>
          <w:szCs w:val="24"/>
        </w:rPr>
        <w:t>(</w:t>
      </w:r>
      <w:r w:rsidRPr="00A52A69">
        <w:rPr>
          <w:rFonts w:ascii="Arial" w:hAnsi="Arial" w:cs="Arial"/>
          <w:color w:val="000000" w:themeColor="text1"/>
          <w:szCs w:val="24"/>
        </w:rPr>
        <w:t>前导位数不足则补</w:t>
      </w:r>
      <w:r w:rsidRPr="00A52A69">
        <w:rPr>
          <w:rFonts w:ascii="Arial" w:hAnsi="Arial" w:cs="Arial"/>
          <w:color w:val="000000" w:themeColor="text1"/>
          <w:szCs w:val="24"/>
        </w:rPr>
        <w:t>0)</w:t>
      </w:r>
    </w:p>
    <w:p w14:paraId="7D98D67E" w14:textId="77777777" w:rsidR="00114A70" w:rsidRPr="00A52A69" w:rsidRDefault="00114A70" w:rsidP="00114A70">
      <w:pPr>
        <w:spacing w:line="360" w:lineRule="auto"/>
        <w:ind w:leftChars="175" w:left="420"/>
        <w:rPr>
          <w:rFonts w:ascii="Arial" w:hAnsi="Arial" w:cs="Arial"/>
          <w:color w:val="000000" w:themeColor="text1"/>
          <w:szCs w:val="24"/>
        </w:rPr>
      </w:pPr>
      <w:r w:rsidRPr="00A52A69">
        <w:rPr>
          <w:rFonts w:ascii="Arial" w:hAnsi="Arial" w:cs="Arial"/>
          <w:color w:val="000000" w:themeColor="text1"/>
          <w:szCs w:val="24"/>
        </w:rPr>
        <w:t>字段</w:t>
      </w:r>
      <w:r w:rsidRPr="00A52A69">
        <w:rPr>
          <w:rFonts w:ascii="Arial" w:hAnsi="Arial" w:cs="Arial"/>
          <w:color w:val="000000" w:themeColor="text1"/>
          <w:szCs w:val="24"/>
        </w:rPr>
        <w:t>4</w:t>
      </w:r>
      <w:r w:rsidRPr="00A52A69">
        <w:rPr>
          <w:rFonts w:ascii="Arial" w:hAnsi="Arial" w:cs="Arial"/>
          <w:color w:val="000000" w:themeColor="text1"/>
          <w:szCs w:val="24"/>
        </w:rPr>
        <w:t>：纬度半球</w:t>
      </w:r>
      <w:r w:rsidRPr="00A52A69">
        <w:rPr>
          <w:rFonts w:ascii="Arial" w:hAnsi="Arial" w:cs="Arial"/>
          <w:color w:val="000000" w:themeColor="text1"/>
          <w:szCs w:val="24"/>
        </w:rPr>
        <w:t>N(</w:t>
      </w:r>
      <w:r w:rsidRPr="00A52A69">
        <w:rPr>
          <w:rFonts w:ascii="Arial" w:hAnsi="Arial" w:cs="Arial"/>
          <w:color w:val="000000" w:themeColor="text1"/>
          <w:szCs w:val="24"/>
        </w:rPr>
        <w:t>北纬</w:t>
      </w:r>
      <w:r w:rsidRPr="00A52A69">
        <w:rPr>
          <w:rFonts w:ascii="Arial" w:hAnsi="Arial" w:cs="Arial"/>
          <w:color w:val="000000" w:themeColor="text1"/>
          <w:szCs w:val="24"/>
        </w:rPr>
        <w:t>)</w:t>
      </w:r>
      <w:r w:rsidRPr="00A52A69">
        <w:rPr>
          <w:rFonts w:ascii="Arial" w:hAnsi="Arial" w:cs="Arial"/>
          <w:color w:val="000000" w:themeColor="text1"/>
          <w:szCs w:val="24"/>
        </w:rPr>
        <w:t>或</w:t>
      </w:r>
      <w:r w:rsidRPr="00A52A69">
        <w:rPr>
          <w:rFonts w:ascii="Arial" w:hAnsi="Arial" w:cs="Arial"/>
          <w:color w:val="000000" w:themeColor="text1"/>
          <w:szCs w:val="24"/>
        </w:rPr>
        <w:t>S(</w:t>
      </w:r>
      <w:r w:rsidRPr="00A52A69">
        <w:rPr>
          <w:rFonts w:ascii="Arial" w:hAnsi="Arial" w:cs="Arial"/>
          <w:color w:val="000000" w:themeColor="text1"/>
          <w:szCs w:val="24"/>
        </w:rPr>
        <w:t>南纬</w:t>
      </w:r>
      <w:r w:rsidRPr="00A52A69">
        <w:rPr>
          <w:rFonts w:ascii="Arial" w:hAnsi="Arial" w:cs="Arial"/>
          <w:color w:val="000000" w:themeColor="text1"/>
          <w:szCs w:val="24"/>
        </w:rPr>
        <w:t>)</w:t>
      </w:r>
    </w:p>
    <w:p w14:paraId="6B6993E9" w14:textId="77777777" w:rsidR="00114A70" w:rsidRPr="00A52A69" w:rsidRDefault="00114A70" w:rsidP="00114A70">
      <w:pPr>
        <w:spacing w:line="360" w:lineRule="auto"/>
        <w:ind w:leftChars="175" w:left="420"/>
        <w:rPr>
          <w:rFonts w:ascii="Arial" w:hAnsi="Arial" w:cs="Arial"/>
          <w:color w:val="000000" w:themeColor="text1"/>
          <w:szCs w:val="24"/>
        </w:rPr>
      </w:pPr>
      <w:r w:rsidRPr="00A52A69">
        <w:rPr>
          <w:rFonts w:ascii="Arial" w:hAnsi="Arial" w:cs="Arial"/>
          <w:color w:val="000000" w:themeColor="text1"/>
          <w:szCs w:val="24"/>
        </w:rPr>
        <w:t>字段</w:t>
      </w:r>
      <w:r w:rsidRPr="00A52A69">
        <w:rPr>
          <w:rFonts w:ascii="Arial" w:hAnsi="Arial" w:cs="Arial"/>
          <w:color w:val="000000" w:themeColor="text1"/>
          <w:szCs w:val="24"/>
        </w:rPr>
        <w:t>5</w:t>
      </w:r>
      <w:r w:rsidRPr="00A52A69">
        <w:rPr>
          <w:rFonts w:ascii="Arial" w:hAnsi="Arial" w:cs="Arial"/>
          <w:color w:val="000000" w:themeColor="text1"/>
          <w:szCs w:val="24"/>
        </w:rPr>
        <w:t>：经度</w:t>
      </w:r>
      <w:r w:rsidRPr="00A52A69">
        <w:rPr>
          <w:rFonts w:ascii="Arial" w:hAnsi="Arial" w:cs="Arial"/>
          <w:color w:val="000000" w:themeColor="text1"/>
          <w:szCs w:val="24"/>
        </w:rPr>
        <w:t>dddmm.mmmm</w:t>
      </w:r>
      <w:r w:rsidRPr="00A52A69">
        <w:rPr>
          <w:rFonts w:ascii="Arial" w:hAnsi="Arial" w:cs="Arial"/>
          <w:color w:val="000000" w:themeColor="text1"/>
          <w:szCs w:val="24"/>
        </w:rPr>
        <w:t>，度分格式</w:t>
      </w:r>
      <w:r w:rsidRPr="00A52A69">
        <w:rPr>
          <w:rFonts w:ascii="Arial" w:hAnsi="Arial" w:cs="Arial"/>
          <w:color w:val="000000" w:themeColor="text1"/>
          <w:szCs w:val="24"/>
        </w:rPr>
        <w:t>(</w:t>
      </w:r>
      <w:r w:rsidRPr="00A52A69">
        <w:rPr>
          <w:rFonts w:ascii="Arial" w:hAnsi="Arial" w:cs="Arial"/>
          <w:color w:val="000000" w:themeColor="text1"/>
          <w:szCs w:val="24"/>
        </w:rPr>
        <w:t>前导位数不足则补</w:t>
      </w:r>
      <w:r w:rsidRPr="00A52A69">
        <w:rPr>
          <w:rFonts w:ascii="Arial" w:hAnsi="Arial" w:cs="Arial"/>
          <w:color w:val="000000" w:themeColor="text1"/>
          <w:szCs w:val="24"/>
        </w:rPr>
        <w:t>0)</w:t>
      </w:r>
    </w:p>
    <w:p w14:paraId="4C5C4077" w14:textId="77777777" w:rsidR="00114A70" w:rsidRPr="00A52A69" w:rsidRDefault="00114A70" w:rsidP="00114A70">
      <w:pPr>
        <w:spacing w:line="360" w:lineRule="auto"/>
        <w:ind w:leftChars="175" w:left="420"/>
        <w:rPr>
          <w:rFonts w:ascii="Arial" w:hAnsi="Arial" w:cs="Arial"/>
          <w:color w:val="000000" w:themeColor="text1"/>
          <w:szCs w:val="24"/>
        </w:rPr>
      </w:pPr>
      <w:r w:rsidRPr="00A52A69">
        <w:rPr>
          <w:rFonts w:ascii="Arial" w:hAnsi="Arial" w:cs="Arial"/>
          <w:color w:val="000000" w:themeColor="text1"/>
          <w:szCs w:val="24"/>
        </w:rPr>
        <w:t>字段</w:t>
      </w:r>
      <w:r w:rsidRPr="00A52A69">
        <w:rPr>
          <w:rFonts w:ascii="Arial" w:hAnsi="Arial" w:cs="Arial"/>
          <w:color w:val="000000" w:themeColor="text1"/>
          <w:szCs w:val="24"/>
        </w:rPr>
        <w:t>6</w:t>
      </w:r>
      <w:r w:rsidRPr="00A52A69">
        <w:rPr>
          <w:rFonts w:ascii="Arial" w:hAnsi="Arial" w:cs="Arial"/>
          <w:color w:val="000000" w:themeColor="text1"/>
          <w:szCs w:val="24"/>
        </w:rPr>
        <w:t>：经度半球</w:t>
      </w:r>
      <w:r w:rsidRPr="00A52A69">
        <w:rPr>
          <w:rFonts w:ascii="Arial" w:hAnsi="Arial" w:cs="Arial"/>
          <w:color w:val="000000" w:themeColor="text1"/>
          <w:szCs w:val="24"/>
        </w:rPr>
        <w:t>E(</w:t>
      </w:r>
      <w:r w:rsidRPr="00A52A69">
        <w:rPr>
          <w:rFonts w:ascii="Arial" w:hAnsi="Arial" w:cs="Arial"/>
          <w:color w:val="000000" w:themeColor="text1"/>
          <w:szCs w:val="24"/>
        </w:rPr>
        <w:t>东经</w:t>
      </w:r>
      <w:r w:rsidRPr="00A52A69">
        <w:rPr>
          <w:rFonts w:ascii="Arial" w:hAnsi="Arial" w:cs="Arial"/>
          <w:color w:val="000000" w:themeColor="text1"/>
          <w:szCs w:val="24"/>
        </w:rPr>
        <w:t>)</w:t>
      </w:r>
      <w:r w:rsidRPr="00A52A69">
        <w:rPr>
          <w:rFonts w:ascii="Arial" w:hAnsi="Arial" w:cs="Arial"/>
          <w:color w:val="000000" w:themeColor="text1"/>
          <w:szCs w:val="24"/>
        </w:rPr>
        <w:t>或</w:t>
      </w:r>
      <w:r w:rsidRPr="00A52A69">
        <w:rPr>
          <w:rFonts w:ascii="Arial" w:hAnsi="Arial" w:cs="Arial"/>
          <w:color w:val="000000" w:themeColor="text1"/>
          <w:szCs w:val="24"/>
        </w:rPr>
        <w:t>W(</w:t>
      </w:r>
      <w:r w:rsidRPr="00A52A69">
        <w:rPr>
          <w:rFonts w:ascii="Arial" w:hAnsi="Arial" w:cs="Arial"/>
          <w:color w:val="000000" w:themeColor="text1"/>
          <w:szCs w:val="24"/>
        </w:rPr>
        <w:t>西经</w:t>
      </w:r>
      <w:r w:rsidRPr="00A52A69">
        <w:rPr>
          <w:rFonts w:ascii="Arial" w:hAnsi="Arial" w:cs="Arial"/>
          <w:color w:val="000000" w:themeColor="text1"/>
          <w:szCs w:val="24"/>
        </w:rPr>
        <w:t>)</w:t>
      </w:r>
    </w:p>
    <w:p w14:paraId="0A21E196" w14:textId="77777777" w:rsidR="00114A70" w:rsidRPr="00A52A69" w:rsidRDefault="00114A70" w:rsidP="00114A70">
      <w:pPr>
        <w:spacing w:line="360" w:lineRule="auto"/>
        <w:ind w:leftChars="175" w:left="420"/>
        <w:rPr>
          <w:rFonts w:ascii="Arial" w:hAnsi="Arial" w:cs="Arial"/>
          <w:color w:val="000000" w:themeColor="text1"/>
          <w:szCs w:val="24"/>
        </w:rPr>
      </w:pPr>
      <w:r w:rsidRPr="00A52A69">
        <w:rPr>
          <w:rFonts w:ascii="Arial" w:hAnsi="Arial" w:cs="Arial"/>
          <w:color w:val="000000" w:themeColor="text1"/>
          <w:szCs w:val="24"/>
        </w:rPr>
        <w:t>字段</w:t>
      </w:r>
      <w:r w:rsidRPr="00A52A69">
        <w:rPr>
          <w:rFonts w:ascii="Arial" w:hAnsi="Arial" w:cs="Arial"/>
          <w:color w:val="000000" w:themeColor="text1"/>
          <w:szCs w:val="24"/>
        </w:rPr>
        <w:t>7</w:t>
      </w:r>
      <w:r w:rsidRPr="00A52A69">
        <w:rPr>
          <w:rFonts w:ascii="Arial" w:hAnsi="Arial" w:cs="Arial"/>
          <w:color w:val="000000" w:themeColor="text1"/>
          <w:szCs w:val="24"/>
        </w:rPr>
        <w:t>：速度，节，</w:t>
      </w:r>
      <w:r w:rsidRPr="00A52A69">
        <w:rPr>
          <w:rFonts w:ascii="Arial" w:hAnsi="Arial" w:cs="Arial"/>
          <w:color w:val="000000" w:themeColor="text1"/>
          <w:szCs w:val="24"/>
        </w:rPr>
        <w:t>Knots</w:t>
      </w:r>
    </w:p>
    <w:p w14:paraId="50D7EE7D" w14:textId="77777777" w:rsidR="00114A70" w:rsidRPr="00A52A69" w:rsidRDefault="00114A70" w:rsidP="00114A70">
      <w:pPr>
        <w:spacing w:line="360" w:lineRule="auto"/>
        <w:ind w:leftChars="175" w:left="420"/>
        <w:rPr>
          <w:rFonts w:ascii="Arial" w:hAnsi="Arial" w:cs="Arial"/>
          <w:color w:val="000000" w:themeColor="text1"/>
          <w:szCs w:val="24"/>
        </w:rPr>
      </w:pPr>
      <w:r w:rsidRPr="00A52A69">
        <w:rPr>
          <w:rFonts w:ascii="Arial" w:hAnsi="Arial" w:cs="Arial"/>
          <w:color w:val="000000" w:themeColor="text1"/>
          <w:szCs w:val="24"/>
        </w:rPr>
        <w:t>字段</w:t>
      </w:r>
      <w:r w:rsidRPr="00A52A69">
        <w:rPr>
          <w:rFonts w:ascii="Arial" w:hAnsi="Arial" w:cs="Arial"/>
          <w:color w:val="000000" w:themeColor="text1"/>
          <w:szCs w:val="24"/>
        </w:rPr>
        <w:t>8</w:t>
      </w:r>
      <w:r w:rsidRPr="00A52A69">
        <w:rPr>
          <w:rFonts w:ascii="Arial" w:hAnsi="Arial" w:cs="Arial"/>
          <w:color w:val="000000" w:themeColor="text1"/>
          <w:szCs w:val="24"/>
        </w:rPr>
        <w:t>：方位角，度</w:t>
      </w:r>
    </w:p>
    <w:p w14:paraId="06E517B1" w14:textId="77777777" w:rsidR="00114A70" w:rsidRPr="00A52A69" w:rsidRDefault="00114A70" w:rsidP="00114A70">
      <w:pPr>
        <w:spacing w:line="360" w:lineRule="auto"/>
        <w:ind w:leftChars="175" w:left="420"/>
        <w:rPr>
          <w:rFonts w:ascii="Arial" w:hAnsi="Arial" w:cs="Arial"/>
          <w:color w:val="000000" w:themeColor="text1"/>
          <w:szCs w:val="24"/>
        </w:rPr>
      </w:pPr>
      <w:r w:rsidRPr="00A52A69">
        <w:rPr>
          <w:rFonts w:ascii="Arial" w:hAnsi="Arial" w:cs="Arial"/>
          <w:color w:val="000000" w:themeColor="text1"/>
          <w:szCs w:val="24"/>
        </w:rPr>
        <w:t>字段</w:t>
      </w:r>
      <w:r w:rsidRPr="00A52A69">
        <w:rPr>
          <w:rFonts w:ascii="Arial" w:hAnsi="Arial" w:cs="Arial"/>
          <w:color w:val="000000" w:themeColor="text1"/>
          <w:szCs w:val="24"/>
        </w:rPr>
        <w:t>9</w:t>
      </w:r>
      <w:r w:rsidRPr="00A52A69">
        <w:rPr>
          <w:rFonts w:ascii="Arial" w:hAnsi="Arial" w:cs="Arial"/>
          <w:color w:val="000000" w:themeColor="text1"/>
          <w:szCs w:val="24"/>
        </w:rPr>
        <w:t>：</w:t>
      </w:r>
      <w:r w:rsidRPr="00A52A69">
        <w:rPr>
          <w:rFonts w:ascii="Arial" w:hAnsi="Arial" w:cs="Arial"/>
          <w:color w:val="000000" w:themeColor="text1"/>
          <w:szCs w:val="24"/>
        </w:rPr>
        <w:t>UTC</w:t>
      </w:r>
      <w:r w:rsidRPr="00A52A69">
        <w:rPr>
          <w:rFonts w:ascii="Arial" w:hAnsi="Arial" w:cs="Arial"/>
          <w:color w:val="000000" w:themeColor="text1"/>
          <w:szCs w:val="24"/>
        </w:rPr>
        <w:t>日期，</w:t>
      </w:r>
      <w:r w:rsidRPr="00A52A69">
        <w:rPr>
          <w:rFonts w:ascii="Arial" w:hAnsi="Arial" w:cs="Arial"/>
          <w:color w:val="000000" w:themeColor="text1"/>
          <w:szCs w:val="24"/>
        </w:rPr>
        <w:t>DDMMYY</w:t>
      </w:r>
      <w:r w:rsidRPr="00A52A69">
        <w:rPr>
          <w:rFonts w:ascii="Arial" w:hAnsi="Arial" w:cs="Arial"/>
          <w:color w:val="000000" w:themeColor="text1"/>
          <w:szCs w:val="24"/>
        </w:rPr>
        <w:t>格式</w:t>
      </w:r>
    </w:p>
    <w:p w14:paraId="1DCA9275" w14:textId="77777777" w:rsidR="00114A70" w:rsidRPr="00A52A69" w:rsidRDefault="00114A70" w:rsidP="00114A70">
      <w:pPr>
        <w:spacing w:line="360" w:lineRule="auto"/>
        <w:ind w:leftChars="175" w:left="420"/>
        <w:rPr>
          <w:rFonts w:ascii="Arial" w:hAnsi="Arial" w:cs="Arial"/>
          <w:color w:val="000000" w:themeColor="text1"/>
          <w:szCs w:val="24"/>
        </w:rPr>
      </w:pPr>
      <w:r w:rsidRPr="00A52A69">
        <w:rPr>
          <w:rFonts w:ascii="Arial" w:hAnsi="Arial" w:cs="Arial"/>
          <w:color w:val="000000" w:themeColor="text1"/>
          <w:szCs w:val="24"/>
        </w:rPr>
        <w:t>字段</w:t>
      </w:r>
      <w:r w:rsidRPr="00A52A69">
        <w:rPr>
          <w:rFonts w:ascii="Arial" w:hAnsi="Arial" w:cs="Arial"/>
          <w:color w:val="000000" w:themeColor="text1"/>
          <w:szCs w:val="24"/>
        </w:rPr>
        <w:t>10</w:t>
      </w:r>
      <w:r w:rsidRPr="00A52A69">
        <w:rPr>
          <w:rFonts w:ascii="Arial" w:hAnsi="Arial" w:cs="Arial"/>
          <w:color w:val="000000" w:themeColor="text1"/>
          <w:szCs w:val="24"/>
        </w:rPr>
        <w:t>：磁偏角，</w:t>
      </w:r>
      <w:r w:rsidRPr="00A52A69">
        <w:rPr>
          <w:rFonts w:ascii="Arial" w:hAnsi="Arial" w:cs="Arial"/>
          <w:color w:val="000000" w:themeColor="text1"/>
          <w:szCs w:val="24"/>
        </w:rPr>
        <w:t>(000 - 180)</w:t>
      </w:r>
      <w:r w:rsidRPr="00A52A69">
        <w:rPr>
          <w:rFonts w:ascii="Arial" w:hAnsi="Arial" w:cs="Arial"/>
          <w:color w:val="000000" w:themeColor="text1"/>
          <w:szCs w:val="24"/>
        </w:rPr>
        <w:t>度</w:t>
      </w:r>
      <w:r w:rsidRPr="00A52A69">
        <w:rPr>
          <w:rFonts w:ascii="Arial" w:hAnsi="Arial" w:cs="Arial"/>
          <w:color w:val="000000" w:themeColor="text1"/>
          <w:szCs w:val="24"/>
        </w:rPr>
        <w:t>(</w:t>
      </w:r>
      <w:r w:rsidRPr="00A52A69">
        <w:rPr>
          <w:rFonts w:ascii="Arial" w:hAnsi="Arial" w:cs="Arial"/>
          <w:color w:val="000000" w:themeColor="text1"/>
          <w:szCs w:val="24"/>
        </w:rPr>
        <w:t>前导位数不足则补</w:t>
      </w:r>
      <w:r w:rsidRPr="00A52A69">
        <w:rPr>
          <w:rFonts w:ascii="Arial" w:hAnsi="Arial" w:cs="Arial"/>
          <w:color w:val="000000" w:themeColor="text1"/>
          <w:szCs w:val="24"/>
        </w:rPr>
        <w:t>0)</w:t>
      </w:r>
    </w:p>
    <w:p w14:paraId="7F614BF8" w14:textId="77777777" w:rsidR="00114A70" w:rsidRPr="00A52A69" w:rsidRDefault="00114A70" w:rsidP="00114A70">
      <w:pPr>
        <w:spacing w:line="360" w:lineRule="auto"/>
        <w:ind w:leftChars="175" w:left="420"/>
        <w:rPr>
          <w:rFonts w:ascii="Arial" w:hAnsi="Arial" w:cs="Arial"/>
          <w:color w:val="000000" w:themeColor="text1"/>
          <w:szCs w:val="24"/>
        </w:rPr>
      </w:pPr>
      <w:r w:rsidRPr="00A52A69">
        <w:rPr>
          <w:rFonts w:ascii="Arial" w:hAnsi="Arial" w:cs="Arial"/>
          <w:color w:val="000000" w:themeColor="text1"/>
          <w:szCs w:val="24"/>
        </w:rPr>
        <w:t>字段</w:t>
      </w:r>
      <w:r w:rsidRPr="00A52A69">
        <w:rPr>
          <w:rFonts w:ascii="Arial" w:hAnsi="Arial" w:cs="Arial"/>
          <w:color w:val="000000" w:themeColor="text1"/>
          <w:szCs w:val="24"/>
        </w:rPr>
        <w:t>11</w:t>
      </w:r>
      <w:r w:rsidRPr="00A52A69">
        <w:rPr>
          <w:rFonts w:ascii="Arial" w:hAnsi="Arial" w:cs="Arial"/>
          <w:color w:val="000000" w:themeColor="text1"/>
          <w:szCs w:val="24"/>
        </w:rPr>
        <w:t>：磁偏角方向，</w:t>
      </w:r>
      <w:r w:rsidRPr="00A52A69">
        <w:rPr>
          <w:rFonts w:ascii="Arial" w:hAnsi="Arial" w:cs="Arial"/>
          <w:color w:val="000000" w:themeColor="text1"/>
          <w:szCs w:val="24"/>
        </w:rPr>
        <w:t>E=</w:t>
      </w:r>
      <w:r w:rsidRPr="00A52A69">
        <w:rPr>
          <w:rFonts w:ascii="Arial" w:hAnsi="Arial" w:cs="Arial"/>
          <w:color w:val="000000" w:themeColor="text1"/>
          <w:szCs w:val="24"/>
        </w:rPr>
        <w:t>东，</w:t>
      </w:r>
      <w:r w:rsidRPr="00A52A69">
        <w:rPr>
          <w:rFonts w:ascii="Arial" w:hAnsi="Arial" w:cs="Arial"/>
          <w:color w:val="000000" w:themeColor="text1"/>
          <w:szCs w:val="24"/>
        </w:rPr>
        <w:t>W=</w:t>
      </w:r>
      <w:r w:rsidRPr="00A52A69">
        <w:rPr>
          <w:rFonts w:ascii="Arial" w:hAnsi="Arial" w:cs="Arial"/>
          <w:color w:val="000000" w:themeColor="text1"/>
          <w:szCs w:val="24"/>
        </w:rPr>
        <w:t>西</w:t>
      </w:r>
    </w:p>
    <w:p w14:paraId="52AC7582" w14:textId="77777777" w:rsidR="00114A70" w:rsidRPr="00A52A69" w:rsidRDefault="00114A70" w:rsidP="00114A70">
      <w:pPr>
        <w:spacing w:line="360" w:lineRule="auto"/>
        <w:ind w:leftChars="175" w:left="420"/>
        <w:rPr>
          <w:rFonts w:ascii="Arial" w:hAnsi="Arial" w:cs="Arial"/>
          <w:color w:val="000000" w:themeColor="text1"/>
          <w:szCs w:val="24"/>
        </w:rPr>
      </w:pPr>
      <w:r w:rsidRPr="00A52A69">
        <w:rPr>
          <w:rFonts w:ascii="Arial" w:hAnsi="Arial" w:cs="Arial"/>
          <w:color w:val="000000" w:themeColor="text1"/>
          <w:szCs w:val="24"/>
        </w:rPr>
        <w:t>字段</w:t>
      </w:r>
      <w:r w:rsidRPr="00A52A69">
        <w:rPr>
          <w:rFonts w:ascii="Arial" w:hAnsi="Arial" w:cs="Arial"/>
          <w:color w:val="000000" w:themeColor="text1"/>
          <w:szCs w:val="24"/>
        </w:rPr>
        <w:t>12</w:t>
      </w:r>
      <w:r w:rsidRPr="00A52A69">
        <w:rPr>
          <w:rFonts w:ascii="Arial" w:hAnsi="Arial" w:cs="Arial"/>
          <w:color w:val="000000" w:themeColor="text1"/>
          <w:szCs w:val="24"/>
        </w:rPr>
        <w:t>：模式指示</w:t>
      </w:r>
      <w:r w:rsidRPr="00A52A69">
        <w:rPr>
          <w:rFonts w:ascii="Arial" w:hAnsi="Arial" w:cs="Arial"/>
          <w:color w:val="000000" w:themeColor="text1"/>
          <w:szCs w:val="24"/>
        </w:rPr>
        <w:t>(A=</w:t>
      </w:r>
      <w:r w:rsidRPr="00A52A69">
        <w:rPr>
          <w:rFonts w:ascii="Arial" w:hAnsi="Arial" w:cs="Arial"/>
          <w:color w:val="000000" w:themeColor="text1"/>
          <w:szCs w:val="24"/>
        </w:rPr>
        <w:t>自主定位，</w:t>
      </w:r>
      <w:r w:rsidRPr="00A52A69">
        <w:rPr>
          <w:rFonts w:ascii="Arial" w:hAnsi="Arial" w:cs="Arial"/>
          <w:color w:val="000000" w:themeColor="text1"/>
          <w:szCs w:val="24"/>
        </w:rPr>
        <w:t>D=</w:t>
      </w:r>
      <w:r w:rsidRPr="00A52A69">
        <w:rPr>
          <w:rFonts w:ascii="Arial" w:hAnsi="Arial" w:cs="Arial"/>
          <w:color w:val="000000" w:themeColor="text1"/>
          <w:szCs w:val="24"/>
        </w:rPr>
        <w:t>差分，</w:t>
      </w:r>
      <w:r w:rsidRPr="00A52A69">
        <w:rPr>
          <w:rFonts w:ascii="Arial" w:hAnsi="Arial" w:cs="Arial"/>
          <w:color w:val="000000" w:themeColor="text1"/>
          <w:szCs w:val="24"/>
        </w:rPr>
        <w:t>E=</w:t>
      </w:r>
      <w:r w:rsidRPr="00A52A69">
        <w:rPr>
          <w:rFonts w:ascii="Arial" w:hAnsi="Arial" w:cs="Arial"/>
          <w:color w:val="000000" w:themeColor="text1"/>
          <w:szCs w:val="24"/>
        </w:rPr>
        <w:t>估算，</w:t>
      </w:r>
      <w:r w:rsidRPr="00A52A69">
        <w:rPr>
          <w:rFonts w:ascii="Arial" w:hAnsi="Arial" w:cs="Arial"/>
          <w:color w:val="000000" w:themeColor="text1"/>
          <w:szCs w:val="24"/>
        </w:rPr>
        <w:t>N=</w:t>
      </w:r>
      <w:r w:rsidRPr="00A52A69">
        <w:rPr>
          <w:rFonts w:ascii="Arial" w:hAnsi="Arial" w:cs="Arial"/>
          <w:color w:val="000000" w:themeColor="text1"/>
          <w:szCs w:val="24"/>
        </w:rPr>
        <w:t>数据无效</w:t>
      </w:r>
      <w:r w:rsidRPr="00A52A69">
        <w:rPr>
          <w:rFonts w:ascii="Arial" w:hAnsi="Arial" w:cs="Arial"/>
          <w:color w:val="000000" w:themeColor="text1"/>
          <w:szCs w:val="24"/>
        </w:rPr>
        <w:t>)</w:t>
      </w:r>
    </w:p>
    <w:p w14:paraId="1D608F17" w14:textId="64D987C9" w:rsidR="00FE2FAB" w:rsidRDefault="00FE2FAB" w:rsidP="00152A7D">
      <w:pPr>
        <w:pStyle w:val="1"/>
        <w:numPr>
          <w:ilvl w:val="0"/>
          <w:numId w:val="3"/>
        </w:numPr>
        <w:spacing w:before="120" w:after="120" w:line="360" w:lineRule="auto"/>
        <w:rPr>
          <w:rFonts w:ascii="Arial" w:eastAsia="黑体" w:hAnsi="Arial" w:cs="Arial"/>
          <w:color w:val="000000" w:themeColor="text1"/>
          <w:sz w:val="24"/>
          <w:szCs w:val="24"/>
        </w:rPr>
      </w:pPr>
      <w:bookmarkStart w:id="3648" w:name="_Toc137217603"/>
      <w:bookmarkEnd w:id="2494"/>
      <w:bookmarkEnd w:id="2495"/>
      <w:r>
        <w:rPr>
          <w:rFonts w:ascii="Arial" w:eastAsia="黑体" w:hAnsi="Arial" w:cs="Arial" w:hint="eastAsia"/>
          <w:color w:val="000000" w:themeColor="text1"/>
          <w:sz w:val="24"/>
          <w:szCs w:val="24"/>
        </w:rPr>
        <w:t>校验方法</w:t>
      </w:r>
      <w:bookmarkEnd w:id="3648"/>
    </w:p>
    <w:p w14:paraId="07DAFCC9" w14:textId="1C5E330F" w:rsidR="00B12B9E" w:rsidRPr="00FE2FAB" w:rsidRDefault="00FE2FAB" w:rsidP="00FE2FAB">
      <w:pPr>
        <w:pStyle w:val="20"/>
        <w:numPr>
          <w:ilvl w:val="1"/>
          <w:numId w:val="3"/>
        </w:numPr>
        <w:spacing w:before="120" w:after="0" w:line="360" w:lineRule="auto"/>
        <w:rPr>
          <w:rFonts w:ascii="Arial" w:eastAsia="黑体" w:hAnsi="Arial" w:cs="Arial"/>
          <w:color w:val="000000" w:themeColor="text1"/>
          <w:sz w:val="24"/>
        </w:rPr>
      </w:pPr>
      <w:bookmarkStart w:id="3649" w:name="_Toc137217604"/>
      <w:r w:rsidRPr="00FE2FAB">
        <w:rPr>
          <w:rFonts w:ascii="Arial" w:eastAsia="黑体" w:hAnsi="Arial" w:cs="Arial" w:hint="eastAsia"/>
          <w:color w:val="000000" w:themeColor="text1"/>
          <w:sz w:val="24"/>
        </w:rPr>
        <w:t>C</w:t>
      </w:r>
      <w:r w:rsidRPr="00FE2FAB">
        <w:rPr>
          <w:rFonts w:ascii="Arial" w:eastAsia="黑体" w:hAnsi="Arial" w:cs="Arial"/>
          <w:color w:val="000000" w:themeColor="text1"/>
          <w:sz w:val="24"/>
        </w:rPr>
        <w:t>RC</w:t>
      </w:r>
      <w:r w:rsidRPr="00FE2FAB">
        <w:rPr>
          <w:rFonts w:ascii="Arial" w:eastAsia="黑体" w:hAnsi="Arial" w:cs="Arial"/>
          <w:color w:val="000000" w:themeColor="text1"/>
          <w:sz w:val="24"/>
        </w:rPr>
        <w:t>校验</w:t>
      </w:r>
      <w:bookmarkEnd w:id="3649"/>
    </w:p>
    <w:p w14:paraId="7720531A" w14:textId="77777777" w:rsidR="00D10C43" w:rsidRDefault="00D10C43" w:rsidP="00D10C43">
      <w:pPr>
        <w:spacing w:beforeLines="50" w:before="156" w:afterLines="50" w:after="156" w:line="360" w:lineRule="auto"/>
        <w:ind w:firstLine="420"/>
        <w:rPr>
          <w:rFonts w:ascii="Arial" w:hAnsi="Arial" w:cs="Arial"/>
          <w:szCs w:val="24"/>
        </w:rPr>
      </w:pPr>
      <w:r>
        <w:rPr>
          <w:rFonts w:ascii="Arial" w:hAnsi="Arial" w:cs="Arial" w:hint="eastAsia"/>
          <w:szCs w:val="24"/>
        </w:rPr>
        <w:t>CRC</w:t>
      </w:r>
      <w:r>
        <w:rPr>
          <w:rFonts w:ascii="Arial" w:hAnsi="Arial" w:cs="Arial" w:hint="eastAsia"/>
          <w:szCs w:val="24"/>
        </w:rPr>
        <w:t>校验</w:t>
      </w:r>
      <w:r>
        <w:rPr>
          <w:rFonts w:ascii="Arial" w:hAnsi="Arial" w:cs="Arial"/>
          <w:szCs w:val="24"/>
        </w:rPr>
        <w:t>采用</w:t>
      </w:r>
      <w:r>
        <w:rPr>
          <w:rFonts w:ascii="Arial" w:hAnsi="Arial" w:cs="Arial" w:hint="eastAsia"/>
          <w:szCs w:val="24"/>
        </w:rPr>
        <w:t>16</w:t>
      </w:r>
      <w:r>
        <w:rPr>
          <w:rFonts w:ascii="Arial" w:hAnsi="Arial" w:cs="Arial" w:hint="eastAsia"/>
          <w:szCs w:val="24"/>
        </w:rPr>
        <w:t>位</w:t>
      </w:r>
      <w:r>
        <w:rPr>
          <w:rFonts w:ascii="Arial" w:hAnsi="Arial" w:cs="Arial"/>
          <w:szCs w:val="24"/>
        </w:rPr>
        <w:t>的校验方式，</w:t>
      </w:r>
      <w:r>
        <w:rPr>
          <w:rFonts w:ascii="Arial" w:hAnsi="Arial" w:cs="Arial" w:hint="eastAsia"/>
          <w:szCs w:val="24"/>
        </w:rPr>
        <w:t>实现</w:t>
      </w:r>
      <w:r>
        <w:rPr>
          <w:rFonts w:ascii="Arial" w:hAnsi="Arial" w:cs="Arial"/>
          <w:szCs w:val="24"/>
        </w:rPr>
        <w:t>代码如下。</w:t>
      </w:r>
    </w:p>
    <w:p w14:paraId="2E211378"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w:t>
      </w:r>
      <w:r>
        <w:rPr>
          <w:rFonts w:ascii="新宋体" w:eastAsia="新宋体" w:cs="新宋体"/>
          <w:color w:val="008000"/>
          <w:kern w:val="0"/>
          <w:sz w:val="19"/>
          <w:szCs w:val="19"/>
        </w:rPr>
        <w:t>//###################################################################</w:t>
      </w:r>
    </w:p>
    <w:p w14:paraId="45F4A25C"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w:t>
      </w:r>
      <w:r>
        <w:rPr>
          <w:rFonts w:ascii="新宋体" w:eastAsia="新宋体" w:cs="新宋体"/>
          <w:color w:val="008000"/>
          <w:kern w:val="0"/>
          <w:sz w:val="19"/>
          <w:szCs w:val="19"/>
        </w:rPr>
        <w:t>//CRC</w:t>
      </w:r>
      <w:r>
        <w:rPr>
          <w:rFonts w:ascii="新宋体" w:eastAsia="新宋体" w:cs="新宋体" w:hint="eastAsia"/>
          <w:color w:val="008000"/>
          <w:kern w:val="0"/>
          <w:sz w:val="19"/>
          <w:szCs w:val="19"/>
        </w:rPr>
        <w:t>余</w:t>
      </w:r>
      <w:r>
        <w:rPr>
          <w:rFonts w:ascii="新宋体" w:eastAsia="新宋体" w:cs="新宋体"/>
          <w:color w:val="008000"/>
          <w:kern w:val="0"/>
          <w:sz w:val="19"/>
          <w:szCs w:val="19"/>
        </w:rPr>
        <w:t>式表格</w:t>
      </w:r>
      <w:r>
        <w:rPr>
          <w:rFonts w:ascii="新宋体" w:eastAsia="新宋体" w:cs="新宋体" w:hint="eastAsia"/>
          <w:color w:val="008000"/>
          <w:kern w:val="0"/>
          <w:sz w:val="19"/>
          <w:szCs w:val="19"/>
        </w:rPr>
        <w:t>高字节</w:t>
      </w:r>
    </w:p>
    <w:p w14:paraId="55056D00"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w:t>
      </w:r>
      <w:r>
        <w:rPr>
          <w:rFonts w:ascii="新宋体" w:eastAsia="新宋体" w:cs="新宋体"/>
          <w:color w:val="008000"/>
          <w:kern w:val="0"/>
          <w:sz w:val="19"/>
          <w:szCs w:val="19"/>
        </w:rPr>
        <w:t>//###################################################################</w:t>
      </w:r>
    </w:p>
    <w:p w14:paraId="4C338113"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w:t>
      </w:r>
      <w:r>
        <w:rPr>
          <w:rFonts w:ascii="新宋体" w:eastAsia="新宋体" w:cs="新宋体"/>
          <w:color w:val="2B91AF"/>
          <w:kern w:val="0"/>
          <w:sz w:val="19"/>
          <w:szCs w:val="19"/>
        </w:rPr>
        <w:t>Byte</w:t>
      </w:r>
      <w:r>
        <w:rPr>
          <w:rFonts w:ascii="新宋体" w:eastAsia="新宋体" w:cs="新宋体"/>
          <w:kern w:val="0"/>
          <w:sz w:val="19"/>
          <w:szCs w:val="19"/>
        </w:rPr>
        <w:t>[] auchCRCHi=</w:t>
      </w:r>
    </w:p>
    <w:p w14:paraId="6EEB9B34"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lastRenderedPageBreak/>
        <w:t xml:space="preserve">        { </w:t>
      </w:r>
    </w:p>
    <w:p w14:paraId="5FAE09E8"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0x00, 0xC1, 0x81, 0x40, 0x01, 0xC0, 0x80, 0x41, 0x01, 0xC0,</w:t>
      </w:r>
    </w:p>
    <w:p w14:paraId="32BEF867"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0x80, 0x41, 0x00, 0xC1, 0x81, 0x40, 0x01, 0xC0, 0x80, 0x41,</w:t>
      </w:r>
    </w:p>
    <w:p w14:paraId="634C4934"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0x00, 0xC1, 0x81, 0x40, 0x00, 0xC1, 0x81, 0x40, 0x01, 0xC0,</w:t>
      </w:r>
    </w:p>
    <w:p w14:paraId="00A13C2B"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0x80, 0x41, 0x01, 0xC0, 0x80, 0x41, 0x00, 0xC1, 0x81, 0x40,</w:t>
      </w:r>
    </w:p>
    <w:p w14:paraId="448DDCCB"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0x00, 0xC1, 0x81, 0x40, 0x01, 0xC0, 0x80, 0x41, 0x00, 0xC1,</w:t>
      </w:r>
    </w:p>
    <w:p w14:paraId="115C20CE"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0x81, 0x40, 0x01, 0xC0, 0x80, 0x41, 0x01, 0xC0, 0x80, 0x41,</w:t>
      </w:r>
    </w:p>
    <w:p w14:paraId="1663419A"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0x00, 0xC1, 0x81, 0x40, 0x01, 0xC0, 0x80, 0x41, 0x00, 0xC1,</w:t>
      </w:r>
    </w:p>
    <w:p w14:paraId="78D85E59"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0x81, 0x40, 0x00, 0xC1, 0x81, 0x40, 0x01, 0xC0, 0x80, 0x41,</w:t>
      </w:r>
    </w:p>
    <w:p w14:paraId="1FA87F62"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0x00, 0xC1, 0x81, 0x40, 0x01, 0xC0, 0x80, 0x41, 0x01, 0xC0,</w:t>
      </w:r>
    </w:p>
    <w:p w14:paraId="1E2BA09B"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0x80, 0x41, 0x00, 0xC1, 0x81, 0x40, 0x00, 0xC1, 0x81, 0x40,</w:t>
      </w:r>
    </w:p>
    <w:p w14:paraId="0ABD1129"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0x01, 0xC0, 0x80, 0x41, 0x01, 0xC0, 0x80, 0x41, 0x00, 0xC1,</w:t>
      </w:r>
    </w:p>
    <w:p w14:paraId="124803E0"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0x81, 0x40, 0x01, 0xC0, 0x80, 0x41, 0x00, 0xC1, 0x81, 0x40,</w:t>
      </w:r>
    </w:p>
    <w:p w14:paraId="6FC961C4"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0x00, 0xC1, 0x81, 0x40, 0x01, 0xC0, 0x80, 0x41, 0x01, 0xC0,</w:t>
      </w:r>
    </w:p>
    <w:p w14:paraId="1BB8A1A7"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0x80, 0x41, 0x00, 0xC1, 0x81, 0x40, 0x00, 0xC1, 0x81, 0x40,</w:t>
      </w:r>
    </w:p>
    <w:p w14:paraId="151E4A7A"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0x01, 0xC0, 0x80, 0x41, 0x00, 0xC1, 0x81, 0x40, 0x01, 0xC0,</w:t>
      </w:r>
    </w:p>
    <w:p w14:paraId="461BF6BF"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0x80, 0x41, 0x01, 0xC0, 0x80, 0x41, 0x00, 0xC1, 0x81, 0x40,</w:t>
      </w:r>
    </w:p>
    <w:p w14:paraId="39D5E1B7"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0x00, 0xC1, 0x81, 0x40, 0x01, 0xC0, 0x80, 0x41, 0x01, 0xC0,</w:t>
      </w:r>
    </w:p>
    <w:p w14:paraId="5D410BA3"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0x80, 0x41, 0x00, 0xC1, 0x81, 0x40, 0x01, 0xC0, 0x80, 0x41,</w:t>
      </w:r>
    </w:p>
    <w:p w14:paraId="2368441C"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0x00, 0xC1, 0x81, 0x40, 0x00, 0xC1, 0x81, 0x40, 0x01, 0xC0,</w:t>
      </w:r>
    </w:p>
    <w:p w14:paraId="72099C1E"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0x80, 0x41, 0x00, 0xC1, 0x81, 0x40, 0x01, 0xC0, 0x80, 0x41,</w:t>
      </w:r>
    </w:p>
    <w:p w14:paraId="75B722B5"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0x01, 0xC0, 0x80, 0x41, 0x00, 0xC1, 0x81, 0x40, 0x01, 0xC0,</w:t>
      </w:r>
    </w:p>
    <w:p w14:paraId="0DBB64AE"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0x80, 0x41, 0x00, 0xC1, 0x81, 0x40, 0x00, 0xC1, 0x81, 0x40,</w:t>
      </w:r>
    </w:p>
    <w:p w14:paraId="6912227A"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0x01, 0xC0, 0x80, 0x41, 0x01, 0xC0, 0x80, 0x41, 0x00, 0xC1,</w:t>
      </w:r>
    </w:p>
    <w:p w14:paraId="77C19628"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0x81, 0x40, 0x00, 0xC1, 0x81, 0x40, 0x01, 0xC0, 0x80, 0x41,</w:t>
      </w:r>
    </w:p>
    <w:p w14:paraId="58AA75B0"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0x00, 0xC1, 0x81, 0x40, 0x01, 0xC0, 0x80, 0x41, 0x01, 0xC0,</w:t>
      </w:r>
    </w:p>
    <w:p w14:paraId="1E71D634"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0x80, 0x41, 0x00, 0xC1, 0x81, 0x40</w:t>
      </w:r>
    </w:p>
    <w:p w14:paraId="103346A3"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w:t>
      </w:r>
    </w:p>
    <w:p w14:paraId="1A29821B" w14:textId="77777777" w:rsidR="00D10C43" w:rsidRDefault="00D10C43" w:rsidP="00D10C43">
      <w:pPr>
        <w:autoSpaceDE w:val="0"/>
        <w:autoSpaceDN w:val="0"/>
        <w:adjustRightInd w:val="0"/>
        <w:jc w:val="left"/>
        <w:rPr>
          <w:rFonts w:ascii="新宋体" w:eastAsia="新宋体" w:cs="新宋体"/>
          <w:kern w:val="0"/>
          <w:sz w:val="19"/>
          <w:szCs w:val="19"/>
        </w:rPr>
      </w:pPr>
    </w:p>
    <w:p w14:paraId="457103B3"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w:t>
      </w:r>
      <w:r>
        <w:rPr>
          <w:rFonts w:ascii="新宋体" w:eastAsia="新宋体" w:cs="新宋体"/>
          <w:color w:val="008000"/>
          <w:kern w:val="0"/>
          <w:sz w:val="19"/>
          <w:szCs w:val="19"/>
        </w:rPr>
        <w:t>//###################################################################</w:t>
      </w:r>
    </w:p>
    <w:p w14:paraId="1BA7C538"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w:t>
      </w:r>
      <w:r>
        <w:rPr>
          <w:rFonts w:ascii="新宋体" w:eastAsia="新宋体" w:cs="新宋体"/>
          <w:color w:val="008000"/>
          <w:kern w:val="0"/>
          <w:sz w:val="19"/>
          <w:szCs w:val="19"/>
        </w:rPr>
        <w:t>//CRC</w:t>
      </w:r>
      <w:r>
        <w:rPr>
          <w:rFonts w:ascii="新宋体" w:eastAsia="新宋体" w:cs="新宋体" w:hint="eastAsia"/>
          <w:color w:val="008000"/>
          <w:kern w:val="0"/>
          <w:sz w:val="19"/>
          <w:szCs w:val="19"/>
        </w:rPr>
        <w:t>余</w:t>
      </w:r>
      <w:r>
        <w:rPr>
          <w:rFonts w:ascii="新宋体" w:eastAsia="新宋体" w:cs="新宋体"/>
          <w:color w:val="008000"/>
          <w:kern w:val="0"/>
          <w:sz w:val="19"/>
          <w:szCs w:val="19"/>
        </w:rPr>
        <w:t>式表格</w:t>
      </w:r>
      <w:r>
        <w:rPr>
          <w:rFonts w:ascii="新宋体" w:eastAsia="新宋体" w:cs="新宋体" w:hint="eastAsia"/>
          <w:color w:val="008000"/>
          <w:kern w:val="0"/>
          <w:sz w:val="19"/>
          <w:szCs w:val="19"/>
        </w:rPr>
        <w:t>低字节</w:t>
      </w:r>
    </w:p>
    <w:p w14:paraId="0E45AAFF"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w:t>
      </w:r>
      <w:r>
        <w:rPr>
          <w:rFonts w:ascii="新宋体" w:eastAsia="新宋体" w:cs="新宋体"/>
          <w:color w:val="008000"/>
          <w:kern w:val="0"/>
          <w:sz w:val="19"/>
          <w:szCs w:val="19"/>
        </w:rPr>
        <w:t>//###################################################################</w:t>
      </w:r>
    </w:p>
    <w:p w14:paraId="21BDAE36"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w:t>
      </w:r>
      <w:r>
        <w:rPr>
          <w:rFonts w:ascii="新宋体" w:eastAsia="新宋体" w:cs="新宋体"/>
          <w:color w:val="2B91AF"/>
          <w:kern w:val="0"/>
          <w:sz w:val="19"/>
          <w:szCs w:val="19"/>
        </w:rPr>
        <w:t>Byte</w:t>
      </w:r>
      <w:r>
        <w:rPr>
          <w:rFonts w:ascii="新宋体" w:eastAsia="新宋体" w:cs="新宋体"/>
          <w:kern w:val="0"/>
          <w:sz w:val="19"/>
          <w:szCs w:val="19"/>
        </w:rPr>
        <w:t>[]  auchCRCLo=</w:t>
      </w:r>
    </w:p>
    <w:p w14:paraId="04D12297"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w:t>
      </w:r>
    </w:p>
    <w:p w14:paraId="6628AD94"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0x00, 0xC0, 0xC1, 0x01, 0xC3, 0x03, 0x02, 0xC2, 0xC6, 0x06,</w:t>
      </w:r>
    </w:p>
    <w:p w14:paraId="419805D8"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0x07, 0xC7, 0x05, 0xC5, 0xC4, 0x04, 0xCC, 0x0C, 0x0D, 0xCD,</w:t>
      </w:r>
    </w:p>
    <w:p w14:paraId="00250BB6"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0x0F, 0xCF, 0xCE, 0x0E, 0x0A, 0xCA, 0xCB, 0x0B, 0xC9, 0x09,</w:t>
      </w:r>
    </w:p>
    <w:p w14:paraId="283EE93C"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0x08, 0xC8, 0xD8, 0x18, 0x19, 0xD9, 0x1B, 0xDB, 0xDA, 0x1A,</w:t>
      </w:r>
    </w:p>
    <w:p w14:paraId="10866B68"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0x1E, 0xDE, 0xDF, 0x1F, 0xDD, 0x1D, 0x1C, 0xDC, 0x14, 0xD4,</w:t>
      </w:r>
    </w:p>
    <w:p w14:paraId="0FD33705"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0xD5, 0x15, 0xD7, 0x17, 0x16, 0xD6, 0xD2, 0x12, 0x13, 0xD3,</w:t>
      </w:r>
    </w:p>
    <w:p w14:paraId="34F2842C"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0x11, 0xD1, 0xD0, 0x10, 0xF0, 0x30, 0x31, 0xF1, 0x33, 0xF3,</w:t>
      </w:r>
    </w:p>
    <w:p w14:paraId="56C55F27"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0xF2, 0x32, 0x36, 0xF6, 0xF7, 0x37, 0xF5, 0x35, 0x34, 0xF4,</w:t>
      </w:r>
    </w:p>
    <w:p w14:paraId="6CE04CD5"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0x3C, 0xFC, 0xFD, 0x3D, 0xFF, 0x3F, 0x3E, 0xFE, 0xFA, 0x3A,</w:t>
      </w:r>
    </w:p>
    <w:p w14:paraId="73F07645"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0x3B, 0xFB, 0x39, 0xF9, 0xF8, 0x38, 0x28, 0xE8, 0xE9, 0x29,</w:t>
      </w:r>
    </w:p>
    <w:p w14:paraId="6AF62EAC"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lastRenderedPageBreak/>
        <w:t xml:space="preserve">            0xEB, 0x2B, 0x2A, 0xEA, 0xEE, 0x2E, 0x2F, 0xEF, 0x2D, 0xED,</w:t>
      </w:r>
    </w:p>
    <w:p w14:paraId="01697533"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0xEC, 0x2C, 0xE4, 0x24, 0x25, 0xE5, 0x27, 0xE7, 0xE6, 0x26,</w:t>
      </w:r>
    </w:p>
    <w:p w14:paraId="45C1CA9E"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0x22, 0xE2, 0xE3, 0x23, 0xE1, 0x21, 0x20, 0xE0, 0xA0, 0x60,</w:t>
      </w:r>
    </w:p>
    <w:p w14:paraId="3686E5DE"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0x61, 0xA1, 0x63, 0xA3, 0xA2, 0x62, 0x66, 0xA6, 0xA7, 0x67,</w:t>
      </w:r>
    </w:p>
    <w:p w14:paraId="702D4C1D"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0xA5, 0x65, 0x64, 0xA4, 0x6C, 0xAC, 0xAD, 0x6D, 0xAF, 0x6F,</w:t>
      </w:r>
    </w:p>
    <w:p w14:paraId="14CDE5E8"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0x6E, 0xAE, 0xAA, 0x6A, 0x6B, 0xAB, 0x69, 0xA9, 0xA8, 0x68,</w:t>
      </w:r>
    </w:p>
    <w:p w14:paraId="39F9A204"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0x78, 0xB8, 0xB9, 0x79, 0xBB, 0x7B, 0x7A, 0xBA, 0xBE, 0x7E,</w:t>
      </w:r>
    </w:p>
    <w:p w14:paraId="38C937CA"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0x7F, 0xBF, 0x7D, 0xBD, 0xBC, 0x7C, 0xB4, 0x74, 0x75, 0xB5,</w:t>
      </w:r>
    </w:p>
    <w:p w14:paraId="1A6E0D09"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0x77, 0xB7, 0xB6, 0x76, 0x72, 0xB2, 0xB3, 0x73, 0xB1, 0x71,</w:t>
      </w:r>
    </w:p>
    <w:p w14:paraId="0AF6E525"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0x70, 0xB0, 0x50, 0x90, 0x91, 0x51, 0x93, 0x53, 0x52, 0x92,</w:t>
      </w:r>
    </w:p>
    <w:p w14:paraId="3CC16BDF"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0x96, 0x56, 0x57, 0x97, 0x55, 0x95, 0x94, 0x54, 0x9C, 0x5C,</w:t>
      </w:r>
    </w:p>
    <w:p w14:paraId="63542306"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0x5D, 0x9D, 0x5F, 0x9F, 0x9E, 0x5E, 0x5A, 0x9A, 0x9B, 0x5B,</w:t>
      </w:r>
    </w:p>
    <w:p w14:paraId="2DD0954B"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0x99, 0x59, 0x58, 0x98, 0x88, 0x48, 0x49, 0x89, 0x4B, 0x8B,</w:t>
      </w:r>
    </w:p>
    <w:p w14:paraId="35FC183E"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0x8A, 0x4A, 0x4E, 0x8E, 0x8F, 0x4F, 0x8D, 0x4D, 0x4C, 0x8C,</w:t>
      </w:r>
    </w:p>
    <w:p w14:paraId="233ACCA1"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0x44, 0x84, 0x85, 0x45, 0x87, 0x47, 0x46, 0x86, 0x82, 0x42,</w:t>
      </w:r>
    </w:p>
    <w:p w14:paraId="21C9089E"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0x43, 0x83, 0x41, 0x81, 0x80, 0x40</w:t>
      </w:r>
    </w:p>
    <w:p w14:paraId="385C5DDB" w14:textId="77777777" w:rsidR="00D10C43"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w:t>
      </w:r>
    </w:p>
    <w:p w14:paraId="4A8966D6" w14:textId="77777777" w:rsidR="00D10C43" w:rsidRDefault="00D10C43" w:rsidP="00D10C43">
      <w:pPr>
        <w:autoSpaceDE w:val="0"/>
        <w:autoSpaceDN w:val="0"/>
        <w:adjustRightInd w:val="0"/>
        <w:jc w:val="left"/>
        <w:rPr>
          <w:rFonts w:ascii="新宋体" w:eastAsia="新宋体" w:cs="新宋体"/>
          <w:kern w:val="0"/>
          <w:sz w:val="19"/>
          <w:szCs w:val="19"/>
        </w:rPr>
      </w:pPr>
    </w:p>
    <w:p w14:paraId="143AF623" w14:textId="77777777" w:rsidR="00D10C43" w:rsidRPr="00D10C43" w:rsidRDefault="00D10C43" w:rsidP="00D10C43">
      <w:pPr>
        <w:autoSpaceDE w:val="0"/>
        <w:autoSpaceDN w:val="0"/>
        <w:adjustRightInd w:val="0"/>
        <w:ind w:leftChars="300" w:left="720"/>
        <w:jc w:val="left"/>
        <w:rPr>
          <w:rFonts w:ascii="新宋体" w:eastAsia="新宋体" w:cs="新宋体"/>
          <w:kern w:val="0"/>
          <w:sz w:val="19"/>
          <w:szCs w:val="19"/>
        </w:rPr>
      </w:pPr>
      <w:r w:rsidRPr="00D10C43">
        <w:rPr>
          <w:rFonts w:ascii="新宋体" w:eastAsia="新宋体" w:cs="新宋体"/>
          <w:kern w:val="0"/>
          <w:sz w:val="19"/>
          <w:szCs w:val="19"/>
        </w:rPr>
        <w:t>//#############################################################################</w:t>
      </w:r>
    </w:p>
    <w:p w14:paraId="350160C0" w14:textId="77777777" w:rsidR="00D10C43" w:rsidRPr="00D10C43" w:rsidRDefault="00D10C43" w:rsidP="00D10C43">
      <w:pPr>
        <w:autoSpaceDE w:val="0"/>
        <w:autoSpaceDN w:val="0"/>
        <w:adjustRightInd w:val="0"/>
        <w:ind w:leftChars="300" w:left="720"/>
        <w:jc w:val="left"/>
        <w:rPr>
          <w:rFonts w:ascii="新宋体" w:eastAsia="新宋体" w:cs="新宋体"/>
          <w:kern w:val="0"/>
          <w:sz w:val="19"/>
          <w:szCs w:val="19"/>
        </w:rPr>
      </w:pPr>
      <w:r w:rsidRPr="00D10C43">
        <w:rPr>
          <w:rFonts w:ascii="新宋体" w:eastAsia="新宋体" w:cs="新宋体" w:hint="eastAsia"/>
          <w:kern w:val="0"/>
          <w:sz w:val="19"/>
          <w:szCs w:val="19"/>
        </w:rPr>
        <w:t>//函数名称: CalcCRC16B</w:t>
      </w:r>
      <w:r w:rsidRPr="00D10C43">
        <w:rPr>
          <w:rFonts w:ascii="新宋体" w:eastAsia="新宋体" w:cs="新宋体"/>
          <w:kern w:val="0"/>
          <w:sz w:val="19"/>
          <w:szCs w:val="19"/>
        </w:rPr>
        <w:t>yte</w:t>
      </w:r>
      <w:r w:rsidRPr="00D10C43">
        <w:rPr>
          <w:rFonts w:ascii="新宋体" w:eastAsia="新宋体" w:cs="新宋体" w:hint="eastAsia"/>
          <w:kern w:val="0"/>
          <w:sz w:val="19"/>
          <w:szCs w:val="19"/>
        </w:rPr>
        <w:tab/>
      </w:r>
      <w:r w:rsidRPr="00D10C43">
        <w:rPr>
          <w:rFonts w:ascii="新宋体" w:eastAsia="新宋体" w:cs="新宋体" w:hint="eastAsia"/>
          <w:kern w:val="0"/>
          <w:sz w:val="19"/>
          <w:szCs w:val="19"/>
        </w:rPr>
        <w:tab/>
      </w:r>
      <w:r w:rsidRPr="00D10C43">
        <w:rPr>
          <w:rFonts w:ascii="新宋体" w:eastAsia="新宋体" w:cs="新宋体" w:hint="eastAsia"/>
          <w:kern w:val="0"/>
          <w:sz w:val="19"/>
          <w:szCs w:val="19"/>
        </w:rPr>
        <w:tab/>
      </w:r>
      <w:r w:rsidRPr="00D10C43">
        <w:rPr>
          <w:rFonts w:ascii="新宋体" w:eastAsia="新宋体" w:cs="新宋体" w:hint="eastAsia"/>
          <w:kern w:val="0"/>
          <w:sz w:val="19"/>
          <w:szCs w:val="19"/>
        </w:rPr>
        <w:tab/>
      </w:r>
      <w:r w:rsidRPr="00D10C43">
        <w:rPr>
          <w:rFonts w:ascii="新宋体" w:eastAsia="新宋体" w:cs="新宋体" w:hint="eastAsia"/>
          <w:kern w:val="0"/>
          <w:sz w:val="19"/>
          <w:szCs w:val="19"/>
        </w:rPr>
        <w:tab/>
      </w:r>
      <w:r w:rsidRPr="00D10C43">
        <w:rPr>
          <w:rFonts w:ascii="新宋体" w:eastAsia="新宋体" w:cs="新宋体" w:hint="eastAsia"/>
          <w:kern w:val="0"/>
          <w:sz w:val="19"/>
          <w:szCs w:val="19"/>
        </w:rPr>
        <w:tab/>
      </w:r>
      <w:r w:rsidRPr="00D10C43">
        <w:rPr>
          <w:rFonts w:ascii="新宋体" w:eastAsia="新宋体" w:cs="新宋体" w:hint="eastAsia"/>
          <w:kern w:val="0"/>
          <w:sz w:val="19"/>
          <w:szCs w:val="19"/>
        </w:rPr>
        <w:tab/>
      </w:r>
      <w:r w:rsidRPr="00D10C43">
        <w:rPr>
          <w:rFonts w:ascii="新宋体" w:eastAsia="新宋体" w:cs="新宋体" w:hint="eastAsia"/>
          <w:kern w:val="0"/>
          <w:sz w:val="19"/>
          <w:szCs w:val="19"/>
        </w:rPr>
        <w:tab/>
      </w:r>
      <w:r w:rsidRPr="00D10C43">
        <w:rPr>
          <w:rFonts w:ascii="新宋体" w:eastAsia="新宋体" w:cs="新宋体" w:hint="eastAsia"/>
          <w:kern w:val="0"/>
          <w:sz w:val="19"/>
          <w:szCs w:val="19"/>
        </w:rPr>
        <w:tab/>
      </w:r>
      <w:r w:rsidRPr="00D10C43">
        <w:rPr>
          <w:rFonts w:ascii="新宋体" w:eastAsia="新宋体" w:cs="新宋体" w:hint="eastAsia"/>
          <w:kern w:val="0"/>
          <w:sz w:val="19"/>
          <w:szCs w:val="19"/>
        </w:rPr>
        <w:tab/>
      </w:r>
      <w:r w:rsidRPr="00D10C43">
        <w:rPr>
          <w:rFonts w:ascii="新宋体" w:eastAsia="新宋体" w:cs="新宋体" w:hint="eastAsia"/>
          <w:kern w:val="0"/>
          <w:sz w:val="19"/>
          <w:szCs w:val="19"/>
        </w:rPr>
        <w:tab/>
      </w:r>
      <w:r w:rsidRPr="00D10C43">
        <w:rPr>
          <w:rFonts w:ascii="新宋体" w:eastAsia="新宋体" w:cs="新宋体" w:hint="eastAsia"/>
          <w:kern w:val="0"/>
          <w:sz w:val="19"/>
          <w:szCs w:val="19"/>
        </w:rPr>
        <w:tab/>
      </w:r>
    </w:p>
    <w:p w14:paraId="10E97CE5" w14:textId="77777777" w:rsidR="00D10C43" w:rsidRPr="00D10C43" w:rsidRDefault="00D10C43" w:rsidP="00D10C43">
      <w:pPr>
        <w:autoSpaceDE w:val="0"/>
        <w:autoSpaceDN w:val="0"/>
        <w:adjustRightInd w:val="0"/>
        <w:ind w:leftChars="300" w:left="720"/>
        <w:jc w:val="left"/>
        <w:rPr>
          <w:rFonts w:ascii="新宋体" w:eastAsia="新宋体" w:cs="新宋体"/>
          <w:kern w:val="0"/>
          <w:sz w:val="19"/>
          <w:szCs w:val="19"/>
        </w:rPr>
      </w:pPr>
      <w:r w:rsidRPr="00D10C43">
        <w:rPr>
          <w:rFonts w:ascii="新宋体" w:eastAsia="新宋体" w:cs="新宋体" w:hint="eastAsia"/>
          <w:kern w:val="0"/>
          <w:sz w:val="19"/>
          <w:szCs w:val="19"/>
        </w:rPr>
        <w:t xml:space="preserve">        //函数说明: 计算数组的CRC校验码(8bit高低位）</w:t>
      </w:r>
      <w:r w:rsidRPr="00D10C43">
        <w:rPr>
          <w:rFonts w:ascii="新宋体" w:eastAsia="新宋体" w:cs="新宋体" w:hint="eastAsia"/>
          <w:kern w:val="0"/>
          <w:sz w:val="19"/>
          <w:szCs w:val="19"/>
        </w:rPr>
        <w:tab/>
      </w:r>
      <w:r w:rsidRPr="00D10C43">
        <w:rPr>
          <w:rFonts w:ascii="新宋体" w:eastAsia="新宋体" w:cs="新宋体" w:hint="eastAsia"/>
          <w:kern w:val="0"/>
          <w:sz w:val="19"/>
          <w:szCs w:val="19"/>
        </w:rPr>
        <w:tab/>
      </w:r>
      <w:r w:rsidRPr="00D10C43">
        <w:rPr>
          <w:rFonts w:ascii="新宋体" w:eastAsia="新宋体" w:cs="新宋体" w:hint="eastAsia"/>
          <w:kern w:val="0"/>
          <w:sz w:val="19"/>
          <w:szCs w:val="19"/>
        </w:rPr>
        <w:tab/>
      </w:r>
      <w:r w:rsidRPr="00D10C43">
        <w:rPr>
          <w:rFonts w:ascii="新宋体" w:eastAsia="新宋体" w:cs="新宋体" w:hint="eastAsia"/>
          <w:kern w:val="0"/>
          <w:sz w:val="19"/>
          <w:szCs w:val="19"/>
        </w:rPr>
        <w:tab/>
      </w:r>
      <w:r w:rsidRPr="00D10C43">
        <w:rPr>
          <w:rFonts w:ascii="新宋体" w:eastAsia="新宋体" w:cs="新宋体" w:hint="eastAsia"/>
          <w:kern w:val="0"/>
          <w:sz w:val="19"/>
          <w:szCs w:val="19"/>
        </w:rPr>
        <w:tab/>
      </w:r>
      <w:r w:rsidRPr="00D10C43">
        <w:rPr>
          <w:rFonts w:ascii="新宋体" w:eastAsia="新宋体" w:cs="新宋体" w:hint="eastAsia"/>
          <w:kern w:val="0"/>
          <w:sz w:val="19"/>
          <w:szCs w:val="19"/>
        </w:rPr>
        <w:tab/>
      </w:r>
    </w:p>
    <w:p w14:paraId="68691A2E" w14:textId="77777777" w:rsidR="00D10C43" w:rsidRPr="00D10C43" w:rsidRDefault="00D10C43" w:rsidP="00D10C43">
      <w:pPr>
        <w:autoSpaceDE w:val="0"/>
        <w:autoSpaceDN w:val="0"/>
        <w:adjustRightInd w:val="0"/>
        <w:ind w:leftChars="300" w:left="720"/>
        <w:jc w:val="left"/>
        <w:rPr>
          <w:rFonts w:ascii="新宋体" w:eastAsia="新宋体" w:cs="新宋体"/>
          <w:kern w:val="0"/>
          <w:sz w:val="19"/>
          <w:szCs w:val="19"/>
        </w:rPr>
      </w:pPr>
      <w:r w:rsidRPr="00D10C43">
        <w:rPr>
          <w:rFonts w:ascii="新宋体" w:eastAsia="新宋体" w:cs="新宋体" w:hint="eastAsia"/>
          <w:kern w:val="0"/>
          <w:sz w:val="19"/>
          <w:szCs w:val="19"/>
        </w:rPr>
        <w:t xml:space="preserve">        //输入参数: crc   初始计算的校验码</w:t>
      </w:r>
    </w:p>
    <w:p w14:paraId="231E515F" w14:textId="77777777" w:rsidR="00D10C43" w:rsidRPr="00D10C43" w:rsidRDefault="00D10C43" w:rsidP="00D10C43">
      <w:pPr>
        <w:autoSpaceDE w:val="0"/>
        <w:autoSpaceDN w:val="0"/>
        <w:adjustRightInd w:val="0"/>
        <w:ind w:leftChars="300" w:left="720"/>
        <w:jc w:val="left"/>
        <w:rPr>
          <w:rFonts w:ascii="新宋体" w:eastAsia="新宋体" w:cs="新宋体"/>
          <w:kern w:val="0"/>
          <w:sz w:val="19"/>
          <w:szCs w:val="19"/>
        </w:rPr>
      </w:pPr>
      <w:r w:rsidRPr="00D10C43">
        <w:rPr>
          <w:rFonts w:ascii="新宋体" w:eastAsia="新宋体" w:cs="新宋体" w:hint="eastAsia"/>
          <w:kern w:val="0"/>
          <w:sz w:val="19"/>
          <w:szCs w:val="19"/>
        </w:rPr>
        <w:t xml:space="preserve">        //          start  计算CRC起始位置</w:t>
      </w:r>
    </w:p>
    <w:p w14:paraId="5D246A40" w14:textId="77777777" w:rsidR="00D10C43" w:rsidRPr="00D10C43" w:rsidRDefault="00D10C43" w:rsidP="00D10C43">
      <w:pPr>
        <w:autoSpaceDE w:val="0"/>
        <w:autoSpaceDN w:val="0"/>
        <w:adjustRightInd w:val="0"/>
        <w:ind w:leftChars="300" w:left="720"/>
        <w:jc w:val="left"/>
        <w:rPr>
          <w:rFonts w:ascii="新宋体" w:eastAsia="新宋体" w:cs="新宋体"/>
          <w:kern w:val="0"/>
          <w:sz w:val="19"/>
          <w:szCs w:val="19"/>
        </w:rPr>
      </w:pPr>
      <w:r w:rsidRPr="00D10C43">
        <w:rPr>
          <w:rFonts w:ascii="新宋体" w:eastAsia="新宋体" w:cs="新宋体" w:hint="eastAsia"/>
          <w:kern w:val="0"/>
          <w:sz w:val="19"/>
          <w:szCs w:val="19"/>
        </w:rPr>
        <w:t xml:space="preserve">        //          len   计算数据长度</w:t>
      </w:r>
    </w:p>
    <w:p w14:paraId="590CF0B1" w14:textId="77777777" w:rsidR="00D10C43" w:rsidRPr="00D10C43" w:rsidRDefault="00D10C43" w:rsidP="00D10C43">
      <w:pPr>
        <w:autoSpaceDE w:val="0"/>
        <w:autoSpaceDN w:val="0"/>
        <w:adjustRightInd w:val="0"/>
        <w:ind w:leftChars="300" w:left="720"/>
        <w:jc w:val="left"/>
        <w:rPr>
          <w:rFonts w:ascii="新宋体" w:eastAsia="新宋体" w:cs="新宋体"/>
          <w:kern w:val="0"/>
          <w:sz w:val="19"/>
          <w:szCs w:val="19"/>
        </w:rPr>
      </w:pPr>
      <w:r w:rsidRPr="00D10C43">
        <w:rPr>
          <w:rFonts w:ascii="新宋体" w:eastAsia="新宋体" w:cs="新宋体" w:hint="eastAsia"/>
          <w:kern w:val="0"/>
          <w:sz w:val="19"/>
          <w:szCs w:val="19"/>
        </w:rPr>
        <w:t xml:space="preserve">        //          buf   计算数据数组</w:t>
      </w:r>
    </w:p>
    <w:p w14:paraId="607A8F2A" w14:textId="77777777" w:rsidR="00D10C43" w:rsidRPr="00D10C43" w:rsidRDefault="00D10C43" w:rsidP="00D10C43">
      <w:pPr>
        <w:autoSpaceDE w:val="0"/>
        <w:autoSpaceDN w:val="0"/>
        <w:adjustRightInd w:val="0"/>
        <w:ind w:leftChars="300" w:left="720"/>
        <w:jc w:val="left"/>
        <w:rPr>
          <w:rFonts w:ascii="新宋体" w:eastAsia="新宋体" w:cs="新宋体"/>
          <w:kern w:val="0"/>
          <w:sz w:val="19"/>
          <w:szCs w:val="19"/>
        </w:rPr>
      </w:pPr>
      <w:r w:rsidRPr="00D10C43">
        <w:rPr>
          <w:rFonts w:ascii="新宋体" w:eastAsia="新宋体" w:cs="新宋体" w:hint="eastAsia"/>
          <w:kern w:val="0"/>
          <w:sz w:val="19"/>
          <w:szCs w:val="19"/>
        </w:rPr>
        <w:t xml:space="preserve">        //输出参数: 无</w:t>
      </w:r>
      <w:r w:rsidRPr="00D10C43">
        <w:rPr>
          <w:rFonts w:ascii="新宋体" w:eastAsia="新宋体" w:cs="新宋体" w:hint="eastAsia"/>
          <w:kern w:val="0"/>
          <w:sz w:val="19"/>
          <w:szCs w:val="19"/>
        </w:rPr>
        <w:tab/>
      </w:r>
      <w:r w:rsidRPr="00D10C43">
        <w:rPr>
          <w:rFonts w:ascii="新宋体" w:eastAsia="新宋体" w:cs="新宋体" w:hint="eastAsia"/>
          <w:kern w:val="0"/>
          <w:sz w:val="19"/>
          <w:szCs w:val="19"/>
        </w:rPr>
        <w:tab/>
      </w:r>
      <w:r w:rsidRPr="00D10C43">
        <w:rPr>
          <w:rFonts w:ascii="新宋体" w:eastAsia="新宋体" w:cs="新宋体" w:hint="eastAsia"/>
          <w:kern w:val="0"/>
          <w:sz w:val="19"/>
          <w:szCs w:val="19"/>
        </w:rPr>
        <w:tab/>
      </w:r>
      <w:r w:rsidRPr="00D10C43">
        <w:rPr>
          <w:rFonts w:ascii="新宋体" w:eastAsia="新宋体" w:cs="新宋体" w:hint="eastAsia"/>
          <w:kern w:val="0"/>
          <w:sz w:val="19"/>
          <w:szCs w:val="19"/>
        </w:rPr>
        <w:tab/>
      </w:r>
      <w:r w:rsidRPr="00D10C43">
        <w:rPr>
          <w:rFonts w:ascii="新宋体" w:eastAsia="新宋体" w:cs="新宋体" w:hint="eastAsia"/>
          <w:kern w:val="0"/>
          <w:sz w:val="19"/>
          <w:szCs w:val="19"/>
        </w:rPr>
        <w:tab/>
      </w:r>
      <w:r w:rsidRPr="00D10C43">
        <w:rPr>
          <w:rFonts w:ascii="新宋体" w:eastAsia="新宋体" w:cs="新宋体" w:hint="eastAsia"/>
          <w:kern w:val="0"/>
          <w:sz w:val="19"/>
          <w:szCs w:val="19"/>
        </w:rPr>
        <w:tab/>
      </w:r>
      <w:r w:rsidRPr="00D10C43">
        <w:rPr>
          <w:rFonts w:ascii="新宋体" w:eastAsia="新宋体" w:cs="新宋体" w:hint="eastAsia"/>
          <w:kern w:val="0"/>
          <w:sz w:val="19"/>
          <w:szCs w:val="19"/>
        </w:rPr>
        <w:tab/>
      </w:r>
      <w:r w:rsidRPr="00D10C43">
        <w:rPr>
          <w:rFonts w:ascii="新宋体" w:eastAsia="新宋体" w:cs="新宋体" w:hint="eastAsia"/>
          <w:kern w:val="0"/>
          <w:sz w:val="19"/>
          <w:szCs w:val="19"/>
        </w:rPr>
        <w:tab/>
      </w:r>
      <w:r w:rsidRPr="00D10C43">
        <w:rPr>
          <w:rFonts w:ascii="新宋体" w:eastAsia="新宋体" w:cs="新宋体" w:hint="eastAsia"/>
          <w:kern w:val="0"/>
          <w:sz w:val="19"/>
          <w:szCs w:val="19"/>
        </w:rPr>
        <w:tab/>
      </w:r>
      <w:r w:rsidRPr="00D10C43">
        <w:rPr>
          <w:rFonts w:ascii="新宋体" w:eastAsia="新宋体" w:cs="新宋体" w:hint="eastAsia"/>
          <w:kern w:val="0"/>
          <w:sz w:val="19"/>
          <w:szCs w:val="19"/>
        </w:rPr>
        <w:tab/>
      </w:r>
      <w:r w:rsidRPr="00D10C43">
        <w:rPr>
          <w:rFonts w:ascii="新宋体" w:eastAsia="新宋体" w:cs="新宋体" w:hint="eastAsia"/>
          <w:kern w:val="0"/>
          <w:sz w:val="19"/>
          <w:szCs w:val="19"/>
        </w:rPr>
        <w:tab/>
      </w:r>
      <w:r w:rsidRPr="00D10C43">
        <w:rPr>
          <w:rFonts w:ascii="新宋体" w:eastAsia="新宋体" w:cs="新宋体" w:hint="eastAsia"/>
          <w:kern w:val="0"/>
          <w:sz w:val="19"/>
          <w:szCs w:val="19"/>
        </w:rPr>
        <w:tab/>
      </w:r>
      <w:r w:rsidRPr="00D10C43">
        <w:rPr>
          <w:rFonts w:ascii="新宋体" w:eastAsia="新宋体" w:cs="新宋体" w:hint="eastAsia"/>
          <w:kern w:val="0"/>
          <w:sz w:val="19"/>
          <w:szCs w:val="19"/>
        </w:rPr>
        <w:tab/>
      </w:r>
      <w:r w:rsidRPr="00D10C43">
        <w:rPr>
          <w:rFonts w:ascii="新宋体" w:eastAsia="新宋体" w:cs="新宋体" w:hint="eastAsia"/>
          <w:kern w:val="0"/>
          <w:sz w:val="19"/>
          <w:szCs w:val="19"/>
        </w:rPr>
        <w:tab/>
      </w:r>
      <w:r w:rsidRPr="00D10C43">
        <w:rPr>
          <w:rFonts w:ascii="新宋体" w:eastAsia="新宋体" w:cs="新宋体" w:hint="eastAsia"/>
          <w:kern w:val="0"/>
          <w:sz w:val="19"/>
          <w:szCs w:val="19"/>
        </w:rPr>
        <w:tab/>
      </w:r>
      <w:r w:rsidRPr="00D10C43">
        <w:rPr>
          <w:rFonts w:ascii="新宋体" w:eastAsia="新宋体" w:cs="新宋体" w:hint="eastAsia"/>
          <w:kern w:val="0"/>
          <w:sz w:val="19"/>
          <w:szCs w:val="19"/>
        </w:rPr>
        <w:tab/>
      </w:r>
      <w:r w:rsidRPr="00D10C43">
        <w:rPr>
          <w:rFonts w:ascii="新宋体" w:eastAsia="新宋体" w:cs="新宋体"/>
          <w:kern w:val="0"/>
          <w:sz w:val="19"/>
          <w:szCs w:val="19"/>
        </w:rPr>
        <w:t xml:space="preserve"> </w:t>
      </w:r>
      <w:r w:rsidRPr="00D10C43">
        <w:rPr>
          <w:rFonts w:ascii="新宋体" w:eastAsia="新宋体" w:cs="新宋体" w:hint="eastAsia"/>
          <w:kern w:val="0"/>
          <w:sz w:val="19"/>
          <w:szCs w:val="19"/>
        </w:rPr>
        <w:t xml:space="preserve"> //返回值　: CRC校验码</w:t>
      </w:r>
      <w:r w:rsidRPr="00D10C43">
        <w:rPr>
          <w:rFonts w:ascii="新宋体" w:eastAsia="新宋体" w:cs="新宋体"/>
          <w:kern w:val="0"/>
          <w:sz w:val="19"/>
          <w:szCs w:val="19"/>
        </w:rPr>
        <w:tab/>
      </w:r>
    </w:p>
    <w:p w14:paraId="58D3286E" w14:textId="77777777" w:rsidR="00D10C43" w:rsidRDefault="00D10C43" w:rsidP="00D10C43">
      <w:pPr>
        <w:autoSpaceDE w:val="0"/>
        <w:autoSpaceDN w:val="0"/>
        <w:adjustRightInd w:val="0"/>
        <w:ind w:leftChars="300" w:left="720"/>
        <w:jc w:val="left"/>
        <w:rPr>
          <w:rFonts w:ascii="新宋体" w:eastAsia="新宋体" w:cs="新宋体"/>
          <w:kern w:val="0"/>
          <w:sz w:val="19"/>
          <w:szCs w:val="19"/>
        </w:rPr>
      </w:pPr>
      <w:r>
        <w:rPr>
          <w:rFonts w:ascii="新宋体" w:eastAsia="新宋体" w:cs="新宋体"/>
          <w:kern w:val="0"/>
          <w:sz w:val="19"/>
          <w:szCs w:val="19"/>
        </w:rPr>
        <w:t xml:space="preserve"> </w:t>
      </w:r>
      <w:r w:rsidRPr="00D10C43">
        <w:rPr>
          <w:rFonts w:ascii="新宋体" w:eastAsia="新宋体" w:cs="新宋体"/>
          <w:kern w:val="0"/>
          <w:sz w:val="19"/>
          <w:szCs w:val="19"/>
        </w:rPr>
        <w:t>//#############################################################################</w:t>
      </w:r>
    </w:p>
    <w:p w14:paraId="37C2EC90" w14:textId="77777777" w:rsidR="00D10C43" w:rsidRPr="00D764CD"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kern w:val="0"/>
          <w:sz w:val="19"/>
          <w:szCs w:val="19"/>
        </w:rPr>
        <w:t xml:space="preserve">  </w:t>
      </w:r>
      <w:r>
        <w:t xml:space="preserve"> </w:t>
      </w:r>
      <w:r w:rsidRPr="00D764CD">
        <w:rPr>
          <w:rFonts w:ascii="新宋体" w:eastAsia="新宋体" w:cs="新宋体"/>
          <w:kern w:val="0"/>
          <w:sz w:val="19"/>
          <w:szCs w:val="19"/>
        </w:rPr>
        <w:t xml:space="preserve">     UInt16 CalcCRC16B</w:t>
      </w:r>
      <w:r>
        <w:rPr>
          <w:rFonts w:ascii="新宋体" w:eastAsia="新宋体" w:cs="新宋体"/>
          <w:kern w:val="0"/>
          <w:sz w:val="19"/>
          <w:szCs w:val="19"/>
        </w:rPr>
        <w:t>yte</w:t>
      </w:r>
      <w:r w:rsidRPr="00D764CD">
        <w:rPr>
          <w:rFonts w:ascii="新宋体" w:eastAsia="新宋体" w:cs="新宋体"/>
          <w:kern w:val="0"/>
          <w:sz w:val="19"/>
          <w:szCs w:val="19"/>
        </w:rPr>
        <w:t xml:space="preserve">(UInt16 </w:t>
      </w:r>
      <w:r>
        <w:rPr>
          <w:rFonts w:ascii="新宋体" w:eastAsia="新宋体" w:cs="新宋体"/>
          <w:kern w:val="0"/>
          <w:sz w:val="19"/>
          <w:szCs w:val="19"/>
        </w:rPr>
        <w:t xml:space="preserve"> </w:t>
      </w:r>
      <w:r w:rsidRPr="00D764CD">
        <w:rPr>
          <w:rFonts w:ascii="新宋体" w:eastAsia="新宋体" w:cs="新宋体"/>
          <w:kern w:val="0"/>
          <w:sz w:val="19"/>
          <w:szCs w:val="19"/>
        </w:rPr>
        <w:t>start, UInt16 len, Byte[] buf)</w:t>
      </w:r>
    </w:p>
    <w:p w14:paraId="4BFA19AB" w14:textId="77777777" w:rsidR="00D10C43" w:rsidRPr="00D764CD" w:rsidRDefault="00D10C43" w:rsidP="00D10C43">
      <w:pPr>
        <w:autoSpaceDE w:val="0"/>
        <w:autoSpaceDN w:val="0"/>
        <w:adjustRightInd w:val="0"/>
        <w:jc w:val="left"/>
        <w:rPr>
          <w:rFonts w:ascii="新宋体" w:eastAsia="新宋体" w:cs="新宋体"/>
          <w:kern w:val="0"/>
          <w:sz w:val="19"/>
          <w:szCs w:val="19"/>
        </w:rPr>
      </w:pPr>
      <w:r w:rsidRPr="00D764CD">
        <w:rPr>
          <w:rFonts w:ascii="新宋体" w:eastAsia="新宋体" w:cs="新宋体"/>
          <w:kern w:val="0"/>
          <w:sz w:val="19"/>
          <w:szCs w:val="19"/>
        </w:rPr>
        <w:t xml:space="preserve">        {</w:t>
      </w:r>
    </w:p>
    <w:p w14:paraId="54B7884A" w14:textId="77777777" w:rsidR="00D10C43" w:rsidRPr="00D764CD" w:rsidRDefault="00D10C43" w:rsidP="00D10C43">
      <w:pPr>
        <w:autoSpaceDE w:val="0"/>
        <w:autoSpaceDN w:val="0"/>
        <w:adjustRightInd w:val="0"/>
        <w:jc w:val="left"/>
        <w:rPr>
          <w:rFonts w:ascii="新宋体" w:eastAsia="新宋体" w:cs="新宋体"/>
          <w:kern w:val="0"/>
          <w:sz w:val="19"/>
          <w:szCs w:val="19"/>
        </w:rPr>
      </w:pPr>
      <w:r w:rsidRPr="00D764CD">
        <w:rPr>
          <w:rFonts w:ascii="新宋体" w:eastAsia="新宋体" w:cs="新宋体" w:hint="eastAsia"/>
          <w:kern w:val="0"/>
          <w:sz w:val="19"/>
          <w:szCs w:val="19"/>
        </w:rPr>
        <w:t xml:space="preserve">            Byte uchCRCHi = 0xFF; </w:t>
      </w:r>
      <w:r w:rsidRPr="00D764CD">
        <w:rPr>
          <w:rFonts w:ascii="新宋体" w:eastAsia="新宋体" w:cs="新宋体" w:hint="eastAsia"/>
          <w:kern w:val="0"/>
          <w:sz w:val="19"/>
          <w:szCs w:val="19"/>
        </w:rPr>
        <w:tab/>
        <w:t xml:space="preserve">//高CRC字节初始化 </w:t>
      </w:r>
    </w:p>
    <w:p w14:paraId="1FF4708D" w14:textId="77777777" w:rsidR="00D10C43" w:rsidRPr="00D764CD" w:rsidRDefault="00D10C43" w:rsidP="00D10C43">
      <w:pPr>
        <w:autoSpaceDE w:val="0"/>
        <w:autoSpaceDN w:val="0"/>
        <w:adjustRightInd w:val="0"/>
        <w:jc w:val="left"/>
        <w:rPr>
          <w:rFonts w:ascii="新宋体" w:eastAsia="新宋体" w:cs="新宋体"/>
          <w:kern w:val="0"/>
          <w:sz w:val="19"/>
          <w:szCs w:val="19"/>
        </w:rPr>
      </w:pPr>
      <w:r w:rsidRPr="00D764CD">
        <w:rPr>
          <w:rFonts w:ascii="新宋体" w:eastAsia="新宋体" w:cs="新宋体" w:hint="eastAsia"/>
          <w:kern w:val="0"/>
          <w:sz w:val="19"/>
          <w:szCs w:val="19"/>
        </w:rPr>
        <w:t xml:space="preserve">            Byte uchCRCLo = 0xFF; </w:t>
      </w:r>
      <w:r w:rsidRPr="00D764CD">
        <w:rPr>
          <w:rFonts w:ascii="新宋体" w:eastAsia="新宋体" w:cs="新宋体" w:hint="eastAsia"/>
          <w:kern w:val="0"/>
          <w:sz w:val="19"/>
          <w:szCs w:val="19"/>
        </w:rPr>
        <w:tab/>
        <w:t xml:space="preserve">//低CRC 字节初始化 </w:t>
      </w:r>
    </w:p>
    <w:p w14:paraId="7F8E99C0" w14:textId="77777777" w:rsidR="00D10C43" w:rsidRPr="00D764CD" w:rsidRDefault="00D10C43" w:rsidP="00D10C43">
      <w:pPr>
        <w:autoSpaceDE w:val="0"/>
        <w:autoSpaceDN w:val="0"/>
        <w:adjustRightInd w:val="0"/>
        <w:jc w:val="left"/>
        <w:rPr>
          <w:rFonts w:ascii="新宋体" w:eastAsia="新宋体" w:cs="新宋体"/>
          <w:kern w:val="0"/>
          <w:sz w:val="19"/>
          <w:szCs w:val="19"/>
        </w:rPr>
      </w:pPr>
      <w:r w:rsidRPr="00D764CD">
        <w:rPr>
          <w:rFonts w:ascii="新宋体" w:eastAsia="新宋体" w:cs="新宋体" w:hint="eastAsia"/>
          <w:kern w:val="0"/>
          <w:sz w:val="19"/>
          <w:szCs w:val="19"/>
        </w:rPr>
        <w:t xml:space="preserve">            Byte uIndex; </w:t>
      </w:r>
      <w:r w:rsidRPr="00D764CD">
        <w:rPr>
          <w:rFonts w:ascii="新宋体" w:eastAsia="新宋体" w:cs="新宋体" w:hint="eastAsia"/>
          <w:kern w:val="0"/>
          <w:sz w:val="19"/>
          <w:szCs w:val="19"/>
        </w:rPr>
        <w:tab/>
      </w:r>
      <w:r w:rsidRPr="00D764CD">
        <w:rPr>
          <w:rFonts w:ascii="新宋体" w:eastAsia="新宋体" w:cs="新宋体" w:hint="eastAsia"/>
          <w:kern w:val="0"/>
          <w:sz w:val="19"/>
          <w:szCs w:val="19"/>
        </w:rPr>
        <w:tab/>
        <w:t xml:space="preserve">//CRC循环中的索引 </w:t>
      </w:r>
    </w:p>
    <w:p w14:paraId="1CAD545C" w14:textId="77777777" w:rsidR="00D10C43" w:rsidRPr="00D764CD" w:rsidRDefault="00D10C43" w:rsidP="00D10C43">
      <w:pPr>
        <w:autoSpaceDE w:val="0"/>
        <w:autoSpaceDN w:val="0"/>
        <w:adjustRightInd w:val="0"/>
        <w:jc w:val="left"/>
        <w:rPr>
          <w:rFonts w:ascii="新宋体" w:eastAsia="新宋体" w:cs="新宋体"/>
          <w:kern w:val="0"/>
          <w:sz w:val="19"/>
          <w:szCs w:val="19"/>
        </w:rPr>
      </w:pPr>
      <w:r w:rsidRPr="00D764CD">
        <w:rPr>
          <w:rFonts w:ascii="新宋体" w:eastAsia="新宋体" w:cs="新宋体"/>
          <w:kern w:val="0"/>
          <w:sz w:val="19"/>
          <w:szCs w:val="19"/>
        </w:rPr>
        <w:t xml:space="preserve">            Byte temp;</w:t>
      </w:r>
    </w:p>
    <w:p w14:paraId="408A1FC5" w14:textId="77777777" w:rsidR="00D10C43" w:rsidRPr="00D764CD" w:rsidRDefault="00D10C43" w:rsidP="00D10C43">
      <w:pPr>
        <w:autoSpaceDE w:val="0"/>
        <w:autoSpaceDN w:val="0"/>
        <w:adjustRightInd w:val="0"/>
        <w:jc w:val="left"/>
        <w:rPr>
          <w:rFonts w:ascii="新宋体" w:eastAsia="新宋体" w:cs="新宋体"/>
          <w:kern w:val="0"/>
          <w:sz w:val="19"/>
          <w:szCs w:val="19"/>
        </w:rPr>
      </w:pPr>
      <w:r>
        <w:rPr>
          <w:rFonts w:ascii="新宋体" w:eastAsia="新宋体" w:cs="新宋体" w:hint="eastAsia"/>
          <w:kern w:val="0"/>
          <w:sz w:val="19"/>
          <w:szCs w:val="19"/>
        </w:rPr>
        <w:t xml:space="preserve">          </w:t>
      </w:r>
    </w:p>
    <w:p w14:paraId="0DF193F3" w14:textId="77777777" w:rsidR="00D10C43" w:rsidRPr="00D764CD" w:rsidRDefault="00D10C43" w:rsidP="00D10C43">
      <w:pPr>
        <w:autoSpaceDE w:val="0"/>
        <w:autoSpaceDN w:val="0"/>
        <w:adjustRightInd w:val="0"/>
        <w:jc w:val="left"/>
        <w:rPr>
          <w:rFonts w:ascii="新宋体" w:eastAsia="新宋体" w:cs="新宋体"/>
          <w:kern w:val="0"/>
          <w:sz w:val="19"/>
          <w:szCs w:val="19"/>
        </w:rPr>
      </w:pPr>
      <w:r w:rsidRPr="00D764CD">
        <w:rPr>
          <w:rFonts w:ascii="新宋体" w:eastAsia="新宋体" w:cs="新宋体"/>
          <w:kern w:val="0"/>
          <w:sz w:val="19"/>
          <w:szCs w:val="19"/>
        </w:rPr>
        <w:t xml:space="preserve">            UInt16 i = 0;</w:t>
      </w:r>
    </w:p>
    <w:p w14:paraId="07C57A6B" w14:textId="77777777" w:rsidR="00D10C43" w:rsidRPr="00D764CD" w:rsidRDefault="00D10C43" w:rsidP="00D10C43">
      <w:pPr>
        <w:autoSpaceDE w:val="0"/>
        <w:autoSpaceDN w:val="0"/>
        <w:adjustRightInd w:val="0"/>
        <w:jc w:val="left"/>
        <w:rPr>
          <w:rFonts w:ascii="新宋体" w:eastAsia="新宋体" w:cs="新宋体"/>
          <w:kern w:val="0"/>
          <w:sz w:val="19"/>
          <w:szCs w:val="19"/>
        </w:rPr>
      </w:pPr>
      <w:r w:rsidRPr="00D764CD">
        <w:rPr>
          <w:rFonts w:ascii="新宋体" w:eastAsia="新宋体" w:cs="新宋体"/>
          <w:kern w:val="0"/>
          <w:sz w:val="19"/>
          <w:szCs w:val="19"/>
        </w:rPr>
        <w:t xml:space="preserve">            for (i = 0; i &lt; len; i++)</w:t>
      </w:r>
    </w:p>
    <w:p w14:paraId="3DF603A2" w14:textId="77777777" w:rsidR="00D10C43" w:rsidRPr="00D764CD" w:rsidRDefault="00D10C43" w:rsidP="00D10C43">
      <w:pPr>
        <w:autoSpaceDE w:val="0"/>
        <w:autoSpaceDN w:val="0"/>
        <w:adjustRightInd w:val="0"/>
        <w:jc w:val="left"/>
        <w:rPr>
          <w:rFonts w:ascii="新宋体" w:eastAsia="新宋体" w:cs="新宋体"/>
          <w:kern w:val="0"/>
          <w:sz w:val="19"/>
          <w:szCs w:val="19"/>
        </w:rPr>
      </w:pPr>
      <w:r w:rsidRPr="00D764CD">
        <w:rPr>
          <w:rFonts w:ascii="新宋体" w:eastAsia="新宋体" w:cs="新宋体"/>
          <w:kern w:val="0"/>
          <w:sz w:val="19"/>
          <w:szCs w:val="19"/>
        </w:rPr>
        <w:t xml:space="preserve">            {</w:t>
      </w:r>
    </w:p>
    <w:p w14:paraId="21F63080" w14:textId="77777777" w:rsidR="00D10C43" w:rsidRPr="00D764CD" w:rsidRDefault="00D10C43" w:rsidP="00D10C43">
      <w:pPr>
        <w:autoSpaceDE w:val="0"/>
        <w:autoSpaceDN w:val="0"/>
        <w:adjustRightInd w:val="0"/>
        <w:jc w:val="left"/>
        <w:rPr>
          <w:rFonts w:ascii="新宋体" w:eastAsia="新宋体" w:cs="新宋体"/>
          <w:kern w:val="0"/>
          <w:sz w:val="19"/>
          <w:szCs w:val="19"/>
        </w:rPr>
      </w:pPr>
      <w:r w:rsidRPr="00D764CD">
        <w:rPr>
          <w:rFonts w:ascii="新宋体" w:eastAsia="新宋体" w:cs="新宋体"/>
          <w:kern w:val="0"/>
          <w:sz w:val="19"/>
          <w:szCs w:val="19"/>
        </w:rPr>
        <w:t xml:space="preserve">                temp = (Byte)(buf[start+i] &amp; 0xFF);</w:t>
      </w:r>
    </w:p>
    <w:p w14:paraId="7CAF5F62" w14:textId="77777777" w:rsidR="00D10C43" w:rsidRPr="00D764CD" w:rsidRDefault="00D10C43" w:rsidP="00D10C43">
      <w:pPr>
        <w:autoSpaceDE w:val="0"/>
        <w:autoSpaceDN w:val="0"/>
        <w:adjustRightInd w:val="0"/>
        <w:jc w:val="left"/>
        <w:rPr>
          <w:rFonts w:ascii="新宋体" w:eastAsia="新宋体" w:cs="新宋体"/>
          <w:kern w:val="0"/>
          <w:sz w:val="19"/>
          <w:szCs w:val="19"/>
        </w:rPr>
      </w:pPr>
      <w:r w:rsidRPr="00D764CD">
        <w:rPr>
          <w:rFonts w:ascii="新宋体" w:eastAsia="新宋体" w:cs="新宋体"/>
          <w:kern w:val="0"/>
          <w:sz w:val="19"/>
          <w:szCs w:val="19"/>
        </w:rPr>
        <w:t xml:space="preserve">                uIndex = (Byte)(uchCRCLo ^ temp);</w:t>
      </w:r>
    </w:p>
    <w:p w14:paraId="6EEB3E57" w14:textId="77777777" w:rsidR="00D10C43" w:rsidRPr="00D764CD" w:rsidRDefault="00D10C43" w:rsidP="00D10C43">
      <w:pPr>
        <w:autoSpaceDE w:val="0"/>
        <w:autoSpaceDN w:val="0"/>
        <w:adjustRightInd w:val="0"/>
        <w:jc w:val="left"/>
        <w:rPr>
          <w:rFonts w:ascii="新宋体" w:eastAsia="新宋体" w:cs="新宋体"/>
          <w:kern w:val="0"/>
          <w:sz w:val="19"/>
          <w:szCs w:val="19"/>
        </w:rPr>
      </w:pPr>
      <w:r w:rsidRPr="00D764CD">
        <w:rPr>
          <w:rFonts w:ascii="新宋体" w:eastAsia="新宋体" w:cs="新宋体"/>
          <w:kern w:val="0"/>
          <w:sz w:val="19"/>
          <w:szCs w:val="19"/>
        </w:rPr>
        <w:t xml:space="preserve">                uchCRCLo = (Byte)(uchCRCHi ^ auchCRCHi[uIndex]);</w:t>
      </w:r>
    </w:p>
    <w:p w14:paraId="51C386AA" w14:textId="77777777" w:rsidR="00D10C43" w:rsidRPr="00D764CD" w:rsidRDefault="00D10C43" w:rsidP="00D10C43">
      <w:pPr>
        <w:autoSpaceDE w:val="0"/>
        <w:autoSpaceDN w:val="0"/>
        <w:adjustRightInd w:val="0"/>
        <w:jc w:val="left"/>
        <w:rPr>
          <w:rFonts w:ascii="新宋体" w:eastAsia="新宋体" w:cs="新宋体"/>
          <w:kern w:val="0"/>
          <w:sz w:val="19"/>
          <w:szCs w:val="19"/>
        </w:rPr>
      </w:pPr>
      <w:r w:rsidRPr="00D764CD">
        <w:rPr>
          <w:rFonts w:ascii="新宋体" w:eastAsia="新宋体" w:cs="新宋体"/>
          <w:kern w:val="0"/>
          <w:sz w:val="19"/>
          <w:szCs w:val="19"/>
        </w:rPr>
        <w:t xml:space="preserve">                uchCRCHi = auchCRCLo[uIndex];</w:t>
      </w:r>
    </w:p>
    <w:p w14:paraId="551219B9" w14:textId="77777777" w:rsidR="00D10C43" w:rsidRPr="00D764CD" w:rsidRDefault="00D10C43" w:rsidP="00D10C43">
      <w:pPr>
        <w:autoSpaceDE w:val="0"/>
        <w:autoSpaceDN w:val="0"/>
        <w:adjustRightInd w:val="0"/>
        <w:jc w:val="left"/>
        <w:rPr>
          <w:rFonts w:ascii="新宋体" w:eastAsia="新宋体" w:cs="新宋体"/>
          <w:kern w:val="0"/>
          <w:sz w:val="19"/>
          <w:szCs w:val="19"/>
        </w:rPr>
      </w:pPr>
      <w:r w:rsidRPr="00D764CD">
        <w:rPr>
          <w:rFonts w:ascii="新宋体" w:eastAsia="新宋体" w:cs="新宋体"/>
          <w:kern w:val="0"/>
          <w:sz w:val="19"/>
          <w:szCs w:val="19"/>
        </w:rPr>
        <w:t xml:space="preserve">            }</w:t>
      </w:r>
    </w:p>
    <w:p w14:paraId="3271B29D" w14:textId="77777777" w:rsidR="00D10C43" w:rsidRPr="00D764CD" w:rsidRDefault="00D10C43" w:rsidP="00D10C43">
      <w:pPr>
        <w:autoSpaceDE w:val="0"/>
        <w:autoSpaceDN w:val="0"/>
        <w:adjustRightInd w:val="0"/>
        <w:jc w:val="left"/>
        <w:rPr>
          <w:rFonts w:ascii="新宋体" w:eastAsia="新宋体" w:cs="新宋体"/>
          <w:kern w:val="0"/>
          <w:sz w:val="19"/>
          <w:szCs w:val="19"/>
        </w:rPr>
      </w:pPr>
      <w:r w:rsidRPr="00D764CD">
        <w:rPr>
          <w:rFonts w:ascii="新宋体" w:eastAsia="新宋体" w:cs="新宋体"/>
          <w:kern w:val="0"/>
          <w:sz w:val="19"/>
          <w:szCs w:val="19"/>
        </w:rPr>
        <w:t xml:space="preserve">            return (UInt16)(uchCRCHi &lt;&lt; 8 | uchCRCLo);</w:t>
      </w:r>
    </w:p>
    <w:p w14:paraId="4EDDF3CC" w14:textId="77777777" w:rsidR="00D10C43" w:rsidRPr="00D764CD" w:rsidRDefault="00D10C43" w:rsidP="00D10C43">
      <w:pPr>
        <w:autoSpaceDE w:val="0"/>
        <w:autoSpaceDN w:val="0"/>
        <w:adjustRightInd w:val="0"/>
        <w:jc w:val="left"/>
        <w:rPr>
          <w:rFonts w:ascii="新宋体" w:eastAsia="新宋体" w:cs="新宋体"/>
          <w:kern w:val="0"/>
          <w:sz w:val="19"/>
          <w:szCs w:val="19"/>
        </w:rPr>
      </w:pPr>
      <w:r w:rsidRPr="00D764CD">
        <w:rPr>
          <w:rFonts w:ascii="新宋体" w:eastAsia="新宋体" w:cs="新宋体"/>
          <w:kern w:val="0"/>
          <w:sz w:val="19"/>
          <w:szCs w:val="19"/>
        </w:rPr>
        <w:lastRenderedPageBreak/>
        <w:t xml:space="preserve">        }</w:t>
      </w:r>
    </w:p>
    <w:p w14:paraId="17D579B8" w14:textId="1E88F122" w:rsidR="00FE2FAB" w:rsidRPr="00FE2FAB" w:rsidRDefault="00F4466B" w:rsidP="00FE2FAB">
      <w:pPr>
        <w:pStyle w:val="20"/>
        <w:numPr>
          <w:ilvl w:val="1"/>
          <w:numId w:val="3"/>
        </w:numPr>
        <w:spacing w:before="120" w:after="0" w:line="360" w:lineRule="auto"/>
        <w:rPr>
          <w:rFonts w:ascii="Arial" w:eastAsia="黑体" w:hAnsi="Arial" w:cs="Arial"/>
          <w:color w:val="000000" w:themeColor="text1"/>
          <w:sz w:val="24"/>
        </w:rPr>
      </w:pPr>
      <w:bookmarkStart w:id="3650" w:name="_Toc137217605"/>
      <w:r>
        <w:rPr>
          <w:rFonts w:ascii="Arial" w:eastAsia="黑体" w:hAnsi="Arial" w:cs="Arial" w:hint="eastAsia"/>
          <w:color w:val="000000" w:themeColor="text1"/>
          <w:sz w:val="24"/>
        </w:rPr>
        <w:t>水通异或</w:t>
      </w:r>
      <w:r w:rsidR="00FE2FAB" w:rsidRPr="00FE2FAB">
        <w:rPr>
          <w:rFonts w:ascii="Arial" w:eastAsia="黑体" w:hAnsi="Arial" w:cs="Arial"/>
          <w:color w:val="000000" w:themeColor="text1"/>
          <w:sz w:val="24"/>
        </w:rPr>
        <w:t>校验</w:t>
      </w:r>
      <w:bookmarkEnd w:id="3650"/>
    </w:p>
    <w:p w14:paraId="57A55561" w14:textId="77777777" w:rsidR="00FE2FAB" w:rsidRPr="00FE2FAB" w:rsidRDefault="00FE2FAB" w:rsidP="00FE2FAB">
      <w:pPr>
        <w:autoSpaceDE w:val="0"/>
        <w:autoSpaceDN w:val="0"/>
        <w:adjustRightInd w:val="0"/>
        <w:jc w:val="left"/>
        <w:rPr>
          <w:rFonts w:ascii="新宋体" w:eastAsia="新宋体" w:cs="新宋体"/>
          <w:kern w:val="0"/>
          <w:sz w:val="19"/>
          <w:szCs w:val="19"/>
        </w:rPr>
      </w:pPr>
      <w:r w:rsidRPr="00FE2FAB">
        <w:rPr>
          <w:rFonts w:ascii="新宋体" w:eastAsia="新宋体" w:cs="新宋体"/>
          <w:kern w:val="0"/>
          <w:sz w:val="19"/>
          <w:szCs w:val="19"/>
        </w:rPr>
        <w:t>//##############################################################################</w:t>
      </w:r>
    </w:p>
    <w:p w14:paraId="7CC93E01" w14:textId="77777777" w:rsidR="00FE2FAB" w:rsidRPr="00FE2FAB" w:rsidRDefault="00FE2FAB" w:rsidP="00FE2FAB">
      <w:pPr>
        <w:autoSpaceDE w:val="0"/>
        <w:autoSpaceDN w:val="0"/>
        <w:adjustRightInd w:val="0"/>
        <w:jc w:val="left"/>
        <w:rPr>
          <w:rFonts w:ascii="新宋体" w:eastAsia="新宋体" w:cs="新宋体"/>
          <w:kern w:val="0"/>
          <w:sz w:val="19"/>
          <w:szCs w:val="19"/>
        </w:rPr>
      </w:pPr>
      <w:r w:rsidRPr="00FE2FAB">
        <w:rPr>
          <w:rFonts w:ascii="新宋体" w:eastAsia="新宋体" w:cs="新宋体"/>
          <w:kern w:val="0"/>
          <w:sz w:val="19"/>
          <w:szCs w:val="19"/>
        </w:rPr>
        <w:t>//函数名称: unsigned char CalcSumCheck(unsigned char *rxBuf,unsigned short len)</w:t>
      </w:r>
    </w:p>
    <w:p w14:paraId="4F5CAF6A" w14:textId="77777777" w:rsidR="00FE2FAB" w:rsidRPr="00FE2FAB" w:rsidRDefault="00FE2FAB" w:rsidP="00FE2FAB">
      <w:pPr>
        <w:autoSpaceDE w:val="0"/>
        <w:autoSpaceDN w:val="0"/>
        <w:adjustRightInd w:val="0"/>
        <w:jc w:val="left"/>
        <w:rPr>
          <w:rFonts w:ascii="新宋体" w:eastAsia="新宋体" w:cs="新宋体"/>
          <w:kern w:val="0"/>
          <w:sz w:val="19"/>
          <w:szCs w:val="19"/>
        </w:rPr>
      </w:pPr>
      <w:r w:rsidRPr="00FE2FAB">
        <w:rPr>
          <w:rFonts w:ascii="新宋体" w:eastAsia="新宋体" w:cs="新宋体"/>
          <w:kern w:val="0"/>
          <w:sz w:val="19"/>
          <w:szCs w:val="19"/>
        </w:rPr>
        <w:t>//函数说明: 和校验函数</w:t>
      </w:r>
    </w:p>
    <w:p w14:paraId="31C24382" w14:textId="77777777" w:rsidR="00FE2FAB" w:rsidRPr="00FE2FAB" w:rsidRDefault="00FE2FAB" w:rsidP="00FE2FAB">
      <w:pPr>
        <w:autoSpaceDE w:val="0"/>
        <w:autoSpaceDN w:val="0"/>
        <w:adjustRightInd w:val="0"/>
        <w:jc w:val="left"/>
        <w:rPr>
          <w:rFonts w:ascii="新宋体" w:eastAsia="新宋体" w:cs="新宋体"/>
          <w:kern w:val="0"/>
          <w:sz w:val="19"/>
          <w:szCs w:val="19"/>
        </w:rPr>
      </w:pPr>
      <w:r w:rsidRPr="00FE2FAB">
        <w:rPr>
          <w:rFonts w:ascii="新宋体" w:eastAsia="新宋体" w:cs="新宋体"/>
          <w:kern w:val="0"/>
          <w:sz w:val="19"/>
          <w:szCs w:val="19"/>
        </w:rPr>
        <w:t>//输入参数: rxBuf CRC校验的数据指针</w:t>
      </w:r>
    </w:p>
    <w:p w14:paraId="04A4AF71" w14:textId="77777777" w:rsidR="00FE2FAB" w:rsidRPr="00FE2FAB" w:rsidRDefault="00FE2FAB" w:rsidP="00FE2FAB">
      <w:pPr>
        <w:autoSpaceDE w:val="0"/>
        <w:autoSpaceDN w:val="0"/>
        <w:adjustRightInd w:val="0"/>
        <w:jc w:val="left"/>
        <w:rPr>
          <w:rFonts w:ascii="新宋体" w:eastAsia="新宋体" w:cs="新宋体"/>
          <w:kern w:val="0"/>
          <w:sz w:val="19"/>
          <w:szCs w:val="19"/>
        </w:rPr>
      </w:pPr>
      <w:r w:rsidRPr="00FE2FAB">
        <w:rPr>
          <w:rFonts w:ascii="新宋体" w:eastAsia="新宋体" w:cs="新宋体"/>
          <w:kern w:val="0"/>
          <w:sz w:val="19"/>
          <w:szCs w:val="19"/>
        </w:rPr>
        <w:t>//          len 校验数据长度</w:t>
      </w:r>
    </w:p>
    <w:p w14:paraId="3CEB3407" w14:textId="77777777" w:rsidR="00FE2FAB" w:rsidRPr="00FE2FAB" w:rsidRDefault="00FE2FAB" w:rsidP="00FE2FAB">
      <w:pPr>
        <w:autoSpaceDE w:val="0"/>
        <w:autoSpaceDN w:val="0"/>
        <w:adjustRightInd w:val="0"/>
        <w:jc w:val="left"/>
        <w:rPr>
          <w:rFonts w:ascii="新宋体" w:eastAsia="新宋体" w:cs="新宋体"/>
          <w:kern w:val="0"/>
          <w:sz w:val="19"/>
          <w:szCs w:val="19"/>
        </w:rPr>
      </w:pPr>
      <w:r w:rsidRPr="00FE2FAB">
        <w:rPr>
          <w:rFonts w:ascii="新宋体" w:eastAsia="新宋体" w:cs="新宋体"/>
          <w:kern w:val="0"/>
          <w:sz w:val="19"/>
          <w:szCs w:val="19"/>
        </w:rPr>
        <w:t>//输出参数: 校验值</w:t>
      </w:r>
    </w:p>
    <w:p w14:paraId="2637D04E" w14:textId="77777777" w:rsidR="00FE2FAB" w:rsidRPr="00FE2FAB" w:rsidRDefault="00FE2FAB" w:rsidP="00FE2FAB">
      <w:pPr>
        <w:autoSpaceDE w:val="0"/>
        <w:autoSpaceDN w:val="0"/>
        <w:adjustRightInd w:val="0"/>
        <w:jc w:val="left"/>
        <w:rPr>
          <w:rFonts w:ascii="新宋体" w:eastAsia="新宋体" w:cs="新宋体"/>
          <w:kern w:val="0"/>
          <w:sz w:val="19"/>
          <w:szCs w:val="19"/>
        </w:rPr>
      </w:pPr>
      <w:r w:rsidRPr="00FE2FAB">
        <w:rPr>
          <w:rFonts w:ascii="新宋体" w:eastAsia="新宋体" w:cs="新宋体"/>
          <w:kern w:val="0"/>
          <w:sz w:val="19"/>
          <w:szCs w:val="19"/>
        </w:rPr>
        <w:t>//##############################################################################</w:t>
      </w:r>
    </w:p>
    <w:p w14:paraId="463EF90E" w14:textId="77777777" w:rsidR="00FE2FAB" w:rsidRPr="00FE2FAB" w:rsidRDefault="00FE2FAB" w:rsidP="00FE2FAB">
      <w:pPr>
        <w:autoSpaceDE w:val="0"/>
        <w:autoSpaceDN w:val="0"/>
        <w:adjustRightInd w:val="0"/>
        <w:jc w:val="left"/>
        <w:rPr>
          <w:rFonts w:ascii="新宋体" w:eastAsia="新宋体" w:cs="新宋体"/>
          <w:kern w:val="0"/>
          <w:sz w:val="19"/>
          <w:szCs w:val="19"/>
        </w:rPr>
      </w:pPr>
      <w:r w:rsidRPr="00FE2FAB">
        <w:rPr>
          <w:rFonts w:ascii="新宋体" w:eastAsia="新宋体" w:cs="新宋体"/>
          <w:kern w:val="0"/>
          <w:sz w:val="19"/>
          <w:szCs w:val="19"/>
        </w:rPr>
        <w:t>unsigned char CalcSumCheck(unsigned char *rxBuf,unsigned short len)</w:t>
      </w:r>
    </w:p>
    <w:p w14:paraId="78E57B2E" w14:textId="77777777" w:rsidR="00FE2FAB" w:rsidRPr="00FE2FAB" w:rsidRDefault="00FE2FAB" w:rsidP="00FE2FAB">
      <w:pPr>
        <w:autoSpaceDE w:val="0"/>
        <w:autoSpaceDN w:val="0"/>
        <w:adjustRightInd w:val="0"/>
        <w:jc w:val="left"/>
        <w:rPr>
          <w:rFonts w:ascii="新宋体" w:eastAsia="新宋体" w:cs="新宋体"/>
          <w:kern w:val="0"/>
          <w:sz w:val="19"/>
          <w:szCs w:val="19"/>
        </w:rPr>
      </w:pPr>
      <w:r w:rsidRPr="00FE2FAB">
        <w:rPr>
          <w:rFonts w:ascii="新宋体" w:eastAsia="新宋体" w:cs="新宋体"/>
          <w:kern w:val="0"/>
          <w:sz w:val="19"/>
          <w:szCs w:val="19"/>
        </w:rPr>
        <w:t>{</w:t>
      </w:r>
    </w:p>
    <w:p w14:paraId="16B37F89" w14:textId="77777777" w:rsidR="00FE2FAB" w:rsidRPr="00FE2FAB" w:rsidRDefault="00FE2FAB" w:rsidP="00FE2FAB">
      <w:pPr>
        <w:autoSpaceDE w:val="0"/>
        <w:autoSpaceDN w:val="0"/>
        <w:adjustRightInd w:val="0"/>
        <w:jc w:val="left"/>
        <w:rPr>
          <w:rFonts w:ascii="新宋体" w:eastAsia="新宋体" w:cs="新宋体"/>
          <w:kern w:val="0"/>
          <w:sz w:val="19"/>
          <w:szCs w:val="19"/>
        </w:rPr>
      </w:pPr>
      <w:r w:rsidRPr="00FE2FAB">
        <w:rPr>
          <w:rFonts w:ascii="新宋体" w:eastAsia="新宋体" w:cs="新宋体"/>
          <w:kern w:val="0"/>
          <w:sz w:val="19"/>
          <w:szCs w:val="19"/>
        </w:rPr>
        <w:t xml:space="preserve">    //计算和校验</w:t>
      </w:r>
    </w:p>
    <w:p w14:paraId="7F306CED" w14:textId="77777777" w:rsidR="00FE2FAB" w:rsidRPr="00FE2FAB" w:rsidRDefault="00FE2FAB" w:rsidP="00FE2FAB">
      <w:pPr>
        <w:autoSpaceDE w:val="0"/>
        <w:autoSpaceDN w:val="0"/>
        <w:adjustRightInd w:val="0"/>
        <w:jc w:val="left"/>
        <w:rPr>
          <w:rFonts w:ascii="新宋体" w:eastAsia="新宋体" w:cs="新宋体"/>
          <w:kern w:val="0"/>
          <w:sz w:val="19"/>
          <w:szCs w:val="19"/>
        </w:rPr>
      </w:pPr>
      <w:r w:rsidRPr="00FE2FAB">
        <w:rPr>
          <w:rFonts w:ascii="新宋体" w:eastAsia="新宋体" w:cs="新宋体"/>
          <w:kern w:val="0"/>
          <w:sz w:val="19"/>
          <w:szCs w:val="19"/>
        </w:rPr>
        <w:t xml:space="preserve">    unsigned short sum=0,check=0;</w:t>
      </w:r>
    </w:p>
    <w:p w14:paraId="7FCFCF35" w14:textId="77777777" w:rsidR="00FE2FAB" w:rsidRPr="00FE2FAB" w:rsidRDefault="00FE2FAB" w:rsidP="00FE2FAB">
      <w:pPr>
        <w:autoSpaceDE w:val="0"/>
        <w:autoSpaceDN w:val="0"/>
        <w:adjustRightInd w:val="0"/>
        <w:jc w:val="left"/>
        <w:rPr>
          <w:rFonts w:ascii="新宋体" w:eastAsia="新宋体" w:cs="新宋体"/>
          <w:kern w:val="0"/>
          <w:sz w:val="19"/>
          <w:szCs w:val="19"/>
        </w:rPr>
      </w:pPr>
      <w:r w:rsidRPr="00FE2FAB">
        <w:rPr>
          <w:rFonts w:ascii="新宋体" w:eastAsia="新宋体" w:cs="新宋体"/>
          <w:kern w:val="0"/>
          <w:sz w:val="19"/>
          <w:szCs w:val="19"/>
        </w:rPr>
        <w:t xml:space="preserve">    int i=0;</w:t>
      </w:r>
    </w:p>
    <w:p w14:paraId="624D220F" w14:textId="77777777" w:rsidR="00FE2FAB" w:rsidRPr="00FE2FAB" w:rsidRDefault="00FE2FAB" w:rsidP="00FE2FAB">
      <w:pPr>
        <w:autoSpaceDE w:val="0"/>
        <w:autoSpaceDN w:val="0"/>
        <w:adjustRightInd w:val="0"/>
        <w:jc w:val="left"/>
        <w:rPr>
          <w:rFonts w:ascii="新宋体" w:eastAsia="新宋体" w:cs="新宋体"/>
          <w:kern w:val="0"/>
          <w:sz w:val="19"/>
          <w:szCs w:val="19"/>
        </w:rPr>
      </w:pPr>
      <w:r w:rsidRPr="00FE2FAB">
        <w:rPr>
          <w:rFonts w:ascii="新宋体" w:eastAsia="新宋体" w:cs="新宋体"/>
          <w:kern w:val="0"/>
          <w:sz w:val="19"/>
          <w:szCs w:val="19"/>
        </w:rPr>
        <w:t xml:space="preserve">    for(i=0;i&lt;len;i++)</w:t>
      </w:r>
    </w:p>
    <w:p w14:paraId="44207264" w14:textId="77777777" w:rsidR="00FE2FAB" w:rsidRPr="00FE2FAB" w:rsidRDefault="00FE2FAB" w:rsidP="00FE2FAB">
      <w:pPr>
        <w:autoSpaceDE w:val="0"/>
        <w:autoSpaceDN w:val="0"/>
        <w:adjustRightInd w:val="0"/>
        <w:jc w:val="left"/>
        <w:rPr>
          <w:rFonts w:ascii="新宋体" w:eastAsia="新宋体" w:cs="新宋体"/>
          <w:kern w:val="0"/>
          <w:sz w:val="19"/>
          <w:szCs w:val="19"/>
        </w:rPr>
      </w:pPr>
      <w:r w:rsidRPr="00FE2FAB">
        <w:rPr>
          <w:rFonts w:ascii="新宋体" w:eastAsia="新宋体" w:cs="新宋体"/>
          <w:kern w:val="0"/>
          <w:sz w:val="19"/>
          <w:szCs w:val="19"/>
        </w:rPr>
        <w:t xml:space="preserve">    {</w:t>
      </w:r>
    </w:p>
    <w:p w14:paraId="2BD1311C" w14:textId="77777777" w:rsidR="00FE2FAB" w:rsidRPr="00FE2FAB" w:rsidRDefault="00FE2FAB" w:rsidP="00FE2FAB">
      <w:pPr>
        <w:autoSpaceDE w:val="0"/>
        <w:autoSpaceDN w:val="0"/>
        <w:adjustRightInd w:val="0"/>
        <w:jc w:val="left"/>
        <w:rPr>
          <w:rFonts w:ascii="新宋体" w:eastAsia="新宋体" w:cs="新宋体"/>
          <w:kern w:val="0"/>
          <w:sz w:val="19"/>
          <w:szCs w:val="19"/>
        </w:rPr>
      </w:pPr>
      <w:r w:rsidRPr="00FE2FAB">
        <w:rPr>
          <w:rFonts w:ascii="新宋体" w:eastAsia="新宋体" w:cs="新宋体"/>
          <w:kern w:val="0"/>
          <w:sz w:val="19"/>
          <w:szCs w:val="19"/>
        </w:rPr>
        <w:t xml:space="preserve">        //sum+=rxBuf[i];</w:t>
      </w:r>
    </w:p>
    <w:p w14:paraId="1355BD4A" w14:textId="77777777" w:rsidR="00FE2FAB" w:rsidRPr="00FE2FAB" w:rsidRDefault="00FE2FAB" w:rsidP="00FE2FAB">
      <w:pPr>
        <w:autoSpaceDE w:val="0"/>
        <w:autoSpaceDN w:val="0"/>
        <w:adjustRightInd w:val="0"/>
        <w:jc w:val="left"/>
        <w:rPr>
          <w:rFonts w:ascii="新宋体" w:eastAsia="新宋体" w:cs="新宋体"/>
          <w:kern w:val="0"/>
          <w:sz w:val="19"/>
          <w:szCs w:val="19"/>
        </w:rPr>
      </w:pPr>
      <w:r w:rsidRPr="00FE2FAB">
        <w:rPr>
          <w:rFonts w:ascii="新宋体" w:eastAsia="新宋体" w:cs="新宋体"/>
          <w:kern w:val="0"/>
          <w:sz w:val="19"/>
          <w:szCs w:val="19"/>
        </w:rPr>
        <w:t xml:space="preserve">        sum^=rxBuf[i];</w:t>
      </w:r>
    </w:p>
    <w:p w14:paraId="5B4B899C" w14:textId="77777777" w:rsidR="00FE2FAB" w:rsidRPr="00FE2FAB" w:rsidRDefault="00FE2FAB" w:rsidP="00FE2FAB">
      <w:pPr>
        <w:autoSpaceDE w:val="0"/>
        <w:autoSpaceDN w:val="0"/>
        <w:adjustRightInd w:val="0"/>
        <w:jc w:val="left"/>
        <w:rPr>
          <w:rFonts w:ascii="新宋体" w:eastAsia="新宋体" w:cs="新宋体"/>
          <w:kern w:val="0"/>
          <w:sz w:val="19"/>
          <w:szCs w:val="19"/>
        </w:rPr>
      </w:pPr>
      <w:r w:rsidRPr="00FE2FAB">
        <w:rPr>
          <w:rFonts w:ascii="新宋体" w:eastAsia="新宋体" w:cs="新宋体"/>
          <w:kern w:val="0"/>
          <w:sz w:val="19"/>
          <w:szCs w:val="19"/>
        </w:rPr>
        <w:t xml:space="preserve">    }</w:t>
      </w:r>
    </w:p>
    <w:p w14:paraId="7BEB1BAE" w14:textId="77777777" w:rsidR="00FE2FAB" w:rsidRPr="00FE2FAB" w:rsidRDefault="00FE2FAB" w:rsidP="00FE2FAB">
      <w:pPr>
        <w:autoSpaceDE w:val="0"/>
        <w:autoSpaceDN w:val="0"/>
        <w:adjustRightInd w:val="0"/>
        <w:jc w:val="left"/>
        <w:rPr>
          <w:rFonts w:ascii="新宋体" w:eastAsia="新宋体" w:cs="新宋体"/>
          <w:kern w:val="0"/>
          <w:sz w:val="19"/>
          <w:szCs w:val="19"/>
        </w:rPr>
      </w:pPr>
      <w:r w:rsidRPr="00FE2FAB">
        <w:rPr>
          <w:rFonts w:ascii="新宋体" w:eastAsia="新宋体" w:cs="新宋体"/>
          <w:kern w:val="0"/>
          <w:sz w:val="19"/>
          <w:szCs w:val="19"/>
        </w:rPr>
        <w:t xml:space="preserve">    check=sum&amp;0xFF;</w:t>
      </w:r>
    </w:p>
    <w:p w14:paraId="0591E5A4" w14:textId="77777777" w:rsidR="00FE2FAB" w:rsidRPr="00FE2FAB" w:rsidRDefault="00FE2FAB" w:rsidP="00FE2FAB">
      <w:pPr>
        <w:autoSpaceDE w:val="0"/>
        <w:autoSpaceDN w:val="0"/>
        <w:adjustRightInd w:val="0"/>
        <w:jc w:val="left"/>
        <w:rPr>
          <w:rFonts w:ascii="新宋体" w:eastAsia="新宋体" w:cs="新宋体"/>
          <w:kern w:val="0"/>
          <w:sz w:val="19"/>
          <w:szCs w:val="19"/>
        </w:rPr>
      </w:pPr>
      <w:r w:rsidRPr="00FE2FAB">
        <w:rPr>
          <w:rFonts w:ascii="新宋体" w:eastAsia="新宋体" w:cs="新宋体"/>
          <w:kern w:val="0"/>
          <w:sz w:val="19"/>
          <w:szCs w:val="19"/>
        </w:rPr>
        <w:t xml:space="preserve">    </w:t>
      </w:r>
    </w:p>
    <w:p w14:paraId="492368C5" w14:textId="77777777" w:rsidR="00FE2FAB" w:rsidRPr="00FE2FAB" w:rsidRDefault="00FE2FAB" w:rsidP="00FE2FAB">
      <w:pPr>
        <w:autoSpaceDE w:val="0"/>
        <w:autoSpaceDN w:val="0"/>
        <w:adjustRightInd w:val="0"/>
        <w:jc w:val="left"/>
        <w:rPr>
          <w:rFonts w:ascii="新宋体" w:eastAsia="新宋体" w:cs="新宋体"/>
          <w:kern w:val="0"/>
          <w:sz w:val="19"/>
          <w:szCs w:val="19"/>
        </w:rPr>
      </w:pPr>
      <w:r w:rsidRPr="00FE2FAB">
        <w:rPr>
          <w:rFonts w:ascii="新宋体" w:eastAsia="新宋体" w:cs="新宋体"/>
          <w:kern w:val="0"/>
          <w:sz w:val="19"/>
          <w:szCs w:val="19"/>
        </w:rPr>
        <w:t xml:space="preserve">    return check;</w:t>
      </w:r>
    </w:p>
    <w:p w14:paraId="60BC9804" w14:textId="4F30FAEF" w:rsidR="00FE2FAB" w:rsidDel="00072358" w:rsidRDefault="00FE2FAB" w:rsidP="00FE2FAB">
      <w:pPr>
        <w:autoSpaceDE w:val="0"/>
        <w:autoSpaceDN w:val="0"/>
        <w:adjustRightInd w:val="0"/>
        <w:jc w:val="left"/>
        <w:rPr>
          <w:del w:id="3651" w:author="Microsoft Office User" w:date="2023-06-09T15:33:00Z"/>
          <w:rFonts w:ascii="新宋体" w:eastAsia="新宋体" w:cs="新宋体" w:hint="eastAsia"/>
          <w:kern w:val="0"/>
          <w:sz w:val="19"/>
          <w:szCs w:val="19"/>
        </w:rPr>
      </w:pPr>
      <w:del w:id="3652" w:author="Microsoft Office User" w:date="2023-06-09T15:33:00Z">
        <w:r w:rsidRPr="00FE2FAB" w:rsidDel="00072358">
          <w:rPr>
            <w:rFonts w:ascii="新宋体" w:eastAsia="新宋体" w:cs="新宋体"/>
            <w:kern w:val="0"/>
            <w:sz w:val="19"/>
            <w:szCs w:val="19"/>
          </w:rPr>
          <w:delText>}</w:delText>
        </w:r>
      </w:del>
    </w:p>
    <w:p w14:paraId="0940AC6D" w14:textId="77777777" w:rsidR="00FE2FAB" w:rsidRDefault="00FE2FAB" w:rsidP="00072358">
      <w:pPr>
        <w:autoSpaceDE w:val="0"/>
        <w:autoSpaceDN w:val="0"/>
        <w:adjustRightInd w:val="0"/>
        <w:jc w:val="left"/>
        <w:rPr>
          <w:rFonts w:eastAsiaTheme="minorEastAsia" w:hint="eastAsia"/>
          <w:color w:val="000000" w:themeColor="text1"/>
        </w:rPr>
        <w:pPrChange w:id="3653" w:author="Microsoft Office User" w:date="2023-06-09T15:33:00Z">
          <w:pPr/>
        </w:pPrChange>
      </w:pPr>
    </w:p>
    <w:p w14:paraId="33DEACE1" w14:textId="3E20BEB3" w:rsidR="00FE2FAB" w:rsidRPr="00BB02AD" w:rsidRDefault="00FE2FAB" w:rsidP="00F91D60">
      <w:pPr>
        <w:rPr>
          <w:rFonts w:eastAsiaTheme="minorEastAsia"/>
          <w:color w:val="000000" w:themeColor="text1"/>
        </w:rPr>
        <w:sectPr w:rsidR="00FE2FAB" w:rsidRPr="00BB02AD" w:rsidSect="00183A87">
          <w:headerReference w:type="default" r:id="rId12"/>
          <w:footerReference w:type="default" r:id="rId13"/>
          <w:pgSz w:w="11906" w:h="16838"/>
          <w:pgMar w:top="1418" w:right="1418" w:bottom="1418" w:left="1871" w:header="851" w:footer="992" w:gutter="0"/>
          <w:pgNumType w:start="1"/>
          <w:cols w:space="425"/>
          <w:docGrid w:type="lines" w:linePitch="312"/>
        </w:sectPr>
      </w:pPr>
    </w:p>
    <w:p w14:paraId="009B106E" w14:textId="3C07CB02" w:rsidR="00F91D60" w:rsidRPr="00BB02AD" w:rsidDel="00072358" w:rsidRDefault="00F91D60" w:rsidP="007B12E1">
      <w:pPr>
        <w:rPr>
          <w:del w:id="3659" w:author="Microsoft Office User" w:date="2023-06-09T15:33:00Z"/>
          <w:rFonts w:ascii="宋体" w:hAnsi="宋体"/>
          <w:color w:val="000000" w:themeColor="text1"/>
          <w:szCs w:val="24"/>
        </w:rPr>
      </w:pPr>
    </w:p>
    <w:tbl>
      <w:tblPr>
        <w:tblStyle w:val="a4"/>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62"/>
        <w:gridCol w:w="2771"/>
      </w:tblGrid>
      <w:tr w:rsidR="00344C57" w:rsidRPr="00BB02AD" w:rsidDel="00072358" w14:paraId="2C7831ED" w14:textId="3BFD8CAA" w:rsidTr="00392F79">
        <w:trPr>
          <w:trHeight w:val="285"/>
          <w:jc w:val="right"/>
          <w:del w:id="3660" w:author="Microsoft Office User" w:date="2023-06-09T15:33:00Z"/>
        </w:trPr>
        <w:tc>
          <w:tcPr>
            <w:tcW w:w="8833" w:type="dxa"/>
            <w:gridSpan w:val="2"/>
          </w:tcPr>
          <w:p w14:paraId="57D1F386" w14:textId="1203EF3C" w:rsidR="00344C57" w:rsidRPr="00BB02AD" w:rsidDel="00072358" w:rsidRDefault="00344C57" w:rsidP="00392F79">
            <w:pPr>
              <w:jc w:val="left"/>
              <w:rPr>
                <w:del w:id="3661" w:author="Microsoft Office User" w:date="2023-06-09T15:33:00Z"/>
                <w:rFonts w:ascii="Arial" w:hAnsi="Arial" w:cs="Arial"/>
                <w:noProof/>
                <w:color w:val="000000" w:themeColor="text1"/>
              </w:rPr>
            </w:pPr>
          </w:p>
        </w:tc>
      </w:tr>
      <w:tr w:rsidR="00344C57" w:rsidRPr="00BB02AD" w:rsidDel="00072358" w14:paraId="5B78B4C2" w14:textId="67916996" w:rsidTr="00392F79">
        <w:trPr>
          <w:trHeight w:val="1955"/>
          <w:jc w:val="right"/>
          <w:del w:id="3662" w:author="Microsoft Office User" w:date="2023-06-09T15:33:00Z"/>
        </w:trPr>
        <w:tc>
          <w:tcPr>
            <w:tcW w:w="8833" w:type="dxa"/>
            <w:gridSpan w:val="2"/>
          </w:tcPr>
          <w:p w14:paraId="1A2012AA" w14:textId="090A349F" w:rsidR="00344C57" w:rsidRPr="00BB02AD" w:rsidDel="00072358" w:rsidRDefault="00344C57" w:rsidP="00392F79">
            <w:pPr>
              <w:jc w:val="left"/>
              <w:rPr>
                <w:del w:id="3663" w:author="Microsoft Office User" w:date="2023-06-09T15:33:00Z"/>
                <w:rFonts w:ascii="Arial" w:hAnsi="Arial" w:cs="Arial"/>
                <w:noProof/>
                <w:color w:val="000000" w:themeColor="text1"/>
              </w:rPr>
            </w:pPr>
          </w:p>
        </w:tc>
      </w:tr>
      <w:tr w:rsidR="00344C57" w:rsidRPr="00BB02AD" w:rsidDel="00072358" w14:paraId="71941097" w14:textId="3CA3AF2D" w:rsidTr="00392F79">
        <w:trPr>
          <w:trHeight w:val="578"/>
          <w:jc w:val="right"/>
          <w:del w:id="3664" w:author="Microsoft Office User" w:date="2023-06-09T15:33:00Z"/>
        </w:trPr>
        <w:tc>
          <w:tcPr>
            <w:tcW w:w="8833" w:type="dxa"/>
            <w:gridSpan w:val="2"/>
            <w:vAlign w:val="center"/>
          </w:tcPr>
          <w:p w14:paraId="40BB6EBD" w14:textId="508C97AD" w:rsidR="00344C57" w:rsidRPr="00BB02AD" w:rsidDel="00072358" w:rsidRDefault="00344C57" w:rsidP="00392F79">
            <w:pPr>
              <w:jc w:val="center"/>
              <w:rPr>
                <w:del w:id="3665" w:author="Microsoft Office User" w:date="2023-06-09T15:33:00Z"/>
                <w:rFonts w:ascii="Arial" w:hAnsi="Arial" w:cs="Arial"/>
                <w:color w:val="000000" w:themeColor="text1"/>
              </w:rPr>
            </w:pPr>
          </w:p>
        </w:tc>
      </w:tr>
      <w:tr w:rsidR="00344C57" w:rsidRPr="00BB02AD" w:rsidDel="00072358" w14:paraId="3EB56015" w14:textId="6DC7FC96" w:rsidTr="00392F79">
        <w:trPr>
          <w:trHeight w:val="8705"/>
          <w:jc w:val="right"/>
          <w:del w:id="3666" w:author="Microsoft Office User" w:date="2023-06-09T15:33:00Z"/>
        </w:trPr>
        <w:tc>
          <w:tcPr>
            <w:tcW w:w="8833" w:type="dxa"/>
            <w:gridSpan w:val="2"/>
          </w:tcPr>
          <w:p w14:paraId="584D5914" w14:textId="6E841754" w:rsidR="00BB51D0" w:rsidDel="00072358" w:rsidRDefault="00BB51D0" w:rsidP="00392F79">
            <w:pPr>
              <w:jc w:val="center"/>
              <w:rPr>
                <w:del w:id="3667" w:author="Microsoft Office User" w:date="2023-06-09T15:33:00Z"/>
                <w:rFonts w:ascii="Arial" w:hAnsi="Arial" w:cs="Arial"/>
                <w:color w:val="000000" w:themeColor="text1"/>
              </w:rPr>
            </w:pPr>
          </w:p>
          <w:p w14:paraId="2A5F4795" w14:textId="5C7FE461" w:rsidR="00BB51D0" w:rsidRPr="00BB51D0" w:rsidDel="00072358" w:rsidRDefault="00BB51D0" w:rsidP="00BB51D0">
            <w:pPr>
              <w:rPr>
                <w:del w:id="3668" w:author="Microsoft Office User" w:date="2023-06-09T15:33:00Z"/>
                <w:rFonts w:ascii="Arial" w:hAnsi="Arial" w:cs="Arial"/>
              </w:rPr>
            </w:pPr>
          </w:p>
          <w:p w14:paraId="2449E783" w14:textId="3169489D" w:rsidR="00BB51D0" w:rsidRPr="00BB51D0" w:rsidDel="00072358" w:rsidRDefault="00BB51D0" w:rsidP="00BB51D0">
            <w:pPr>
              <w:rPr>
                <w:del w:id="3669" w:author="Microsoft Office User" w:date="2023-06-09T15:33:00Z"/>
                <w:rFonts w:ascii="Arial" w:hAnsi="Arial" w:cs="Arial"/>
              </w:rPr>
            </w:pPr>
          </w:p>
          <w:p w14:paraId="424351E6" w14:textId="2F136DAD" w:rsidR="00BB51D0" w:rsidRPr="00BB51D0" w:rsidDel="00072358" w:rsidRDefault="00BB51D0" w:rsidP="00BB51D0">
            <w:pPr>
              <w:rPr>
                <w:del w:id="3670" w:author="Microsoft Office User" w:date="2023-06-09T15:33:00Z"/>
                <w:rFonts w:ascii="Arial" w:hAnsi="Arial" w:cs="Arial"/>
              </w:rPr>
            </w:pPr>
          </w:p>
          <w:p w14:paraId="2BA9BF12" w14:textId="176359FF" w:rsidR="00BB51D0" w:rsidRPr="00BB51D0" w:rsidDel="00072358" w:rsidRDefault="00BB51D0" w:rsidP="00BB51D0">
            <w:pPr>
              <w:rPr>
                <w:del w:id="3671" w:author="Microsoft Office User" w:date="2023-06-09T15:33:00Z"/>
                <w:rFonts w:ascii="Arial" w:hAnsi="Arial" w:cs="Arial"/>
              </w:rPr>
            </w:pPr>
          </w:p>
          <w:p w14:paraId="2A13D933" w14:textId="59803E70" w:rsidR="00BB51D0" w:rsidRPr="00BB51D0" w:rsidDel="00072358" w:rsidRDefault="00BB51D0" w:rsidP="00BB51D0">
            <w:pPr>
              <w:rPr>
                <w:del w:id="3672" w:author="Microsoft Office User" w:date="2023-06-09T15:33:00Z"/>
                <w:rFonts w:ascii="Arial" w:hAnsi="Arial" w:cs="Arial"/>
              </w:rPr>
            </w:pPr>
          </w:p>
          <w:p w14:paraId="56805431" w14:textId="27E82E5F" w:rsidR="00BB51D0" w:rsidRPr="00BB51D0" w:rsidDel="00072358" w:rsidRDefault="00BB51D0" w:rsidP="00BB51D0">
            <w:pPr>
              <w:rPr>
                <w:del w:id="3673" w:author="Microsoft Office User" w:date="2023-06-09T15:33:00Z"/>
                <w:rFonts w:ascii="Arial" w:hAnsi="Arial" w:cs="Arial"/>
              </w:rPr>
            </w:pPr>
          </w:p>
          <w:p w14:paraId="142AAD67" w14:textId="1147CAA1" w:rsidR="00BB51D0" w:rsidRPr="00BB51D0" w:rsidDel="00072358" w:rsidRDefault="00BB51D0" w:rsidP="00BB51D0">
            <w:pPr>
              <w:rPr>
                <w:del w:id="3674" w:author="Microsoft Office User" w:date="2023-06-09T15:33:00Z"/>
                <w:rFonts w:ascii="Arial" w:hAnsi="Arial" w:cs="Arial"/>
              </w:rPr>
            </w:pPr>
          </w:p>
          <w:p w14:paraId="444AF47A" w14:textId="0A354D58" w:rsidR="00BB51D0" w:rsidRPr="00BB51D0" w:rsidDel="00072358" w:rsidRDefault="00BB51D0" w:rsidP="00BB51D0">
            <w:pPr>
              <w:rPr>
                <w:del w:id="3675" w:author="Microsoft Office User" w:date="2023-06-09T15:33:00Z"/>
                <w:rFonts w:ascii="Arial" w:hAnsi="Arial" w:cs="Arial"/>
              </w:rPr>
            </w:pPr>
          </w:p>
          <w:p w14:paraId="0A91BEAC" w14:textId="39E4EE0E" w:rsidR="00BB51D0" w:rsidRPr="00BB51D0" w:rsidDel="00072358" w:rsidRDefault="00BB51D0" w:rsidP="00BB51D0">
            <w:pPr>
              <w:rPr>
                <w:del w:id="3676" w:author="Microsoft Office User" w:date="2023-06-09T15:33:00Z"/>
                <w:rFonts w:ascii="Arial" w:hAnsi="Arial" w:cs="Arial"/>
              </w:rPr>
            </w:pPr>
          </w:p>
          <w:p w14:paraId="144C7180" w14:textId="1E8D54B2" w:rsidR="00BB51D0" w:rsidRPr="00BB51D0" w:rsidDel="00072358" w:rsidRDefault="00BB51D0" w:rsidP="00BB51D0">
            <w:pPr>
              <w:rPr>
                <w:del w:id="3677" w:author="Microsoft Office User" w:date="2023-06-09T15:33:00Z"/>
                <w:rFonts w:ascii="Arial" w:hAnsi="Arial" w:cs="Arial"/>
              </w:rPr>
            </w:pPr>
          </w:p>
          <w:p w14:paraId="53AB0AFF" w14:textId="2EF700B0" w:rsidR="00BB51D0" w:rsidRPr="00BB51D0" w:rsidDel="00072358" w:rsidRDefault="00BB51D0" w:rsidP="00BB51D0">
            <w:pPr>
              <w:rPr>
                <w:del w:id="3678" w:author="Microsoft Office User" w:date="2023-06-09T15:33:00Z"/>
                <w:rFonts w:ascii="Arial" w:hAnsi="Arial" w:cs="Arial"/>
              </w:rPr>
            </w:pPr>
          </w:p>
          <w:p w14:paraId="63D1CE1F" w14:textId="54E2397A" w:rsidR="00BB51D0" w:rsidRPr="00BB51D0" w:rsidDel="00072358" w:rsidRDefault="00BB51D0" w:rsidP="00BB51D0">
            <w:pPr>
              <w:rPr>
                <w:del w:id="3679" w:author="Microsoft Office User" w:date="2023-06-09T15:33:00Z"/>
                <w:rFonts w:ascii="Arial" w:hAnsi="Arial" w:cs="Arial"/>
              </w:rPr>
            </w:pPr>
          </w:p>
          <w:p w14:paraId="02DD7446" w14:textId="05C3D97C" w:rsidR="00BB51D0" w:rsidRPr="00BB51D0" w:rsidDel="00072358" w:rsidRDefault="00BB51D0" w:rsidP="00BB51D0">
            <w:pPr>
              <w:rPr>
                <w:del w:id="3680" w:author="Microsoft Office User" w:date="2023-06-09T15:33:00Z"/>
                <w:rFonts w:ascii="Arial" w:hAnsi="Arial" w:cs="Arial"/>
              </w:rPr>
            </w:pPr>
          </w:p>
          <w:p w14:paraId="04C26252" w14:textId="457B2D8F" w:rsidR="00BB51D0" w:rsidRPr="00BB51D0" w:rsidDel="00072358" w:rsidRDefault="00BB51D0" w:rsidP="00BB51D0">
            <w:pPr>
              <w:rPr>
                <w:del w:id="3681" w:author="Microsoft Office User" w:date="2023-06-09T15:33:00Z"/>
                <w:rFonts w:ascii="Arial" w:hAnsi="Arial" w:cs="Arial"/>
              </w:rPr>
            </w:pPr>
          </w:p>
          <w:p w14:paraId="3042A2CF" w14:textId="218F93AE" w:rsidR="00BB51D0" w:rsidDel="00072358" w:rsidRDefault="00BB51D0" w:rsidP="00BB51D0">
            <w:pPr>
              <w:rPr>
                <w:del w:id="3682" w:author="Microsoft Office User" w:date="2023-06-09T15:33:00Z"/>
                <w:rFonts w:ascii="Arial" w:hAnsi="Arial" w:cs="Arial"/>
              </w:rPr>
            </w:pPr>
          </w:p>
          <w:p w14:paraId="076CA075" w14:textId="1C212DB0" w:rsidR="009410F4" w:rsidDel="00072358" w:rsidRDefault="009410F4" w:rsidP="00BB51D0">
            <w:pPr>
              <w:jc w:val="center"/>
              <w:rPr>
                <w:del w:id="3683" w:author="Microsoft Office User" w:date="2023-06-09T15:33:00Z"/>
                <w:rFonts w:ascii="Arial" w:hAnsi="Arial" w:cs="Arial"/>
              </w:rPr>
            </w:pPr>
          </w:p>
          <w:p w14:paraId="6D5454BF" w14:textId="3FE28A9C" w:rsidR="009410F4" w:rsidRPr="009410F4" w:rsidDel="00072358" w:rsidRDefault="009410F4" w:rsidP="009410F4">
            <w:pPr>
              <w:rPr>
                <w:del w:id="3684" w:author="Microsoft Office User" w:date="2023-06-09T15:33:00Z"/>
                <w:rFonts w:ascii="Arial" w:hAnsi="Arial" w:cs="Arial"/>
              </w:rPr>
            </w:pPr>
          </w:p>
          <w:p w14:paraId="57441A56" w14:textId="70EC5C0F" w:rsidR="009410F4" w:rsidRPr="009410F4" w:rsidDel="00072358" w:rsidRDefault="009410F4" w:rsidP="009410F4">
            <w:pPr>
              <w:rPr>
                <w:del w:id="3685" w:author="Microsoft Office User" w:date="2023-06-09T15:33:00Z"/>
                <w:rFonts w:ascii="Arial" w:hAnsi="Arial" w:cs="Arial"/>
              </w:rPr>
            </w:pPr>
          </w:p>
          <w:p w14:paraId="6AB32989" w14:textId="3694A00A" w:rsidR="009410F4" w:rsidRPr="009410F4" w:rsidDel="00072358" w:rsidRDefault="009410F4" w:rsidP="009410F4">
            <w:pPr>
              <w:rPr>
                <w:del w:id="3686" w:author="Microsoft Office User" w:date="2023-06-09T15:33:00Z"/>
                <w:rFonts w:ascii="Arial" w:hAnsi="Arial" w:cs="Arial"/>
              </w:rPr>
            </w:pPr>
          </w:p>
          <w:p w14:paraId="764D53DE" w14:textId="7ECC6B62" w:rsidR="009410F4" w:rsidDel="00072358" w:rsidRDefault="009410F4" w:rsidP="009410F4">
            <w:pPr>
              <w:rPr>
                <w:del w:id="3687" w:author="Microsoft Office User" w:date="2023-06-09T15:33:00Z"/>
                <w:rFonts w:ascii="Arial" w:hAnsi="Arial" w:cs="Arial"/>
              </w:rPr>
            </w:pPr>
          </w:p>
          <w:p w14:paraId="0F976975" w14:textId="5C9F7E95" w:rsidR="00344C57" w:rsidRPr="009410F4" w:rsidDel="00072358" w:rsidRDefault="009410F4" w:rsidP="009410F4">
            <w:pPr>
              <w:tabs>
                <w:tab w:val="left" w:pos="3260"/>
              </w:tabs>
              <w:rPr>
                <w:del w:id="3688" w:author="Microsoft Office User" w:date="2023-06-09T15:33:00Z"/>
                <w:rFonts w:ascii="Arial" w:hAnsi="Arial" w:cs="Arial"/>
              </w:rPr>
            </w:pPr>
            <w:del w:id="3689" w:author="Microsoft Office User" w:date="2023-06-09T15:33:00Z">
              <w:r w:rsidDel="00072358">
                <w:rPr>
                  <w:rFonts w:ascii="Arial" w:hAnsi="Arial" w:cs="Arial"/>
                </w:rPr>
                <w:tab/>
              </w:r>
            </w:del>
          </w:p>
        </w:tc>
      </w:tr>
      <w:tr w:rsidR="00344C57" w:rsidRPr="00BB02AD" w:rsidDel="00072358" w14:paraId="5FD8C4B4" w14:textId="4B23EB54" w:rsidTr="00392F79">
        <w:trPr>
          <w:trHeight w:val="1421"/>
          <w:jc w:val="right"/>
          <w:del w:id="3690" w:author="Microsoft Office User" w:date="2023-06-09T15:33:00Z"/>
        </w:trPr>
        <w:tc>
          <w:tcPr>
            <w:tcW w:w="6062" w:type="dxa"/>
          </w:tcPr>
          <w:p w14:paraId="4F33D068" w14:textId="1E87DD9A" w:rsidR="00344C57" w:rsidRPr="00BB02AD" w:rsidDel="00072358" w:rsidRDefault="00344C57" w:rsidP="00392F79">
            <w:pPr>
              <w:spacing w:line="0" w:lineRule="atLeast"/>
              <w:jc w:val="left"/>
              <w:rPr>
                <w:del w:id="3691" w:author="Microsoft Office User" w:date="2023-06-09T15:33:00Z"/>
                <w:rFonts w:ascii="Arial" w:eastAsia="黑体" w:hAnsi="Arial" w:cs="Arial"/>
                <w:color w:val="000000" w:themeColor="text1"/>
                <w:sz w:val="36"/>
                <w:szCs w:val="44"/>
              </w:rPr>
            </w:pPr>
            <w:del w:id="3692" w:author="Microsoft Office User" w:date="2023-06-09T15:33:00Z">
              <w:r w:rsidRPr="00BB02AD" w:rsidDel="00072358">
                <w:rPr>
                  <w:rFonts w:ascii="Arial" w:eastAsia="黑体" w:hAnsi="Arial" w:cs="Arial" w:hint="eastAsia"/>
                  <w:color w:val="000000" w:themeColor="text1"/>
                  <w:sz w:val="36"/>
                  <w:szCs w:val="44"/>
                </w:rPr>
                <w:delText>嘉兴易声电子科技有限公司</w:delText>
              </w:r>
            </w:del>
          </w:p>
          <w:p w14:paraId="11CF0A43" w14:textId="2A5D8690" w:rsidR="00344C57" w:rsidRPr="00BB02AD" w:rsidDel="00072358" w:rsidRDefault="00344C57" w:rsidP="00392F79">
            <w:pPr>
              <w:spacing w:line="0" w:lineRule="atLeast"/>
              <w:jc w:val="left"/>
              <w:rPr>
                <w:del w:id="3693" w:author="Microsoft Office User" w:date="2023-06-09T15:33:00Z"/>
                <w:rFonts w:ascii="Arial" w:eastAsia="黑体" w:hAnsi="Arial" w:cs="Arial"/>
                <w:color w:val="000000" w:themeColor="text1"/>
                <w:sz w:val="21"/>
                <w:szCs w:val="44"/>
              </w:rPr>
            </w:pPr>
            <w:del w:id="3694" w:author="Microsoft Office User" w:date="2023-06-09T15:33:00Z">
              <w:r w:rsidRPr="00BB02AD" w:rsidDel="00072358">
                <w:rPr>
                  <w:rFonts w:ascii="Arial" w:eastAsia="黑体" w:hAnsi="Arial" w:cs="Arial" w:hint="eastAsia"/>
                  <w:color w:val="000000" w:themeColor="text1"/>
                  <w:sz w:val="21"/>
                  <w:szCs w:val="44"/>
                </w:rPr>
                <w:delText>Jia</w:delText>
              </w:r>
              <w:r w:rsidRPr="00BB02AD" w:rsidDel="00072358">
                <w:rPr>
                  <w:rFonts w:ascii="Arial" w:eastAsia="黑体" w:hAnsi="Arial" w:cs="Arial"/>
                  <w:color w:val="000000" w:themeColor="text1"/>
                  <w:sz w:val="21"/>
                  <w:szCs w:val="44"/>
                </w:rPr>
                <w:delText>x</w:delText>
              </w:r>
              <w:r w:rsidRPr="00BB02AD" w:rsidDel="00072358">
                <w:rPr>
                  <w:rFonts w:ascii="Arial" w:eastAsia="黑体" w:hAnsi="Arial" w:cs="Arial" w:hint="eastAsia"/>
                  <w:color w:val="000000" w:themeColor="text1"/>
                  <w:sz w:val="21"/>
                  <w:szCs w:val="44"/>
                </w:rPr>
                <w:delText>ing Esonar Electronic Technology C</w:delText>
              </w:r>
              <w:r w:rsidRPr="00BB02AD" w:rsidDel="00072358">
                <w:rPr>
                  <w:rFonts w:ascii="Arial" w:eastAsia="黑体" w:hAnsi="Arial" w:cs="Arial"/>
                  <w:color w:val="000000" w:themeColor="text1"/>
                  <w:sz w:val="21"/>
                  <w:szCs w:val="44"/>
                </w:rPr>
                <w:delText>O</w:delText>
              </w:r>
              <w:r w:rsidRPr="00BB02AD" w:rsidDel="00072358">
                <w:rPr>
                  <w:rFonts w:ascii="Arial" w:eastAsia="黑体" w:hAnsi="Arial" w:cs="Arial" w:hint="eastAsia"/>
                  <w:color w:val="000000" w:themeColor="text1"/>
                  <w:sz w:val="21"/>
                  <w:szCs w:val="44"/>
                </w:rPr>
                <w:delText>.</w:delText>
              </w:r>
              <w:r w:rsidRPr="00BB02AD" w:rsidDel="00072358">
                <w:rPr>
                  <w:rFonts w:ascii="Arial" w:eastAsia="黑体" w:hAnsi="Arial" w:cs="Arial"/>
                  <w:color w:val="000000" w:themeColor="text1"/>
                  <w:sz w:val="21"/>
                  <w:szCs w:val="44"/>
                </w:rPr>
                <w:delText>,</w:delText>
              </w:r>
              <w:r w:rsidRPr="00BB02AD" w:rsidDel="00072358">
                <w:rPr>
                  <w:rFonts w:ascii="Arial" w:eastAsia="黑体" w:hAnsi="Arial" w:cs="Arial" w:hint="eastAsia"/>
                  <w:color w:val="000000" w:themeColor="text1"/>
                  <w:sz w:val="21"/>
                  <w:szCs w:val="44"/>
                </w:rPr>
                <w:delText>LTD</w:delText>
              </w:r>
            </w:del>
          </w:p>
          <w:p w14:paraId="4EC97612" w14:textId="610014E2" w:rsidR="00344C57" w:rsidRPr="00BB02AD" w:rsidDel="00072358" w:rsidRDefault="00344C57" w:rsidP="00392F79">
            <w:pPr>
              <w:spacing w:line="0" w:lineRule="atLeast"/>
              <w:jc w:val="left"/>
              <w:rPr>
                <w:del w:id="3695" w:author="Microsoft Office User" w:date="2023-06-09T15:33:00Z"/>
                <w:rFonts w:ascii="Arial" w:eastAsia="黑体" w:hAnsi="Arial" w:cs="Arial"/>
                <w:color w:val="000000" w:themeColor="text1"/>
                <w:sz w:val="21"/>
                <w:szCs w:val="44"/>
              </w:rPr>
            </w:pPr>
          </w:p>
          <w:p w14:paraId="21C36031" w14:textId="4E394E90" w:rsidR="00344C57" w:rsidRPr="00BB02AD" w:rsidDel="00072358" w:rsidRDefault="00344C57" w:rsidP="00392F79">
            <w:pPr>
              <w:spacing w:line="0" w:lineRule="atLeast"/>
              <w:rPr>
                <w:del w:id="3696" w:author="Microsoft Office User" w:date="2023-06-09T15:33:00Z"/>
                <w:rFonts w:ascii="Arial" w:eastAsia="微软雅黑" w:hAnsi="Arial" w:cs="Arial"/>
                <w:color w:val="000000" w:themeColor="text1"/>
                <w:sz w:val="15"/>
              </w:rPr>
            </w:pPr>
            <w:del w:id="3697" w:author="Microsoft Office User" w:date="2023-06-09T15:33:00Z">
              <w:r w:rsidRPr="00BB02AD" w:rsidDel="00072358">
                <w:rPr>
                  <w:rFonts w:ascii="Arial" w:eastAsia="微软雅黑" w:hAnsi="Arial" w:cs="Arial"/>
                  <w:color w:val="000000" w:themeColor="text1"/>
                  <w:sz w:val="15"/>
                </w:rPr>
                <w:delText>地址：浙江嘉兴南湖区昌盛南路</w:delText>
              </w:r>
              <w:r w:rsidRPr="00BB02AD" w:rsidDel="00072358">
                <w:rPr>
                  <w:rFonts w:ascii="Arial" w:eastAsia="微软雅黑" w:hAnsi="Arial" w:cs="Arial"/>
                  <w:color w:val="000000" w:themeColor="text1"/>
                  <w:sz w:val="15"/>
                </w:rPr>
                <w:delText>36</w:delText>
              </w:r>
              <w:r w:rsidRPr="00BB02AD" w:rsidDel="00072358">
                <w:rPr>
                  <w:rFonts w:ascii="Arial" w:eastAsia="微软雅黑" w:hAnsi="Arial" w:cs="Arial"/>
                  <w:color w:val="000000" w:themeColor="text1"/>
                  <w:sz w:val="15"/>
                </w:rPr>
                <w:delText>号智慧产业园</w:delText>
              </w:r>
              <w:r w:rsidR="00755FA5" w:rsidDel="00072358">
                <w:rPr>
                  <w:rFonts w:ascii="Arial" w:eastAsia="微软雅黑" w:hAnsi="Arial" w:cs="Arial" w:hint="eastAsia"/>
                  <w:color w:val="000000" w:themeColor="text1"/>
                  <w:sz w:val="15"/>
                </w:rPr>
                <w:delText>11</w:delText>
              </w:r>
              <w:r w:rsidR="00755FA5" w:rsidDel="00072358">
                <w:rPr>
                  <w:rFonts w:ascii="Arial" w:eastAsia="微软雅黑" w:hAnsi="Arial" w:cs="Arial" w:hint="eastAsia"/>
                  <w:color w:val="000000" w:themeColor="text1"/>
                  <w:sz w:val="15"/>
                </w:rPr>
                <w:delText>号楼</w:delText>
              </w:r>
              <w:r w:rsidR="00755FA5" w:rsidDel="00072358">
                <w:rPr>
                  <w:rFonts w:ascii="Arial" w:eastAsia="微软雅黑" w:hAnsi="Arial" w:cs="Arial" w:hint="eastAsia"/>
                  <w:color w:val="000000" w:themeColor="text1"/>
                  <w:sz w:val="15"/>
                </w:rPr>
                <w:delText>701</w:delText>
              </w:r>
              <w:r w:rsidR="00755FA5" w:rsidDel="00072358">
                <w:rPr>
                  <w:rFonts w:ascii="Arial" w:eastAsia="微软雅黑" w:hAnsi="Arial" w:cs="Arial" w:hint="eastAsia"/>
                  <w:color w:val="000000" w:themeColor="text1"/>
                  <w:sz w:val="15"/>
                </w:rPr>
                <w:delText>室</w:delText>
              </w:r>
            </w:del>
          </w:p>
          <w:p w14:paraId="5F4DEE7F" w14:textId="352D9E1A" w:rsidR="00344C57" w:rsidRPr="00BB02AD" w:rsidDel="00072358" w:rsidRDefault="00344C57" w:rsidP="00392F79">
            <w:pPr>
              <w:spacing w:line="0" w:lineRule="atLeast"/>
              <w:rPr>
                <w:del w:id="3698" w:author="Microsoft Office User" w:date="2023-06-09T15:33:00Z"/>
                <w:rFonts w:ascii="Arial" w:eastAsia="微软雅黑" w:hAnsi="Arial" w:cs="Arial"/>
                <w:color w:val="000000" w:themeColor="text1"/>
                <w:sz w:val="15"/>
              </w:rPr>
            </w:pPr>
            <w:del w:id="3699" w:author="Microsoft Office User" w:date="2023-06-09T15:33:00Z">
              <w:r w:rsidRPr="00BB02AD" w:rsidDel="00072358">
                <w:rPr>
                  <w:rFonts w:ascii="Arial" w:eastAsia="微软雅黑" w:hAnsi="Arial" w:cs="Arial"/>
                  <w:color w:val="000000" w:themeColor="text1"/>
                  <w:sz w:val="15"/>
                </w:rPr>
                <w:delText>电话：</w:delText>
              </w:r>
              <w:r w:rsidRPr="00BB02AD" w:rsidDel="00072358">
                <w:rPr>
                  <w:rFonts w:ascii="Arial" w:eastAsia="微软雅黑" w:hAnsi="Arial" w:cs="Arial"/>
                  <w:color w:val="000000" w:themeColor="text1"/>
                  <w:sz w:val="15"/>
                </w:rPr>
                <w:delText>0573-82</w:delText>
              </w:r>
              <w:r w:rsidR="00BB51D0" w:rsidDel="00072358">
                <w:rPr>
                  <w:rFonts w:ascii="Arial" w:eastAsia="微软雅黑" w:hAnsi="Arial" w:cs="Arial"/>
                  <w:color w:val="000000" w:themeColor="text1"/>
                  <w:sz w:val="15"/>
                </w:rPr>
                <w:delText>69</w:delText>
              </w:r>
              <w:r w:rsidRPr="00BB02AD" w:rsidDel="00072358">
                <w:rPr>
                  <w:rFonts w:ascii="Arial" w:eastAsia="微软雅黑" w:hAnsi="Arial" w:cs="Arial"/>
                  <w:color w:val="000000" w:themeColor="text1"/>
                  <w:sz w:val="15"/>
                </w:rPr>
                <w:delText xml:space="preserve"> 7793</w:delText>
              </w:r>
              <w:r w:rsidRPr="00BB02AD" w:rsidDel="00072358">
                <w:rPr>
                  <w:rFonts w:ascii="Arial" w:eastAsia="微软雅黑" w:hAnsi="Arial" w:cs="Arial"/>
                  <w:color w:val="000000" w:themeColor="text1"/>
                  <w:sz w:val="15"/>
                </w:rPr>
                <w:tab/>
              </w:r>
              <w:r w:rsidRPr="00BB02AD" w:rsidDel="00072358">
                <w:rPr>
                  <w:rFonts w:ascii="Arial" w:eastAsia="微软雅黑" w:hAnsi="Arial" w:cs="Arial"/>
                  <w:color w:val="000000" w:themeColor="text1"/>
                  <w:sz w:val="15"/>
                </w:rPr>
                <w:tab/>
              </w:r>
              <w:r w:rsidRPr="00BB02AD" w:rsidDel="00072358">
                <w:rPr>
                  <w:rFonts w:ascii="Arial" w:eastAsia="微软雅黑" w:hAnsi="Arial" w:cs="Arial"/>
                  <w:color w:val="000000" w:themeColor="text1"/>
                  <w:sz w:val="15"/>
                </w:rPr>
                <w:tab/>
              </w:r>
              <w:r w:rsidRPr="00BB02AD" w:rsidDel="00072358">
                <w:rPr>
                  <w:rFonts w:ascii="Arial" w:eastAsia="微软雅黑" w:hAnsi="Arial" w:cs="Arial"/>
                  <w:color w:val="000000" w:themeColor="text1"/>
                  <w:sz w:val="15"/>
                </w:rPr>
                <w:delText>传真：</w:delText>
              </w:r>
              <w:r w:rsidRPr="00BB02AD" w:rsidDel="00072358">
                <w:rPr>
                  <w:rFonts w:ascii="Arial" w:eastAsia="微软雅黑" w:hAnsi="Arial" w:cs="Arial"/>
                  <w:color w:val="000000" w:themeColor="text1"/>
                  <w:sz w:val="15"/>
                </w:rPr>
                <w:delText>0573-82</w:delText>
              </w:r>
              <w:r w:rsidR="00BB51D0" w:rsidDel="00072358">
                <w:rPr>
                  <w:rFonts w:ascii="Arial" w:eastAsia="微软雅黑" w:hAnsi="Arial" w:cs="Arial"/>
                  <w:color w:val="000000" w:themeColor="text1"/>
                  <w:sz w:val="15"/>
                </w:rPr>
                <w:delText>69</w:delText>
              </w:r>
              <w:r w:rsidRPr="00BB02AD" w:rsidDel="00072358">
                <w:rPr>
                  <w:rFonts w:ascii="Arial" w:eastAsia="微软雅黑" w:hAnsi="Arial" w:cs="Arial"/>
                  <w:color w:val="000000" w:themeColor="text1"/>
                  <w:sz w:val="15"/>
                </w:rPr>
                <w:delText xml:space="preserve"> 8717</w:delText>
              </w:r>
            </w:del>
          </w:p>
          <w:p w14:paraId="4BC36EE7" w14:textId="1F172EA1" w:rsidR="00344C57" w:rsidRPr="00BB02AD" w:rsidDel="00072358" w:rsidRDefault="00344C57" w:rsidP="00392F79">
            <w:pPr>
              <w:spacing w:line="0" w:lineRule="atLeast"/>
              <w:jc w:val="left"/>
              <w:rPr>
                <w:del w:id="3700" w:author="Microsoft Office User" w:date="2023-06-09T15:33:00Z"/>
                <w:rFonts w:ascii="Arial" w:eastAsia="黑体" w:hAnsi="Arial" w:cs="Arial"/>
                <w:color w:val="000000" w:themeColor="text1"/>
                <w:sz w:val="21"/>
                <w:szCs w:val="44"/>
              </w:rPr>
            </w:pPr>
            <w:del w:id="3701" w:author="Microsoft Office User" w:date="2023-06-09T15:33:00Z">
              <w:r w:rsidRPr="00BB02AD" w:rsidDel="00072358">
                <w:rPr>
                  <w:rFonts w:ascii="Arial" w:eastAsia="微软雅黑" w:hAnsi="Arial" w:cs="Arial"/>
                  <w:color w:val="000000" w:themeColor="text1"/>
                  <w:sz w:val="15"/>
                </w:rPr>
                <w:delText>邮箱：</w:delText>
              </w:r>
              <w:r w:rsidRPr="00BB02AD" w:rsidDel="00072358">
                <w:rPr>
                  <w:rFonts w:ascii="Arial" w:eastAsia="微软雅黑" w:hAnsi="Arial" w:cs="Arial" w:hint="eastAsia"/>
                  <w:color w:val="000000" w:themeColor="text1"/>
                  <w:sz w:val="15"/>
                </w:rPr>
                <w:delText>jxesonar@163.com</w:delText>
              </w:r>
              <w:r w:rsidRPr="00BB02AD" w:rsidDel="00072358">
                <w:rPr>
                  <w:rFonts w:ascii="Arial" w:eastAsia="微软雅黑" w:hAnsi="Arial" w:cs="Arial"/>
                  <w:color w:val="000000" w:themeColor="text1"/>
                  <w:sz w:val="15"/>
                </w:rPr>
                <w:tab/>
              </w:r>
              <w:r w:rsidRPr="00BB02AD" w:rsidDel="00072358">
                <w:rPr>
                  <w:rFonts w:ascii="Arial" w:eastAsia="微软雅黑" w:hAnsi="Arial" w:cs="Arial"/>
                  <w:color w:val="000000" w:themeColor="text1"/>
                  <w:sz w:val="15"/>
                </w:rPr>
                <w:tab/>
              </w:r>
              <w:r w:rsidRPr="00BB02AD" w:rsidDel="00072358">
                <w:rPr>
                  <w:rFonts w:ascii="Arial" w:eastAsia="微软雅黑" w:hAnsi="Arial" w:cs="Arial"/>
                  <w:color w:val="000000" w:themeColor="text1"/>
                  <w:sz w:val="15"/>
                </w:rPr>
                <w:delText>网址：</w:delText>
              </w:r>
              <w:r w:rsidRPr="00BB02AD" w:rsidDel="00072358">
                <w:rPr>
                  <w:rFonts w:ascii="Arial" w:eastAsia="微软雅黑" w:hAnsi="Arial" w:cs="Arial"/>
                  <w:color w:val="000000" w:themeColor="text1"/>
                  <w:sz w:val="15"/>
                </w:rPr>
                <w:delText>www.</w:delText>
              </w:r>
              <w:r w:rsidR="009410F4" w:rsidDel="00072358">
                <w:rPr>
                  <w:rFonts w:ascii="Arial" w:eastAsia="微软雅黑" w:hAnsi="Arial" w:cs="Arial"/>
                  <w:color w:val="000000" w:themeColor="text1"/>
                  <w:sz w:val="15"/>
                </w:rPr>
                <w:delText>jxesonar.com</w:delText>
              </w:r>
            </w:del>
          </w:p>
        </w:tc>
        <w:tc>
          <w:tcPr>
            <w:tcW w:w="2771" w:type="dxa"/>
            <w:vAlign w:val="center"/>
          </w:tcPr>
          <w:p w14:paraId="23827BEC" w14:textId="5764A53D" w:rsidR="00344C57" w:rsidRPr="00BB02AD" w:rsidDel="00072358" w:rsidRDefault="00344C57" w:rsidP="00392F79">
            <w:pPr>
              <w:jc w:val="right"/>
              <w:rPr>
                <w:del w:id="3702" w:author="Microsoft Office User" w:date="2023-06-09T15:33:00Z"/>
                <w:rFonts w:ascii="Arial" w:eastAsia="黑体" w:hAnsi="Arial" w:cs="Arial"/>
                <w:color w:val="000000" w:themeColor="text1"/>
                <w:sz w:val="52"/>
                <w:szCs w:val="44"/>
              </w:rPr>
            </w:pPr>
          </w:p>
        </w:tc>
      </w:tr>
    </w:tbl>
    <w:p w14:paraId="19FF2188" w14:textId="77777777" w:rsidR="00344C57" w:rsidRPr="00BB02AD" w:rsidRDefault="00344C57" w:rsidP="007B12E1">
      <w:pPr>
        <w:rPr>
          <w:rFonts w:eastAsiaTheme="minorEastAsia" w:hint="eastAsia"/>
          <w:color w:val="000000" w:themeColor="text1"/>
          <w:sz w:val="8"/>
        </w:rPr>
      </w:pPr>
    </w:p>
    <w:sectPr w:rsidR="00344C57" w:rsidRPr="00BB02AD" w:rsidSect="00183A87">
      <w:headerReference w:type="default" r:id="rId14"/>
      <w:footerReference w:type="default" r:id="rId15"/>
      <w:pgSz w:w="11906" w:h="16838"/>
      <w:pgMar w:top="1418" w:right="1418" w:bottom="1418" w:left="1871"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A910B2" w14:textId="77777777" w:rsidR="00BE765B" w:rsidRDefault="00BE765B" w:rsidP="004358A5">
      <w:r>
        <w:separator/>
      </w:r>
    </w:p>
  </w:endnote>
  <w:endnote w:type="continuationSeparator" w:id="0">
    <w:p w14:paraId="608C56F9" w14:textId="77777777" w:rsidR="00BE765B" w:rsidRDefault="00BE765B" w:rsidP="004358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仿宋_GB2312">
    <w:altName w:val="仿宋"/>
    <w:panose1 w:val="020B0604020202020204"/>
    <w:charset w:val="86"/>
    <w:family w:val="modern"/>
    <w:pitch w:val="fixed"/>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微软雅黑">
    <w:panose1 w:val="020B0503020204020204"/>
    <w:charset w:val="86"/>
    <w:family w:val="swiss"/>
    <w:pitch w:val="variable"/>
    <w:sig w:usb0="80000287" w:usb1="2ACF3C52" w:usb2="00000016" w:usb3="00000000" w:csb0="0004001F" w:csb1="00000000"/>
  </w:font>
  <w:font w:name="新宋体">
    <w:altName w:val="NSimSun"/>
    <w:panose1 w:val="02010609030101010101"/>
    <w:charset w:val="86"/>
    <w:family w:val="modern"/>
    <w:pitch w:val="fixed"/>
    <w:sig w:usb0="0000028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B4A2C2" w14:textId="47109F03" w:rsidR="004F1DC7" w:rsidRPr="00F613CE" w:rsidRDefault="004F1DC7" w:rsidP="00F613CE">
    <w:pPr>
      <w:pStyle w:val="a7"/>
      <w:pBdr>
        <w:top w:val="single" w:sz="4" w:space="1" w:color="auto"/>
      </w:pBdr>
      <w:tabs>
        <w:tab w:val="clear" w:pos="8306"/>
        <w:tab w:val="right" w:pos="8617"/>
      </w:tabs>
      <w:rPr>
        <w:rFonts w:eastAsiaTheme="minorEastAsia"/>
      </w:rPr>
    </w:pPr>
    <w:bookmarkStart w:id="3654" w:name="OLE_LINK21"/>
    <w:bookmarkStart w:id="3655" w:name="OLE_LINK22"/>
    <w:bookmarkStart w:id="3656" w:name="_Hlk479865606"/>
    <w:bookmarkStart w:id="3657" w:name="OLE_LINK23"/>
    <w:bookmarkStart w:id="3658" w:name="OLE_LINK24"/>
    <w:r>
      <w:rPr>
        <w:rFonts w:ascii="Arial" w:hAnsi="Arial" w:cs="Arial" w:hint="eastAsia"/>
      </w:rPr>
      <w:t xml:space="preserve">@ </w:t>
    </w:r>
    <w:r>
      <w:rPr>
        <w:rFonts w:ascii="Arial" w:hAnsi="Arial" w:cs="Arial" w:hint="eastAsia"/>
      </w:rPr>
      <w:t>嘉兴易声电子科技有限公司</w:t>
    </w:r>
    <w:r>
      <w:rPr>
        <w:rFonts w:ascii="Arial" w:hAnsi="Arial" w:cs="Arial"/>
      </w:rPr>
      <w:tab/>
    </w:r>
    <w:r>
      <w:rPr>
        <w:rFonts w:ascii="Arial" w:hAnsi="Arial" w:cs="Arial" w:hint="eastAsia"/>
        <w:snapToGrid w:val="0"/>
      </w:rPr>
      <w:t>第</w:t>
    </w:r>
    <w:r w:rsidRPr="002C0642">
      <w:rPr>
        <w:rStyle w:val="a9"/>
        <w:rFonts w:ascii="Arial" w:hAnsi="Arial" w:cs="Arial"/>
      </w:rPr>
      <w:fldChar w:fldCharType="begin"/>
    </w:r>
    <w:r w:rsidRPr="002C0642">
      <w:rPr>
        <w:rStyle w:val="a9"/>
        <w:rFonts w:ascii="Arial" w:hAnsi="Arial" w:cs="Arial"/>
      </w:rPr>
      <w:instrText xml:space="preserve"> PAGE </w:instrText>
    </w:r>
    <w:r w:rsidRPr="002C0642">
      <w:rPr>
        <w:rStyle w:val="a9"/>
        <w:rFonts w:ascii="Arial" w:hAnsi="Arial" w:cs="Arial"/>
      </w:rPr>
      <w:fldChar w:fldCharType="separate"/>
    </w:r>
    <w:r w:rsidR="00396987">
      <w:rPr>
        <w:rStyle w:val="a9"/>
        <w:rFonts w:ascii="Arial" w:hAnsi="Arial" w:cs="Arial"/>
        <w:noProof/>
      </w:rPr>
      <w:t>28</w:t>
    </w:r>
    <w:r w:rsidRPr="002C0642">
      <w:rPr>
        <w:rStyle w:val="a9"/>
        <w:rFonts w:ascii="Arial" w:hAnsi="Arial" w:cs="Arial"/>
      </w:rPr>
      <w:fldChar w:fldCharType="end"/>
    </w:r>
    <w:r>
      <w:rPr>
        <w:rFonts w:ascii="Arial" w:hAnsi="Arial" w:cs="Arial" w:hint="eastAsia"/>
        <w:snapToGrid w:val="0"/>
      </w:rPr>
      <w:t>页</w:t>
    </w:r>
    <w:r>
      <w:rPr>
        <w:rFonts w:ascii="Arial" w:hAnsi="Arial" w:cs="Arial"/>
        <w:snapToGrid w:val="0"/>
      </w:rPr>
      <w:tab/>
    </w:r>
    <w:r>
      <w:rPr>
        <w:rFonts w:ascii="Arial" w:hAnsi="Arial" w:cs="Arial"/>
        <w:snapToGrid w:val="0"/>
      </w:rPr>
      <w:fldChar w:fldCharType="begin"/>
    </w:r>
    <w:r>
      <w:rPr>
        <w:rFonts w:ascii="Arial" w:hAnsi="Arial" w:cs="Arial"/>
        <w:snapToGrid w:val="0"/>
      </w:rPr>
      <w:instrText xml:space="preserve"> LINK Word.Document.12</w:instrText>
    </w:r>
    <w:r>
      <w:rPr>
        <w:rFonts w:ascii="Arial" w:hAnsi="Arial" w:cs="Arial" w:hint="eastAsia"/>
        <w:snapToGrid w:val="0"/>
      </w:rPr>
      <w:instrText xml:space="preserve"> "E:\\09 </w:instrText>
    </w:r>
    <w:r>
      <w:rPr>
        <w:rFonts w:ascii="Arial" w:hAnsi="Arial" w:cs="Arial" w:hint="eastAsia"/>
        <w:snapToGrid w:val="0"/>
      </w:rPr>
      <w:instrText>文档模版</w:instrText>
    </w:r>
    <w:r>
      <w:rPr>
        <w:rFonts w:ascii="Arial" w:hAnsi="Arial" w:cs="Arial" w:hint="eastAsia"/>
        <w:snapToGrid w:val="0"/>
      </w:rPr>
      <w:instrText>\\</w:instrText>
    </w:r>
    <w:r>
      <w:rPr>
        <w:rFonts w:ascii="Arial" w:hAnsi="Arial" w:cs="Arial" w:hint="eastAsia"/>
        <w:snapToGrid w:val="0"/>
      </w:rPr>
      <w:instrText>设计文档</w:instrText>
    </w:r>
    <w:r>
      <w:rPr>
        <w:rFonts w:ascii="Arial" w:hAnsi="Arial" w:cs="Arial" w:hint="eastAsia"/>
        <w:snapToGrid w:val="0"/>
      </w:rPr>
      <w:instrText>2017</w:instrText>
    </w:r>
    <w:r>
      <w:rPr>
        <w:rFonts w:ascii="Arial" w:hAnsi="Arial" w:cs="Arial" w:hint="eastAsia"/>
        <w:snapToGrid w:val="0"/>
      </w:rPr>
      <w:instrText>版</w:instrText>
    </w:r>
    <w:r>
      <w:rPr>
        <w:rFonts w:ascii="Arial" w:hAnsi="Arial" w:cs="Arial" w:hint="eastAsia"/>
        <w:snapToGrid w:val="0"/>
      </w:rPr>
      <w:instrText>.docx"</w:instrText>
    </w:r>
    <w:r>
      <w:rPr>
        <w:rFonts w:ascii="Arial" w:hAnsi="Arial" w:cs="Arial"/>
        <w:snapToGrid w:val="0"/>
      </w:rPr>
      <w:instrText xml:space="preserve"> OLE_LINK1 \r </w:instrText>
    </w:r>
    <w:r>
      <w:rPr>
        <w:rFonts w:ascii="Arial" w:hAnsi="Arial" w:cs="Arial"/>
        <w:snapToGrid w:val="0"/>
      </w:rPr>
      <w:fldChar w:fldCharType="separate"/>
    </w:r>
    <w:r w:rsidRPr="00C9141A">
      <w:rPr>
        <w:rFonts w:ascii="Arial" w:hAnsi="Arial" w:cs="Arial" w:hint="eastAsia"/>
      </w:rPr>
      <w:t>第</w:t>
    </w:r>
    <w:r w:rsidR="003A335F">
      <w:rPr>
        <w:rFonts w:ascii="Arial" w:hAnsi="Arial" w:cs="Arial"/>
      </w:rPr>
      <w:t>0.</w:t>
    </w:r>
    <w:r w:rsidR="000D0709">
      <w:rPr>
        <w:rFonts w:ascii="Arial" w:hAnsi="Arial" w:cs="Arial"/>
      </w:rPr>
      <w:t>3</w:t>
    </w:r>
    <w:r w:rsidRPr="00C9141A">
      <w:rPr>
        <w:rFonts w:ascii="Arial" w:hAnsi="Arial" w:cs="Arial" w:hint="eastAsia"/>
      </w:rPr>
      <w:t>版</w:t>
    </w:r>
    <w:r>
      <w:rPr>
        <w:rFonts w:ascii="Arial" w:hAnsi="Arial" w:cs="Arial"/>
        <w:snapToGrid w:val="0"/>
      </w:rPr>
      <w:fldChar w:fldCharType="end"/>
    </w:r>
    <w:bookmarkEnd w:id="3654"/>
    <w:bookmarkEnd w:id="3655"/>
    <w:bookmarkEnd w:id="3656"/>
    <w:bookmarkEnd w:id="3657"/>
    <w:bookmarkEnd w:id="3658"/>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01D99E" w14:textId="77777777" w:rsidR="004F1DC7" w:rsidRPr="00375874" w:rsidRDefault="004F1DC7" w:rsidP="0037587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AFFCCC" w14:textId="77777777" w:rsidR="00BE765B" w:rsidRDefault="00BE765B" w:rsidP="004358A5">
      <w:r>
        <w:separator/>
      </w:r>
    </w:p>
  </w:footnote>
  <w:footnote w:type="continuationSeparator" w:id="0">
    <w:p w14:paraId="5EE90AB8" w14:textId="77777777" w:rsidR="00BE765B" w:rsidRDefault="00BE765B" w:rsidP="004358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61B496" w14:textId="77777777" w:rsidR="004F1DC7" w:rsidRPr="00E25D4F" w:rsidRDefault="004F1DC7" w:rsidP="00E25D4F">
    <w:pPr>
      <w:pStyle w:val="a5"/>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A8A195" w14:textId="3F03756A" w:rsidR="004F1DC7" w:rsidRPr="004358A5" w:rsidRDefault="004F1DC7" w:rsidP="004358A5">
    <w:pPr>
      <w:pStyle w:val="a5"/>
      <w:jc w:val="left"/>
      <w:rPr>
        <w:rFonts w:ascii="Arial" w:hAnsi="Arial" w:cs="Arial"/>
      </w:rPr>
    </w:pPr>
    <w:r>
      <w:rPr>
        <w:rFonts w:ascii="Arial" w:hAnsi="Arial" w:cs="Arial"/>
        <w:noProof/>
      </w:rPr>
      <w:drawing>
        <wp:anchor distT="0" distB="0" distL="114300" distR="114300" simplePos="0" relativeHeight="251660800" behindDoc="0" locked="0" layoutInCell="1" allowOverlap="1" wp14:anchorId="6EB56BA8" wp14:editId="40F000FF">
          <wp:simplePos x="0" y="0"/>
          <wp:positionH relativeFrom="column">
            <wp:posOffset>4081780</wp:posOffset>
          </wp:positionH>
          <wp:positionV relativeFrom="paragraph">
            <wp:posOffset>-134356</wp:posOffset>
          </wp:positionV>
          <wp:extent cx="1409700" cy="287655"/>
          <wp:effectExtent l="0" t="0" r="0" b="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sonar-logo-大.png"/>
                  <pic:cNvPicPr/>
                </pic:nvPicPr>
                <pic:blipFill>
                  <a:blip r:embed="rId1">
                    <a:extLst>
                      <a:ext uri="{28A0092B-C50C-407E-A947-70E740481C1C}">
                        <a14:useLocalDpi xmlns:a14="http://schemas.microsoft.com/office/drawing/2010/main" val="0"/>
                      </a:ext>
                    </a:extLst>
                  </a:blip>
                  <a:stretch>
                    <a:fillRect/>
                  </a:stretch>
                </pic:blipFill>
                <pic:spPr>
                  <a:xfrm>
                    <a:off x="0" y="0"/>
                    <a:ext cx="1409700" cy="287655"/>
                  </a:xfrm>
                  <a:prstGeom prst="rect">
                    <a:avLst/>
                  </a:prstGeom>
                </pic:spPr>
              </pic:pic>
            </a:graphicData>
          </a:graphic>
        </wp:anchor>
      </w:drawing>
    </w:r>
    <w:r>
      <w:rPr>
        <w:rFonts w:ascii="Arial" w:hAnsi="Arial" w:cs="Arial" w:hint="eastAsia"/>
      </w:rPr>
      <w:t>潜标</w:t>
    </w:r>
    <w:r w:rsidR="00F146B2">
      <w:rPr>
        <w:rFonts w:ascii="Arial" w:hAnsi="Arial" w:cs="Arial" w:hint="eastAsia"/>
      </w:rPr>
      <w:t>和</w:t>
    </w:r>
    <w:r w:rsidR="00F146B2">
      <w:rPr>
        <w:rFonts w:ascii="Arial" w:hAnsi="Arial" w:cs="Arial" w:hint="eastAsia"/>
      </w:rPr>
      <w:t>A</w:t>
    </w:r>
    <w:r w:rsidR="00F146B2">
      <w:rPr>
        <w:rFonts w:ascii="Arial" w:hAnsi="Arial" w:cs="Arial"/>
      </w:rPr>
      <w:t>UV</w:t>
    </w:r>
    <w:r w:rsidR="00F146B2">
      <w:rPr>
        <w:rFonts w:ascii="Arial" w:hAnsi="Arial" w:cs="Arial" w:hint="eastAsia"/>
      </w:rPr>
      <w:t>通信</w:t>
    </w:r>
    <w:r>
      <w:rPr>
        <w:rFonts w:ascii="Arial" w:hAnsi="Arial" w:cs="Arial" w:hint="eastAsia"/>
      </w:rPr>
      <w:t>系统</w:t>
    </w:r>
    <w:r>
      <w:rPr>
        <w:rFonts w:ascii="Arial" w:hAnsi="Arial" w:cs="Arial"/>
      </w:rPr>
      <w:t>，《</w:t>
    </w:r>
    <w:r>
      <w:rPr>
        <w:rFonts w:ascii="Arial" w:hAnsi="Arial" w:cs="Arial" w:hint="eastAsia"/>
      </w:rPr>
      <w:t>通信</w:t>
    </w:r>
    <w:r>
      <w:rPr>
        <w:rFonts w:ascii="Arial" w:hAnsi="Arial" w:cs="Arial"/>
      </w:rPr>
      <w:t>协议</w:t>
    </w:r>
    <w:r w:rsidRPr="004358A5">
      <w:rPr>
        <w:rFonts w:ascii="Arial" w:hAnsi="Arial" w:cs="Arial"/>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5FB873" w14:textId="77777777" w:rsidR="004F1DC7" w:rsidRPr="00375874" w:rsidRDefault="004F1DC7" w:rsidP="00375874">
    <w:pPr>
      <w:pStyle w:val="a5"/>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91707"/>
    <w:multiLevelType w:val="hybridMultilevel"/>
    <w:tmpl w:val="094E494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053C0E37"/>
    <w:multiLevelType w:val="hybridMultilevel"/>
    <w:tmpl w:val="81FE78BE"/>
    <w:lvl w:ilvl="0" w:tplc="FFFFFFFF">
      <w:numFmt w:val="decimal"/>
      <w:lvlText w:val="%1."/>
      <w:lvlJc w:val="left"/>
      <w:pPr>
        <w:ind w:left="420" w:hanging="420"/>
      </w:pPr>
      <w:rPr>
        <w:rFonts w:hint="eastAsia"/>
        <w:color w:val="auto"/>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07185303"/>
    <w:multiLevelType w:val="multilevel"/>
    <w:tmpl w:val="00000012"/>
    <w:lvl w:ilvl="0">
      <w:start w:val="1"/>
      <w:numFmt w:val="lowerLetter"/>
      <w:lvlText w:val="%1."/>
      <w:lvlJc w:val="left"/>
      <w:pPr>
        <w:tabs>
          <w:tab w:val="num" w:pos="584"/>
        </w:tabs>
        <w:ind w:left="584" w:hanging="360"/>
      </w:pPr>
      <w:rPr>
        <w:rFonts w:hint="eastAsia"/>
      </w:rPr>
    </w:lvl>
    <w:lvl w:ilvl="1">
      <w:start w:val="1"/>
      <w:numFmt w:val="lowerLetter"/>
      <w:lvlText w:val="%2)"/>
      <w:lvlJc w:val="left"/>
      <w:pPr>
        <w:tabs>
          <w:tab w:val="num" w:pos="1064"/>
        </w:tabs>
        <w:ind w:left="1064" w:hanging="420"/>
      </w:pPr>
    </w:lvl>
    <w:lvl w:ilvl="2">
      <w:start w:val="1"/>
      <w:numFmt w:val="lowerRoman"/>
      <w:lvlText w:val="%3."/>
      <w:lvlJc w:val="right"/>
      <w:pPr>
        <w:tabs>
          <w:tab w:val="num" w:pos="1484"/>
        </w:tabs>
        <w:ind w:left="1484" w:hanging="420"/>
      </w:pPr>
    </w:lvl>
    <w:lvl w:ilvl="3">
      <w:start w:val="1"/>
      <w:numFmt w:val="decimal"/>
      <w:lvlText w:val="%4."/>
      <w:lvlJc w:val="left"/>
      <w:pPr>
        <w:tabs>
          <w:tab w:val="num" w:pos="1904"/>
        </w:tabs>
        <w:ind w:left="1904" w:hanging="420"/>
      </w:pPr>
    </w:lvl>
    <w:lvl w:ilvl="4">
      <w:start w:val="1"/>
      <w:numFmt w:val="lowerLetter"/>
      <w:lvlText w:val="%5)"/>
      <w:lvlJc w:val="left"/>
      <w:pPr>
        <w:tabs>
          <w:tab w:val="num" w:pos="2324"/>
        </w:tabs>
        <w:ind w:left="2324" w:hanging="420"/>
      </w:pPr>
    </w:lvl>
    <w:lvl w:ilvl="5">
      <w:start w:val="1"/>
      <w:numFmt w:val="lowerRoman"/>
      <w:lvlText w:val="%6."/>
      <w:lvlJc w:val="right"/>
      <w:pPr>
        <w:tabs>
          <w:tab w:val="num" w:pos="2744"/>
        </w:tabs>
        <w:ind w:left="2744" w:hanging="420"/>
      </w:pPr>
    </w:lvl>
    <w:lvl w:ilvl="6">
      <w:start w:val="1"/>
      <w:numFmt w:val="decimal"/>
      <w:lvlText w:val="%7."/>
      <w:lvlJc w:val="left"/>
      <w:pPr>
        <w:tabs>
          <w:tab w:val="num" w:pos="3164"/>
        </w:tabs>
        <w:ind w:left="3164" w:hanging="420"/>
      </w:pPr>
    </w:lvl>
    <w:lvl w:ilvl="7">
      <w:start w:val="1"/>
      <w:numFmt w:val="lowerLetter"/>
      <w:lvlText w:val="%8)"/>
      <w:lvlJc w:val="left"/>
      <w:pPr>
        <w:tabs>
          <w:tab w:val="num" w:pos="3584"/>
        </w:tabs>
        <w:ind w:left="3584" w:hanging="420"/>
      </w:pPr>
    </w:lvl>
    <w:lvl w:ilvl="8">
      <w:start w:val="1"/>
      <w:numFmt w:val="lowerRoman"/>
      <w:lvlText w:val="%9."/>
      <w:lvlJc w:val="right"/>
      <w:pPr>
        <w:tabs>
          <w:tab w:val="num" w:pos="4004"/>
        </w:tabs>
        <w:ind w:left="4004" w:hanging="420"/>
      </w:pPr>
    </w:lvl>
  </w:abstractNum>
  <w:abstractNum w:abstractNumId="3" w15:restartNumberingAfterBreak="0">
    <w:nsid w:val="12266B09"/>
    <w:multiLevelType w:val="hybridMultilevel"/>
    <w:tmpl w:val="730E647A"/>
    <w:lvl w:ilvl="0" w:tplc="FFFFFFFF">
      <w:start w:val="1"/>
      <w:numFmt w:val="lowerLetter"/>
      <w:lvlText w:val="%1)"/>
      <w:lvlJc w:val="left"/>
      <w:pPr>
        <w:tabs>
          <w:tab w:val="num" w:pos="840"/>
        </w:tabs>
        <w:ind w:left="840" w:hanging="420"/>
      </w:p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4" w15:restartNumberingAfterBreak="0">
    <w:nsid w:val="13D46B5C"/>
    <w:multiLevelType w:val="hybridMultilevel"/>
    <w:tmpl w:val="F008F154"/>
    <w:lvl w:ilvl="0" w:tplc="CB121384">
      <w:start w:val="20"/>
      <w:numFmt w:val="decimal"/>
      <w:lvlText w:val="%1."/>
      <w:lvlJc w:val="left"/>
      <w:pPr>
        <w:ind w:left="420" w:hanging="420"/>
      </w:pPr>
      <w:rPr>
        <w:rFonts w:hint="eastAsia"/>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6EE5EFF"/>
    <w:multiLevelType w:val="hybridMultilevel"/>
    <w:tmpl w:val="12582022"/>
    <w:lvl w:ilvl="0" w:tplc="0B5C1C66">
      <w:start w:val="50"/>
      <w:numFmt w:val="decimal"/>
      <w:lvlText w:val="%1."/>
      <w:lvlJc w:val="left"/>
      <w:pPr>
        <w:ind w:left="420" w:hanging="420"/>
      </w:pPr>
      <w:rPr>
        <w:rFonts w:ascii="Arial" w:hAnsi="Arial" w:cs="Arial"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F535D52"/>
    <w:multiLevelType w:val="multilevel"/>
    <w:tmpl w:val="0409001D"/>
    <w:styleLink w:val="3"/>
    <w:lvl w:ilvl="0">
      <w:start w:val="1"/>
      <w:numFmt w:val="decimal"/>
      <w:lvlText w:val="%1"/>
      <w:lvlJc w:val="left"/>
      <w:pPr>
        <w:ind w:left="425" w:hanging="425"/>
      </w:pPr>
      <w:rPr>
        <w:rFonts w:ascii="Arial" w:eastAsia="宋体" w:hAnsi="Arial"/>
        <w:b/>
        <w:i w:val="0"/>
        <w:sz w:val="24"/>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245D3369"/>
    <w:multiLevelType w:val="hybridMultilevel"/>
    <w:tmpl w:val="E4B8F276"/>
    <w:lvl w:ilvl="0" w:tplc="20720AFC">
      <w:numFmt w:val="decimal"/>
      <w:lvlText w:val="%1."/>
      <w:lvlJc w:val="left"/>
      <w:pPr>
        <w:ind w:left="420" w:hanging="420"/>
      </w:pPr>
      <w:rPr>
        <w:rFonts w:ascii="Arial" w:hAnsi="Arial" w:cs="Arial" w:hint="default"/>
        <w:strike w:val="0"/>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5DE74E2"/>
    <w:multiLevelType w:val="hybridMultilevel"/>
    <w:tmpl w:val="DAE2C1B4"/>
    <w:lvl w:ilvl="0" w:tplc="9962EA3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26D15C32"/>
    <w:multiLevelType w:val="hybridMultilevel"/>
    <w:tmpl w:val="730E647A"/>
    <w:lvl w:ilvl="0" w:tplc="FFFFFFFF">
      <w:start w:val="1"/>
      <w:numFmt w:val="lowerLetter"/>
      <w:lvlText w:val="%1)"/>
      <w:lvlJc w:val="left"/>
      <w:pPr>
        <w:tabs>
          <w:tab w:val="num" w:pos="840"/>
        </w:tabs>
        <w:ind w:left="840" w:hanging="420"/>
      </w:p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0" w15:restartNumberingAfterBreak="0">
    <w:nsid w:val="2F7D78F3"/>
    <w:multiLevelType w:val="hybridMultilevel"/>
    <w:tmpl w:val="81FE78BE"/>
    <w:lvl w:ilvl="0" w:tplc="30E89282">
      <w:numFmt w:val="decimal"/>
      <w:lvlText w:val="%1."/>
      <w:lvlJc w:val="left"/>
      <w:pPr>
        <w:ind w:left="420" w:hanging="420"/>
      </w:pPr>
      <w:rPr>
        <w:rFonts w:hint="eastAsia"/>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03F26B8"/>
    <w:multiLevelType w:val="hybridMultilevel"/>
    <w:tmpl w:val="81FE78BE"/>
    <w:lvl w:ilvl="0" w:tplc="FFFFFFFF">
      <w:numFmt w:val="decimal"/>
      <w:lvlText w:val="%1."/>
      <w:lvlJc w:val="left"/>
      <w:pPr>
        <w:ind w:left="420" w:hanging="420"/>
      </w:pPr>
      <w:rPr>
        <w:rFonts w:hint="eastAsia"/>
        <w:color w:val="auto"/>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398E4C0D"/>
    <w:multiLevelType w:val="hybridMultilevel"/>
    <w:tmpl w:val="DAE2C1B4"/>
    <w:lvl w:ilvl="0" w:tplc="FFFFFFFF">
      <w:start w:val="1"/>
      <w:numFmt w:val="decimal"/>
      <w:lvlText w:val="（%1）"/>
      <w:lvlJc w:val="left"/>
      <w:pPr>
        <w:ind w:left="1200" w:hanging="720"/>
      </w:pPr>
      <w:rPr>
        <w:rFonts w:hint="default"/>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13" w15:restartNumberingAfterBreak="0">
    <w:nsid w:val="3DEE0511"/>
    <w:multiLevelType w:val="hybridMultilevel"/>
    <w:tmpl w:val="730E647A"/>
    <w:lvl w:ilvl="0" w:tplc="FFFFFFFF">
      <w:start w:val="1"/>
      <w:numFmt w:val="lowerLetter"/>
      <w:lvlText w:val="%1)"/>
      <w:lvlJc w:val="left"/>
      <w:pPr>
        <w:tabs>
          <w:tab w:val="num" w:pos="840"/>
        </w:tabs>
        <w:ind w:left="840" w:hanging="420"/>
      </w:p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4" w15:restartNumberingAfterBreak="0">
    <w:nsid w:val="4A8C3082"/>
    <w:multiLevelType w:val="hybridMultilevel"/>
    <w:tmpl w:val="11CAC9C2"/>
    <w:lvl w:ilvl="0" w:tplc="A9F21F50">
      <w:start w:val="150"/>
      <w:numFmt w:val="decimal"/>
      <w:lvlText w:val="%1"/>
      <w:lvlJc w:val="left"/>
      <w:pPr>
        <w:ind w:left="845" w:hanging="420"/>
      </w:pPr>
      <w:rPr>
        <w:rFonts w:hint="eastAsia"/>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5" w15:restartNumberingAfterBreak="0">
    <w:nsid w:val="4D5F0CFA"/>
    <w:multiLevelType w:val="multilevel"/>
    <w:tmpl w:val="00000012"/>
    <w:lvl w:ilvl="0">
      <w:start w:val="1"/>
      <w:numFmt w:val="lowerLetter"/>
      <w:lvlText w:val="%1."/>
      <w:lvlJc w:val="left"/>
      <w:pPr>
        <w:tabs>
          <w:tab w:val="num" w:pos="584"/>
        </w:tabs>
        <w:ind w:left="584" w:hanging="360"/>
      </w:pPr>
      <w:rPr>
        <w:rFonts w:hint="eastAsia"/>
      </w:rPr>
    </w:lvl>
    <w:lvl w:ilvl="1">
      <w:start w:val="1"/>
      <w:numFmt w:val="lowerLetter"/>
      <w:lvlText w:val="%2)"/>
      <w:lvlJc w:val="left"/>
      <w:pPr>
        <w:tabs>
          <w:tab w:val="num" w:pos="1064"/>
        </w:tabs>
        <w:ind w:left="1064" w:hanging="420"/>
      </w:pPr>
    </w:lvl>
    <w:lvl w:ilvl="2">
      <w:start w:val="1"/>
      <w:numFmt w:val="lowerRoman"/>
      <w:lvlText w:val="%3."/>
      <w:lvlJc w:val="right"/>
      <w:pPr>
        <w:tabs>
          <w:tab w:val="num" w:pos="1484"/>
        </w:tabs>
        <w:ind w:left="1484" w:hanging="420"/>
      </w:pPr>
    </w:lvl>
    <w:lvl w:ilvl="3">
      <w:start w:val="1"/>
      <w:numFmt w:val="decimal"/>
      <w:lvlText w:val="%4."/>
      <w:lvlJc w:val="left"/>
      <w:pPr>
        <w:tabs>
          <w:tab w:val="num" w:pos="1904"/>
        </w:tabs>
        <w:ind w:left="1904" w:hanging="420"/>
      </w:pPr>
    </w:lvl>
    <w:lvl w:ilvl="4">
      <w:start w:val="1"/>
      <w:numFmt w:val="lowerLetter"/>
      <w:lvlText w:val="%5)"/>
      <w:lvlJc w:val="left"/>
      <w:pPr>
        <w:tabs>
          <w:tab w:val="num" w:pos="2324"/>
        </w:tabs>
        <w:ind w:left="2324" w:hanging="420"/>
      </w:pPr>
    </w:lvl>
    <w:lvl w:ilvl="5">
      <w:start w:val="1"/>
      <w:numFmt w:val="lowerRoman"/>
      <w:lvlText w:val="%6."/>
      <w:lvlJc w:val="right"/>
      <w:pPr>
        <w:tabs>
          <w:tab w:val="num" w:pos="2744"/>
        </w:tabs>
        <w:ind w:left="2744" w:hanging="420"/>
      </w:pPr>
    </w:lvl>
    <w:lvl w:ilvl="6">
      <w:start w:val="1"/>
      <w:numFmt w:val="decimal"/>
      <w:lvlText w:val="%7."/>
      <w:lvlJc w:val="left"/>
      <w:pPr>
        <w:tabs>
          <w:tab w:val="num" w:pos="3164"/>
        </w:tabs>
        <w:ind w:left="3164" w:hanging="420"/>
      </w:pPr>
    </w:lvl>
    <w:lvl w:ilvl="7">
      <w:start w:val="1"/>
      <w:numFmt w:val="lowerLetter"/>
      <w:lvlText w:val="%8)"/>
      <w:lvlJc w:val="left"/>
      <w:pPr>
        <w:tabs>
          <w:tab w:val="num" w:pos="3584"/>
        </w:tabs>
        <w:ind w:left="3584" w:hanging="420"/>
      </w:pPr>
    </w:lvl>
    <w:lvl w:ilvl="8">
      <w:start w:val="1"/>
      <w:numFmt w:val="lowerRoman"/>
      <w:lvlText w:val="%9."/>
      <w:lvlJc w:val="right"/>
      <w:pPr>
        <w:tabs>
          <w:tab w:val="num" w:pos="4004"/>
        </w:tabs>
        <w:ind w:left="4004" w:hanging="420"/>
      </w:pPr>
    </w:lvl>
  </w:abstractNum>
  <w:abstractNum w:abstractNumId="16" w15:restartNumberingAfterBreak="0">
    <w:nsid w:val="4DE34F4E"/>
    <w:multiLevelType w:val="hybridMultilevel"/>
    <w:tmpl w:val="E4B8F276"/>
    <w:lvl w:ilvl="0" w:tplc="20720AFC">
      <w:numFmt w:val="decimal"/>
      <w:lvlText w:val="%1."/>
      <w:lvlJc w:val="left"/>
      <w:pPr>
        <w:ind w:left="420" w:hanging="420"/>
      </w:pPr>
      <w:rPr>
        <w:rFonts w:ascii="Arial" w:hAnsi="Arial" w:cs="Arial" w:hint="default"/>
        <w:strike w:val="0"/>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209620B"/>
    <w:multiLevelType w:val="hybridMultilevel"/>
    <w:tmpl w:val="094E494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21B0F7C"/>
    <w:multiLevelType w:val="hybridMultilevel"/>
    <w:tmpl w:val="E4B8F276"/>
    <w:lvl w:ilvl="0" w:tplc="20720AFC">
      <w:numFmt w:val="decimal"/>
      <w:lvlText w:val="%1."/>
      <w:lvlJc w:val="left"/>
      <w:pPr>
        <w:ind w:left="420" w:hanging="420"/>
      </w:pPr>
      <w:rPr>
        <w:rFonts w:ascii="Arial" w:hAnsi="Arial" w:cs="Arial" w:hint="default"/>
        <w:strike w:val="0"/>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561C49FB"/>
    <w:multiLevelType w:val="hybridMultilevel"/>
    <w:tmpl w:val="C5E8CAA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7F348CD"/>
    <w:multiLevelType w:val="hybridMultilevel"/>
    <w:tmpl w:val="81FE78BE"/>
    <w:lvl w:ilvl="0" w:tplc="30E89282">
      <w:numFmt w:val="decimal"/>
      <w:lvlText w:val="%1."/>
      <w:lvlJc w:val="left"/>
      <w:pPr>
        <w:ind w:left="420" w:hanging="420"/>
      </w:pPr>
      <w:rPr>
        <w:rFonts w:hint="eastAsia"/>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CF01AAA"/>
    <w:multiLevelType w:val="hybridMultilevel"/>
    <w:tmpl w:val="53C4F34C"/>
    <w:lvl w:ilvl="0" w:tplc="4FAE369A">
      <w:start w:val="1"/>
      <w:numFmt w:val="decimal"/>
      <w:lvlText w:val="%1."/>
      <w:lvlJc w:val="left"/>
      <w:pPr>
        <w:ind w:left="420" w:hanging="420"/>
      </w:pPr>
      <w:rPr>
        <w:rFonts w:ascii="Arial" w:hAnsi="Arial" w:cs="Arial" w:hint="default"/>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5DDC798C"/>
    <w:multiLevelType w:val="hybridMultilevel"/>
    <w:tmpl w:val="E7AEB5FA"/>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3" w15:restartNumberingAfterBreak="0">
    <w:nsid w:val="60B42C9B"/>
    <w:multiLevelType w:val="hybridMultilevel"/>
    <w:tmpl w:val="DAE2C1B4"/>
    <w:lvl w:ilvl="0" w:tplc="FFFFFFFF">
      <w:start w:val="1"/>
      <w:numFmt w:val="decimal"/>
      <w:lvlText w:val="（%1）"/>
      <w:lvlJc w:val="left"/>
      <w:pPr>
        <w:ind w:left="1200" w:hanging="720"/>
      </w:pPr>
      <w:rPr>
        <w:rFonts w:hint="default"/>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24" w15:restartNumberingAfterBreak="0">
    <w:nsid w:val="61F41116"/>
    <w:multiLevelType w:val="multilevel"/>
    <w:tmpl w:val="00000012"/>
    <w:lvl w:ilvl="0">
      <w:start w:val="1"/>
      <w:numFmt w:val="lowerLetter"/>
      <w:lvlText w:val="%1."/>
      <w:lvlJc w:val="left"/>
      <w:pPr>
        <w:tabs>
          <w:tab w:val="num" w:pos="584"/>
        </w:tabs>
        <w:ind w:left="584" w:hanging="360"/>
      </w:pPr>
      <w:rPr>
        <w:rFonts w:hint="eastAsia"/>
      </w:rPr>
    </w:lvl>
    <w:lvl w:ilvl="1">
      <w:start w:val="1"/>
      <w:numFmt w:val="lowerLetter"/>
      <w:lvlText w:val="%2)"/>
      <w:lvlJc w:val="left"/>
      <w:pPr>
        <w:tabs>
          <w:tab w:val="num" w:pos="1064"/>
        </w:tabs>
        <w:ind w:left="1064" w:hanging="420"/>
      </w:pPr>
    </w:lvl>
    <w:lvl w:ilvl="2">
      <w:start w:val="1"/>
      <w:numFmt w:val="lowerRoman"/>
      <w:lvlText w:val="%3."/>
      <w:lvlJc w:val="right"/>
      <w:pPr>
        <w:tabs>
          <w:tab w:val="num" w:pos="1484"/>
        </w:tabs>
        <w:ind w:left="1484" w:hanging="420"/>
      </w:pPr>
    </w:lvl>
    <w:lvl w:ilvl="3">
      <w:start w:val="1"/>
      <w:numFmt w:val="decimal"/>
      <w:lvlText w:val="%4."/>
      <w:lvlJc w:val="left"/>
      <w:pPr>
        <w:tabs>
          <w:tab w:val="num" w:pos="1904"/>
        </w:tabs>
        <w:ind w:left="1904" w:hanging="420"/>
      </w:pPr>
    </w:lvl>
    <w:lvl w:ilvl="4">
      <w:start w:val="1"/>
      <w:numFmt w:val="lowerLetter"/>
      <w:lvlText w:val="%5)"/>
      <w:lvlJc w:val="left"/>
      <w:pPr>
        <w:tabs>
          <w:tab w:val="num" w:pos="2324"/>
        </w:tabs>
        <w:ind w:left="2324" w:hanging="420"/>
      </w:pPr>
    </w:lvl>
    <w:lvl w:ilvl="5">
      <w:start w:val="1"/>
      <w:numFmt w:val="lowerRoman"/>
      <w:lvlText w:val="%6."/>
      <w:lvlJc w:val="right"/>
      <w:pPr>
        <w:tabs>
          <w:tab w:val="num" w:pos="2744"/>
        </w:tabs>
        <w:ind w:left="2744" w:hanging="420"/>
      </w:pPr>
    </w:lvl>
    <w:lvl w:ilvl="6">
      <w:start w:val="1"/>
      <w:numFmt w:val="decimal"/>
      <w:lvlText w:val="%7."/>
      <w:lvlJc w:val="left"/>
      <w:pPr>
        <w:tabs>
          <w:tab w:val="num" w:pos="3164"/>
        </w:tabs>
        <w:ind w:left="3164" w:hanging="420"/>
      </w:pPr>
    </w:lvl>
    <w:lvl w:ilvl="7">
      <w:start w:val="1"/>
      <w:numFmt w:val="lowerLetter"/>
      <w:lvlText w:val="%8)"/>
      <w:lvlJc w:val="left"/>
      <w:pPr>
        <w:tabs>
          <w:tab w:val="num" w:pos="3584"/>
        </w:tabs>
        <w:ind w:left="3584" w:hanging="420"/>
      </w:pPr>
    </w:lvl>
    <w:lvl w:ilvl="8">
      <w:start w:val="1"/>
      <w:numFmt w:val="lowerRoman"/>
      <w:lvlText w:val="%9."/>
      <w:lvlJc w:val="right"/>
      <w:pPr>
        <w:tabs>
          <w:tab w:val="num" w:pos="4004"/>
        </w:tabs>
        <w:ind w:left="4004" w:hanging="420"/>
      </w:pPr>
    </w:lvl>
  </w:abstractNum>
  <w:abstractNum w:abstractNumId="25" w15:restartNumberingAfterBreak="0">
    <w:nsid w:val="650B3194"/>
    <w:multiLevelType w:val="multilevel"/>
    <w:tmpl w:val="0409001D"/>
    <w:styleLink w:val="2"/>
    <w:lvl w:ilvl="0">
      <w:start w:val="1"/>
      <w:numFmt w:val="decimal"/>
      <w:lvlText w:val="%1"/>
      <w:lvlJc w:val="left"/>
      <w:pPr>
        <w:ind w:left="425" w:hanging="425"/>
      </w:pPr>
      <w:rPr>
        <w:rFonts w:ascii="Arial" w:eastAsia="宋体" w:hAnsi="Arial"/>
        <w:b/>
        <w:i w:val="0"/>
        <w:sz w:val="21"/>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6" w15:restartNumberingAfterBreak="0">
    <w:nsid w:val="68136E8D"/>
    <w:multiLevelType w:val="multilevel"/>
    <w:tmpl w:val="BA249DE0"/>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7" w15:restartNumberingAfterBreak="0">
    <w:nsid w:val="6C816E75"/>
    <w:multiLevelType w:val="multilevel"/>
    <w:tmpl w:val="00000012"/>
    <w:lvl w:ilvl="0">
      <w:start w:val="1"/>
      <w:numFmt w:val="lowerLetter"/>
      <w:lvlText w:val="%1."/>
      <w:lvlJc w:val="left"/>
      <w:pPr>
        <w:tabs>
          <w:tab w:val="num" w:pos="584"/>
        </w:tabs>
        <w:ind w:left="584" w:hanging="360"/>
      </w:pPr>
      <w:rPr>
        <w:rFonts w:hint="eastAsia"/>
      </w:rPr>
    </w:lvl>
    <w:lvl w:ilvl="1">
      <w:start w:val="1"/>
      <w:numFmt w:val="lowerLetter"/>
      <w:lvlText w:val="%2)"/>
      <w:lvlJc w:val="left"/>
      <w:pPr>
        <w:tabs>
          <w:tab w:val="num" w:pos="1064"/>
        </w:tabs>
        <w:ind w:left="1064" w:hanging="420"/>
      </w:pPr>
    </w:lvl>
    <w:lvl w:ilvl="2">
      <w:start w:val="1"/>
      <w:numFmt w:val="lowerRoman"/>
      <w:lvlText w:val="%3."/>
      <w:lvlJc w:val="right"/>
      <w:pPr>
        <w:tabs>
          <w:tab w:val="num" w:pos="1484"/>
        </w:tabs>
        <w:ind w:left="1484" w:hanging="420"/>
      </w:pPr>
    </w:lvl>
    <w:lvl w:ilvl="3">
      <w:start w:val="1"/>
      <w:numFmt w:val="decimal"/>
      <w:lvlText w:val="%4."/>
      <w:lvlJc w:val="left"/>
      <w:pPr>
        <w:tabs>
          <w:tab w:val="num" w:pos="1904"/>
        </w:tabs>
        <w:ind w:left="1904" w:hanging="420"/>
      </w:pPr>
    </w:lvl>
    <w:lvl w:ilvl="4">
      <w:start w:val="1"/>
      <w:numFmt w:val="lowerLetter"/>
      <w:lvlText w:val="%5)"/>
      <w:lvlJc w:val="left"/>
      <w:pPr>
        <w:tabs>
          <w:tab w:val="num" w:pos="2324"/>
        </w:tabs>
        <w:ind w:left="2324" w:hanging="420"/>
      </w:pPr>
    </w:lvl>
    <w:lvl w:ilvl="5">
      <w:start w:val="1"/>
      <w:numFmt w:val="lowerRoman"/>
      <w:lvlText w:val="%6."/>
      <w:lvlJc w:val="right"/>
      <w:pPr>
        <w:tabs>
          <w:tab w:val="num" w:pos="2744"/>
        </w:tabs>
        <w:ind w:left="2744" w:hanging="420"/>
      </w:pPr>
    </w:lvl>
    <w:lvl w:ilvl="6">
      <w:start w:val="1"/>
      <w:numFmt w:val="decimal"/>
      <w:lvlText w:val="%7."/>
      <w:lvlJc w:val="left"/>
      <w:pPr>
        <w:tabs>
          <w:tab w:val="num" w:pos="3164"/>
        </w:tabs>
        <w:ind w:left="3164" w:hanging="420"/>
      </w:pPr>
    </w:lvl>
    <w:lvl w:ilvl="7">
      <w:start w:val="1"/>
      <w:numFmt w:val="lowerLetter"/>
      <w:lvlText w:val="%8)"/>
      <w:lvlJc w:val="left"/>
      <w:pPr>
        <w:tabs>
          <w:tab w:val="num" w:pos="3584"/>
        </w:tabs>
        <w:ind w:left="3584" w:hanging="420"/>
      </w:pPr>
    </w:lvl>
    <w:lvl w:ilvl="8">
      <w:start w:val="1"/>
      <w:numFmt w:val="lowerRoman"/>
      <w:lvlText w:val="%9."/>
      <w:lvlJc w:val="right"/>
      <w:pPr>
        <w:tabs>
          <w:tab w:val="num" w:pos="4004"/>
        </w:tabs>
        <w:ind w:left="4004" w:hanging="420"/>
      </w:pPr>
    </w:lvl>
  </w:abstractNum>
  <w:abstractNum w:abstractNumId="28" w15:restartNumberingAfterBreak="0">
    <w:nsid w:val="6DAA5ECC"/>
    <w:multiLevelType w:val="hybridMultilevel"/>
    <w:tmpl w:val="E92276E6"/>
    <w:lvl w:ilvl="0" w:tplc="9962EA3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70315D4C"/>
    <w:multiLevelType w:val="multilevel"/>
    <w:tmpl w:val="00000012"/>
    <w:lvl w:ilvl="0">
      <w:start w:val="1"/>
      <w:numFmt w:val="lowerLetter"/>
      <w:lvlText w:val="%1."/>
      <w:lvlJc w:val="left"/>
      <w:pPr>
        <w:tabs>
          <w:tab w:val="num" w:pos="584"/>
        </w:tabs>
        <w:ind w:left="584" w:hanging="360"/>
      </w:pPr>
      <w:rPr>
        <w:rFonts w:hint="eastAsia"/>
      </w:rPr>
    </w:lvl>
    <w:lvl w:ilvl="1">
      <w:start w:val="1"/>
      <w:numFmt w:val="lowerLetter"/>
      <w:lvlText w:val="%2)"/>
      <w:lvlJc w:val="left"/>
      <w:pPr>
        <w:tabs>
          <w:tab w:val="num" w:pos="1064"/>
        </w:tabs>
        <w:ind w:left="1064" w:hanging="420"/>
      </w:pPr>
    </w:lvl>
    <w:lvl w:ilvl="2">
      <w:start w:val="1"/>
      <w:numFmt w:val="lowerRoman"/>
      <w:lvlText w:val="%3."/>
      <w:lvlJc w:val="right"/>
      <w:pPr>
        <w:tabs>
          <w:tab w:val="num" w:pos="1484"/>
        </w:tabs>
        <w:ind w:left="1484" w:hanging="420"/>
      </w:pPr>
    </w:lvl>
    <w:lvl w:ilvl="3">
      <w:start w:val="1"/>
      <w:numFmt w:val="decimal"/>
      <w:lvlText w:val="%4."/>
      <w:lvlJc w:val="left"/>
      <w:pPr>
        <w:tabs>
          <w:tab w:val="num" w:pos="1904"/>
        </w:tabs>
        <w:ind w:left="1904" w:hanging="420"/>
      </w:pPr>
    </w:lvl>
    <w:lvl w:ilvl="4">
      <w:start w:val="1"/>
      <w:numFmt w:val="lowerLetter"/>
      <w:lvlText w:val="%5)"/>
      <w:lvlJc w:val="left"/>
      <w:pPr>
        <w:tabs>
          <w:tab w:val="num" w:pos="2324"/>
        </w:tabs>
        <w:ind w:left="2324" w:hanging="420"/>
      </w:pPr>
    </w:lvl>
    <w:lvl w:ilvl="5">
      <w:start w:val="1"/>
      <w:numFmt w:val="lowerRoman"/>
      <w:lvlText w:val="%6."/>
      <w:lvlJc w:val="right"/>
      <w:pPr>
        <w:tabs>
          <w:tab w:val="num" w:pos="2744"/>
        </w:tabs>
        <w:ind w:left="2744" w:hanging="420"/>
      </w:pPr>
    </w:lvl>
    <w:lvl w:ilvl="6">
      <w:start w:val="1"/>
      <w:numFmt w:val="decimal"/>
      <w:lvlText w:val="%7."/>
      <w:lvlJc w:val="left"/>
      <w:pPr>
        <w:tabs>
          <w:tab w:val="num" w:pos="3164"/>
        </w:tabs>
        <w:ind w:left="3164" w:hanging="420"/>
      </w:pPr>
    </w:lvl>
    <w:lvl w:ilvl="7">
      <w:start w:val="1"/>
      <w:numFmt w:val="lowerLetter"/>
      <w:lvlText w:val="%8)"/>
      <w:lvlJc w:val="left"/>
      <w:pPr>
        <w:tabs>
          <w:tab w:val="num" w:pos="3584"/>
        </w:tabs>
        <w:ind w:left="3584" w:hanging="420"/>
      </w:pPr>
    </w:lvl>
    <w:lvl w:ilvl="8">
      <w:start w:val="1"/>
      <w:numFmt w:val="lowerRoman"/>
      <w:lvlText w:val="%9."/>
      <w:lvlJc w:val="right"/>
      <w:pPr>
        <w:tabs>
          <w:tab w:val="num" w:pos="4004"/>
        </w:tabs>
        <w:ind w:left="4004" w:hanging="420"/>
      </w:pPr>
    </w:lvl>
  </w:abstractNum>
  <w:abstractNum w:abstractNumId="30" w15:restartNumberingAfterBreak="0">
    <w:nsid w:val="70DE5659"/>
    <w:multiLevelType w:val="hybridMultilevel"/>
    <w:tmpl w:val="B4443B18"/>
    <w:lvl w:ilvl="0" w:tplc="83804ABE">
      <w:start w:val="150"/>
      <w:numFmt w:val="decimal"/>
      <w:lvlText w:val="%1."/>
      <w:lvlJc w:val="left"/>
      <w:pPr>
        <w:ind w:left="420" w:hanging="420"/>
      </w:pPr>
      <w:rPr>
        <w:rFonts w:ascii="Arial" w:hAnsi="Arial" w:cs="Arial"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51E5FB3"/>
    <w:multiLevelType w:val="hybridMultilevel"/>
    <w:tmpl w:val="730E647A"/>
    <w:lvl w:ilvl="0" w:tplc="FFFFFFFF">
      <w:start w:val="1"/>
      <w:numFmt w:val="lowerLetter"/>
      <w:lvlText w:val="%1)"/>
      <w:lvlJc w:val="left"/>
      <w:pPr>
        <w:tabs>
          <w:tab w:val="num" w:pos="840"/>
        </w:tabs>
        <w:ind w:left="840" w:hanging="420"/>
      </w:p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2" w15:restartNumberingAfterBreak="0">
    <w:nsid w:val="77682353"/>
    <w:multiLevelType w:val="multilevel"/>
    <w:tmpl w:val="00000012"/>
    <w:lvl w:ilvl="0">
      <w:start w:val="1"/>
      <w:numFmt w:val="lowerLetter"/>
      <w:lvlText w:val="%1."/>
      <w:lvlJc w:val="left"/>
      <w:pPr>
        <w:tabs>
          <w:tab w:val="num" w:pos="584"/>
        </w:tabs>
        <w:ind w:left="584" w:hanging="360"/>
      </w:pPr>
      <w:rPr>
        <w:rFonts w:hint="eastAsia"/>
      </w:rPr>
    </w:lvl>
    <w:lvl w:ilvl="1">
      <w:start w:val="1"/>
      <w:numFmt w:val="lowerLetter"/>
      <w:lvlText w:val="%2)"/>
      <w:lvlJc w:val="left"/>
      <w:pPr>
        <w:tabs>
          <w:tab w:val="num" w:pos="1064"/>
        </w:tabs>
        <w:ind w:left="1064" w:hanging="420"/>
      </w:pPr>
    </w:lvl>
    <w:lvl w:ilvl="2">
      <w:start w:val="1"/>
      <w:numFmt w:val="lowerRoman"/>
      <w:lvlText w:val="%3."/>
      <w:lvlJc w:val="right"/>
      <w:pPr>
        <w:tabs>
          <w:tab w:val="num" w:pos="1484"/>
        </w:tabs>
        <w:ind w:left="1484" w:hanging="420"/>
      </w:pPr>
    </w:lvl>
    <w:lvl w:ilvl="3">
      <w:start w:val="1"/>
      <w:numFmt w:val="decimal"/>
      <w:lvlText w:val="%4."/>
      <w:lvlJc w:val="left"/>
      <w:pPr>
        <w:tabs>
          <w:tab w:val="num" w:pos="1904"/>
        </w:tabs>
        <w:ind w:left="1904" w:hanging="420"/>
      </w:pPr>
    </w:lvl>
    <w:lvl w:ilvl="4">
      <w:start w:val="1"/>
      <w:numFmt w:val="lowerLetter"/>
      <w:lvlText w:val="%5)"/>
      <w:lvlJc w:val="left"/>
      <w:pPr>
        <w:tabs>
          <w:tab w:val="num" w:pos="2324"/>
        </w:tabs>
        <w:ind w:left="2324" w:hanging="420"/>
      </w:pPr>
    </w:lvl>
    <w:lvl w:ilvl="5">
      <w:start w:val="1"/>
      <w:numFmt w:val="lowerRoman"/>
      <w:lvlText w:val="%6."/>
      <w:lvlJc w:val="right"/>
      <w:pPr>
        <w:tabs>
          <w:tab w:val="num" w:pos="2744"/>
        </w:tabs>
        <w:ind w:left="2744" w:hanging="420"/>
      </w:pPr>
    </w:lvl>
    <w:lvl w:ilvl="6">
      <w:start w:val="1"/>
      <w:numFmt w:val="decimal"/>
      <w:lvlText w:val="%7."/>
      <w:lvlJc w:val="left"/>
      <w:pPr>
        <w:tabs>
          <w:tab w:val="num" w:pos="3164"/>
        </w:tabs>
        <w:ind w:left="3164" w:hanging="420"/>
      </w:pPr>
    </w:lvl>
    <w:lvl w:ilvl="7">
      <w:start w:val="1"/>
      <w:numFmt w:val="lowerLetter"/>
      <w:lvlText w:val="%8)"/>
      <w:lvlJc w:val="left"/>
      <w:pPr>
        <w:tabs>
          <w:tab w:val="num" w:pos="3584"/>
        </w:tabs>
        <w:ind w:left="3584" w:hanging="420"/>
      </w:pPr>
    </w:lvl>
    <w:lvl w:ilvl="8">
      <w:start w:val="1"/>
      <w:numFmt w:val="lowerRoman"/>
      <w:lvlText w:val="%9."/>
      <w:lvlJc w:val="right"/>
      <w:pPr>
        <w:tabs>
          <w:tab w:val="num" w:pos="4004"/>
        </w:tabs>
        <w:ind w:left="4004" w:hanging="420"/>
      </w:pPr>
    </w:lvl>
  </w:abstractNum>
  <w:abstractNum w:abstractNumId="33" w15:restartNumberingAfterBreak="0">
    <w:nsid w:val="7C243512"/>
    <w:multiLevelType w:val="hybridMultilevel"/>
    <w:tmpl w:val="638A27DA"/>
    <w:lvl w:ilvl="0" w:tplc="49E062AC">
      <w:numFmt w:val="decimal"/>
      <w:lvlText w:val="%1."/>
      <w:lvlJc w:val="left"/>
      <w:pPr>
        <w:ind w:left="420" w:hanging="420"/>
      </w:pPr>
      <w:rPr>
        <w:rFonts w:ascii="Arial" w:hAnsi="Arial" w:cs="Arial" w:hint="default"/>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7ECB7324"/>
    <w:multiLevelType w:val="hybridMultilevel"/>
    <w:tmpl w:val="EF402B4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6"/>
  </w:num>
  <w:num w:numId="2">
    <w:abstractNumId w:val="25"/>
  </w:num>
  <w:num w:numId="3">
    <w:abstractNumId w:val="26"/>
  </w:num>
  <w:num w:numId="4">
    <w:abstractNumId w:val="29"/>
  </w:num>
  <w:num w:numId="5">
    <w:abstractNumId w:val="15"/>
  </w:num>
  <w:num w:numId="6">
    <w:abstractNumId w:val="20"/>
  </w:num>
  <w:num w:numId="7">
    <w:abstractNumId w:val="8"/>
  </w:num>
  <w:num w:numId="8">
    <w:abstractNumId w:val="12"/>
  </w:num>
  <w:num w:numId="9">
    <w:abstractNumId w:val="28"/>
  </w:num>
  <w:num w:numId="10">
    <w:abstractNumId w:val="22"/>
  </w:num>
  <w:num w:numId="11">
    <w:abstractNumId w:val="13"/>
  </w:num>
  <w:num w:numId="12">
    <w:abstractNumId w:val="1"/>
  </w:num>
  <w:num w:numId="13">
    <w:abstractNumId w:val="34"/>
  </w:num>
  <w:num w:numId="14">
    <w:abstractNumId w:val="17"/>
  </w:num>
  <w:num w:numId="15">
    <w:abstractNumId w:val="0"/>
  </w:num>
  <w:num w:numId="16">
    <w:abstractNumId w:val="4"/>
  </w:num>
  <w:num w:numId="17">
    <w:abstractNumId w:val="19"/>
  </w:num>
  <w:num w:numId="18">
    <w:abstractNumId w:val="23"/>
  </w:num>
  <w:num w:numId="19">
    <w:abstractNumId w:val="31"/>
  </w:num>
  <w:num w:numId="20">
    <w:abstractNumId w:val="2"/>
  </w:num>
  <w:num w:numId="21">
    <w:abstractNumId w:val="24"/>
  </w:num>
  <w:num w:numId="22">
    <w:abstractNumId w:val="14"/>
  </w:num>
  <w:num w:numId="23">
    <w:abstractNumId w:val="30"/>
  </w:num>
  <w:num w:numId="24">
    <w:abstractNumId w:val="5"/>
  </w:num>
  <w:num w:numId="25">
    <w:abstractNumId w:val="3"/>
  </w:num>
  <w:num w:numId="26">
    <w:abstractNumId w:val="9"/>
  </w:num>
  <w:num w:numId="27">
    <w:abstractNumId w:val="33"/>
  </w:num>
  <w:num w:numId="28">
    <w:abstractNumId w:val="32"/>
  </w:num>
  <w:num w:numId="29">
    <w:abstractNumId w:val="11"/>
  </w:num>
  <w:num w:numId="30">
    <w:abstractNumId w:val="27"/>
  </w:num>
  <w:num w:numId="31">
    <w:abstractNumId w:val="21"/>
  </w:num>
  <w:num w:numId="32">
    <w:abstractNumId w:val="7"/>
  </w:num>
  <w:num w:numId="33">
    <w:abstractNumId w:val="18"/>
  </w:num>
  <w:num w:numId="34">
    <w:abstractNumId w:val="10"/>
  </w:num>
  <w:num w:numId="35">
    <w:abstractNumId w:val="16"/>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oNotDisplayPageBoundaries/>
  <w:bordersDoNotSurroundHeader/>
  <w:bordersDoNotSurroundFooter/>
  <w:hideSpellingErrors/>
  <w:trackRevision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EF5507"/>
    <w:rsid w:val="00005508"/>
    <w:rsid w:val="00006ADB"/>
    <w:rsid w:val="00006E15"/>
    <w:rsid w:val="00006EF5"/>
    <w:rsid w:val="00011D6E"/>
    <w:rsid w:val="00014525"/>
    <w:rsid w:val="00015994"/>
    <w:rsid w:val="00015E49"/>
    <w:rsid w:val="000160CE"/>
    <w:rsid w:val="00020073"/>
    <w:rsid w:val="000239F4"/>
    <w:rsid w:val="00023C10"/>
    <w:rsid w:val="00023E58"/>
    <w:rsid w:val="00025593"/>
    <w:rsid w:val="00032126"/>
    <w:rsid w:val="00033366"/>
    <w:rsid w:val="000344B1"/>
    <w:rsid w:val="000348A5"/>
    <w:rsid w:val="00034AB9"/>
    <w:rsid w:val="00034E43"/>
    <w:rsid w:val="000354CE"/>
    <w:rsid w:val="00035E01"/>
    <w:rsid w:val="0003623F"/>
    <w:rsid w:val="00036628"/>
    <w:rsid w:val="000373FB"/>
    <w:rsid w:val="00037454"/>
    <w:rsid w:val="0004257F"/>
    <w:rsid w:val="000433AE"/>
    <w:rsid w:val="000455DB"/>
    <w:rsid w:val="00045B81"/>
    <w:rsid w:val="00046037"/>
    <w:rsid w:val="00046A0E"/>
    <w:rsid w:val="000471CC"/>
    <w:rsid w:val="000475C6"/>
    <w:rsid w:val="00052E85"/>
    <w:rsid w:val="0005320F"/>
    <w:rsid w:val="00053645"/>
    <w:rsid w:val="000548E1"/>
    <w:rsid w:val="00055CFE"/>
    <w:rsid w:val="000562A3"/>
    <w:rsid w:val="0005730E"/>
    <w:rsid w:val="000579EA"/>
    <w:rsid w:val="00060B9B"/>
    <w:rsid w:val="000626E3"/>
    <w:rsid w:val="00064BC4"/>
    <w:rsid w:val="000664EA"/>
    <w:rsid w:val="00067E45"/>
    <w:rsid w:val="00071C5B"/>
    <w:rsid w:val="000721BB"/>
    <w:rsid w:val="00072358"/>
    <w:rsid w:val="000727F5"/>
    <w:rsid w:val="00072B52"/>
    <w:rsid w:val="00073791"/>
    <w:rsid w:val="000737E4"/>
    <w:rsid w:val="0007495A"/>
    <w:rsid w:val="000755D0"/>
    <w:rsid w:val="000765A1"/>
    <w:rsid w:val="00076AEC"/>
    <w:rsid w:val="00076EFE"/>
    <w:rsid w:val="00077F90"/>
    <w:rsid w:val="00080D3A"/>
    <w:rsid w:val="00081C18"/>
    <w:rsid w:val="00082947"/>
    <w:rsid w:val="00082E15"/>
    <w:rsid w:val="00084A10"/>
    <w:rsid w:val="00085C5C"/>
    <w:rsid w:val="0008735D"/>
    <w:rsid w:val="000874B9"/>
    <w:rsid w:val="000930B6"/>
    <w:rsid w:val="0009323C"/>
    <w:rsid w:val="00093432"/>
    <w:rsid w:val="00094AAF"/>
    <w:rsid w:val="00095035"/>
    <w:rsid w:val="000976E3"/>
    <w:rsid w:val="000A1F59"/>
    <w:rsid w:val="000A2105"/>
    <w:rsid w:val="000A3B42"/>
    <w:rsid w:val="000A4735"/>
    <w:rsid w:val="000A4A94"/>
    <w:rsid w:val="000A78A8"/>
    <w:rsid w:val="000B029E"/>
    <w:rsid w:val="000B2617"/>
    <w:rsid w:val="000B3708"/>
    <w:rsid w:val="000B4D10"/>
    <w:rsid w:val="000B557D"/>
    <w:rsid w:val="000B5E30"/>
    <w:rsid w:val="000B5FCA"/>
    <w:rsid w:val="000B68DB"/>
    <w:rsid w:val="000B7AEE"/>
    <w:rsid w:val="000C0501"/>
    <w:rsid w:val="000C211C"/>
    <w:rsid w:val="000C478E"/>
    <w:rsid w:val="000C4BD3"/>
    <w:rsid w:val="000C4D64"/>
    <w:rsid w:val="000C61F2"/>
    <w:rsid w:val="000D0174"/>
    <w:rsid w:val="000D049F"/>
    <w:rsid w:val="000D0709"/>
    <w:rsid w:val="000D080E"/>
    <w:rsid w:val="000D287D"/>
    <w:rsid w:val="000D3D73"/>
    <w:rsid w:val="000D6010"/>
    <w:rsid w:val="000D6E13"/>
    <w:rsid w:val="000D7F2A"/>
    <w:rsid w:val="000E06D5"/>
    <w:rsid w:val="000E1F41"/>
    <w:rsid w:val="000E208E"/>
    <w:rsid w:val="000E35B5"/>
    <w:rsid w:val="000E3DFF"/>
    <w:rsid w:val="000E418F"/>
    <w:rsid w:val="000E4E10"/>
    <w:rsid w:val="000E5F5A"/>
    <w:rsid w:val="000E60A4"/>
    <w:rsid w:val="000E61F7"/>
    <w:rsid w:val="000E6B1A"/>
    <w:rsid w:val="000E77B5"/>
    <w:rsid w:val="000F0353"/>
    <w:rsid w:val="000F07AC"/>
    <w:rsid w:val="000F2C8F"/>
    <w:rsid w:val="000F4204"/>
    <w:rsid w:val="000F4466"/>
    <w:rsid w:val="000F4784"/>
    <w:rsid w:val="000F5B45"/>
    <w:rsid w:val="000F5CA9"/>
    <w:rsid w:val="000F6C9F"/>
    <w:rsid w:val="0010071F"/>
    <w:rsid w:val="0010096D"/>
    <w:rsid w:val="00102C76"/>
    <w:rsid w:val="00103D1B"/>
    <w:rsid w:val="00104C1B"/>
    <w:rsid w:val="001058EB"/>
    <w:rsid w:val="00105D28"/>
    <w:rsid w:val="0010605B"/>
    <w:rsid w:val="00106383"/>
    <w:rsid w:val="00110935"/>
    <w:rsid w:val="00110AFC"/>
    <w:rsid w:val="00113C26"/>
    <w:rsid w:val="00114A70"/>
    <w:rsid w:val="001150C3"/>
    <w:rsid w:val="0011524B"/>
    <w:rsid w:val="00115FF3"/>
    <w:rsid w:val="00116972"/>
    <w:rsid w:val="00121507"/>
    <w:rsid w:val="001265FC"/>
    <w:rsid w:val="00127A27"/>
    <w:rsid w:val="00127B01"/>
    <w:rsid w:val="00127FA0"/>
    <w:rsid w:val="00133668"/>
    <w:rsid w:val="00134D9C"/>
    <w:rsid w:val="0013685E"/>
    <w:rsid w:val="001405CC"/>
    <w:rsid w:val="001417F1"/>
    <w:rsid w:val="00143B77"/>
    <w:rsid w:val="0014544D"/>
    <w:rsid w:val="00145C41"/>
    <w:rsid w:val="00145CD4"/>
    <w:rsid w:val="00150C4E"/>
    <w:rsid w:val="00152A7D"/>
    <w:rsid w:val="00154EE1"/>
    <w:rsid w:val="00155884"/>
    <w:rsid w:val="0016044F"/>
    <w:rsid w:val="0016181C"/>
    <w:rsid w:val="00164241"/>
    <w:rsid w:val="00164A34"/>
    <w:rsid w:val="00165F68"/>
    <w:rsid w:val="0016619B"/>
    <w:rsid w:val="00167BC9"/>
    <w:rsid w:val="001706E2"/>
    <w:rsid w:val="00170753"/>
    <w:rsid w:val="0017228C"/>
    <w:rsid w:val="00173A00"/>
    <w:rsid w:val="00173E47"/>
    <w:rsid w:val="001740CC"/>
    <w:rsid w:val="00175ED5"/>
    <w:rsid w:val="00176132"/>
    <w:rsid w:val="00180F1F"/>
    <w:rsid w:val="00183A87"/>
    <w:rsid w:val="00183D0F"/>
    <w:rsid w:val="001842E9"/>
    <w:rsid w:val="0018485C"/>
    <w:rsid w:val="00184CA6"/>
    <w:rsid w:val="00185913"/>
    <w:rsid w:val="00185B04"/>
    <w:rsid w:val="00185CDA"/>
    <w:rsid w:val="00185D5F"/>
    <w:rsid w:val="00186111"/>
    <w:rsid w:val="00190790"/>
    <w:rsid w:val="001929F2"/>
    <w:rsid w:val="00192DB4"/>
    <w:rsid w:val="00196075"/>
    <w:rsid w:val="00196308"/>
    <w:rsid w:val="001967B0"/>
    <w:rsid w:val="001970D5"/>
    <w:rsid w:val="001A267C"/>
    <w:rsid w:val="001A367B"/>
    <w:rsid w:val="001A38CA"/>
    <w:rsid w:val="001A6761"/>
    <w:rsid w:val="001A6D60"/>
    <w:rsid w:val="001A7B50"/>
    <w:rsid w:val="001A7ED1"/>
    <w:rsid w:val="001B3692"/>
    <w:rsid w:val="001B3934"/>
    <w:rsid w:val="001B3A08"/>
    <w:rsid w:val="001B3AE1"/>
    <w:rsid w:val="001B4DD4"/>
    <w:rsid w:val="001B5257"/>
    <w:rsid w:val="001B59A5"/>
    <w:rsid w:val="001B746F"/>
    <w:rsid w:val="001C0D43"/>
    <w:rsid w:val="001C1AEE"/>
    <w:rsid w:val="001C23EE"/>
    <w:rsid w:val="001C3B9D"/>
    <w:rsid w:val="001C3FDC"/>
    <w:rsid w:val="001C50C2"/>
    <w:rsid w:val="001C5C0A"/>
    <w:rsid w:val="001C6641"/>
    <w:rsid w:val="001C6A1F"/>
    <w:rsid w:val="001C6B62"/>
    <w:rsid w:val="001D0111"/>
    <w:rsid w:val="001D14CE"/>
    <w:rsid w:val="001D2C93"/>
    <w:rsid w:val="001D577F"/>
    <w:rsid w:val="001E17FE"/>
    <w:rsid w:val="001E2393"/>
    <w:rsid w:val="001E3D49"/>
    <w:rsid w:val="001E3DFE"/>
    <w:rsid w:val="001E5514"/>
    <w:rsid w:val="001E606E"/>
    <w:rsid w:val="001E6319"/>
    <w:rsid w:val="001E6F6C"/>
    <w:rsid w:val="001E79F7"/>
    <w:rsid w:val="001F029C"/>
    <w:rsid w:val="001F597C"/>
    <w:rsid w:val="001F6752"/>
    <w:rsid w:val="0020454E"/>
    <w:rsid w:val="00206906"/>
    <w:rsid w:val="002078DB"/>
    <w:rsid w:val="00210838"/>
    <w:rsid w:val="00211F2C"/>
    <w:rsid w:val="002125CC"/>
    <w:rsid w:val="00213C6F"/>
    <w:rsid w:val="002169E9"/>
    <w:rsid w:val="00217A3F"/>
    <w:rsid w:val="0022052F"/>
    <w:rsid w:val="002218DB"/>
    <w:rsid w:val="002227A3"/>
    <w:rsid w:val="002257E1"/>
    <w:rsid w:val="00225BE5"/>
    <w:rsid w:val="002263BC"/>
    <w:rsid w:val="00227E04"/>
    <w:rsid w:val="00230CAE"/>
    <w:rsid w:val="0023247A"/>
    <w:rsid w:val="00232F70"/>
    <w:rsid w:val="00233BAA"/>
    <w:rsid w:val="00235288"/>
    <w:rsid w:val="00235B89"/>
    <w:rsid w:val="00240F48"/>
    <w:rsid w:val="00243149"/>
    <w:rsid w:val="002438D0"/>
    <w:rsid w:val="002444A4"/>
    <w:rsid w:val="002467D6"/>
    <w:rsid w:val="002478ED"/>
    <w:rsid w:val="00250FB5"/>
    <w:rsid w:val="00253F5C"/>
    <w:rsid w:val="00256EDD"/>
    <w:rsid w:val="0025717C"/>
    <w:rsid w:val="00260269"/>
    <w:rsid w:val="00260BB5"/>
    <w:rsid w:val="002624C4"/>
    <w:rsid w:val="002629D7"/>
    <w:rsid w:val="00264083"/>
    <w:rsid w:val="00264118"/>
    <w:rsid w:val="0027262C"/>
    <w:rsid w:val="00273ABE"/>
    <w:rsid w:val="00274AD3"/>
    <w:rsid w:val="00274FBC"/>
    <w:rsid w:val="0027502F"/>
    <w:rsid w:val="00280BA8"/>
    <w:rsid w:val="00280D90"/>
    <w:rsid w:val="002817B8"/>
    <w:rsid w:val="00282748"/>
    <w:rsid w:val="00282E73"/>
    <w:rsid w:val="00285CBA"/>
    <w:rsid w:val="00287358"/>
    <w:rsid w:val="0029117D"/>
    <w:rsid w:val="0029366B"/>
    <w:rsid w:val="0029535F"/>
    <w:rsid w:val="00296B5D"/>
    <w:rsid w:val="002A1C72"/>
    <w:rsid w:val="002A2B42"/>
    <w:rsid w:val="002A2CA7"/>
    <w:rsid w:val="002A3821"/>
    <w:rsid w:val="002A3A16"/>
    <w:rsid w:val="002A4AF7"/>
    <w:rsid w:val="002A4B3E"/>
    <w:rsid w:val="002A5158"/>
    <w:rsid w:val="002A7A89"/>
    <w:rsid w:val="002A7CE6"/>
    <w:rsid w:val="002B3360"/>
    <w:rsid w:val="002B3960"/>
    <w:rsid w:val="002B67F4"/>
    <w:rsid w:val="002B7958"/>
    <w:rsid w:val="002C08A9"/>
    <w:rsid w:val="002C1C19"/>
    <w:rsid w:val="002C2E5F"/>
    <w:rsid w:val="002C3E20"/>
    <w:rsid w:val="002C470B"/>
    <w:rsid w:val="002C4F14"/>
    <w:rsid w:val="002C5108"/>
    <w:rsid w:val="002D2353"/>
    <w:rsid w:val="002D489A"/>
    <w:rsid w:val="002D6CC8"/>
    <w:rsid w:val="002D7011"/>
    <w:rsid w:val="002D72E3"/>
    <w:rsid w:val="002D730A"/>
    <w:rsid w:val="002E0263"/>
    <w:rsid w:val="002E0CFB"/>
    <w:rsid w:val="002E0F2D"/>
    <w:rsid w:val="002E4982"/>
    <w:rsid w:val="002E6349"/>
    <w:rsid w:val="002F2156"/>
    <w:rsid w:val="002F2C91"/>
    <w:rsid w:val="002F2F53"/>
    <w:rsid w:val="002F2F71"/>
    <w:rsid w:val="002F4AC5"/>
    <w:rsid w:val="002F5A10"/>
    <w:rsid w:val="002F5A28"/>
    <w:rsid w:val="002F5F50"/>
    <w:rsid w:val="002F699E"/>
    <w:rsid w:val="002F74B8"/>
    <w:rsid w:val="002F7F78"/>
    <w:rsid w:val="00301C51"/>
    <w:rsid w:val="00305299"/>
    <w:rsid w:val="00311892"/>
    <w:rsid w:val="00311F81"/>
    <w:rsid w:val="00313C10"/>
    <w:rsid w:val="00314271"/>
    <w:rsid w:val="003151D4"/>
    <w:rsid w:val="003160CB"/>
    <w:rsid w:val="00317210"/>
    <w:rsid w:val="00317C9D"/>
    <w:rsid w:val="00320070"/>
    <w:rsid w:val="003215EE"/>
    <w:rsid w:val="0032306A"/>
    <w:rsid w:val="00327D43"/>
    <w:rsid w:val="00330F6B"/>
    <w:rsid w:val="0033317E"/>
    <w:rsid w:val="00333B13"/>
    <w:rsid w:val="0033433A"/>
    <w:rsid w:val="00334A75"/>
    <w:rsid w:val="00335092"/>
    <w:rsid w:val="003350C8"/>
    <w:rsid w:val="00335D73"/>
    <w:rsid w:val="00336307"/>
    <w:rsid w:val="00340603"/>
    <w:rsid w:val="0034116F"/>
    <w:rsid w:val="00342D8C"/>
    <w:rsid w:val="00343443"/>
    <w:rsid w:val="00344C57"/>
    <w:rsid w:val="00344E00"/>
    <w:rsid w:val="0034614B"/>
    <w:rsid w:val="003461D1"/>
    <w:rsid w:val="00346C58"/>
    <w:rsid w:val="003471D8"/>
    <w:rsid w:val="00350000"/>
    <w:rsid w:val="003518ED"/>
    <w:rsid w:val="00351CDE"/>
    <w:rsid w:val="0035201D"/>
    <w:rsid w:val="003520BD"/>
    <w:rsid w:val="003536B3"/>
    <w:rsid w:val="0035496A"/>
    <w:rsid w:val="003549E3"/>
    <w:rsid w:val="00354A2B"/>
    <w:rsid w:val="0035692B"/>
    <w:rsid w:val="00356D05"/>
    <w:rsid w:val="003600C6"/>
    <w:rsid w:val="0036035F"/>
    <w:rsid w:val="00360421"/>
    <w:rsid w:val="00361774"/>
    <w:rsid w:val="00365D50"/>
    <w:rsid w:val="003711E0"/>
    <w:rsid w:val="00372E1D"/>
    <w:rsid w:val="00373419"/>
    <w:rsid w:val="003734B0"/>
    <w:rsid w:val="003746A1"/>
    <w:rsid w:val="00375874"/>
    <w:rsid w:val="0037601D"/>
    <w:rsid w:val="00376712"/>
    <w:rsid w:val="00376ABC"/>
    <w:rsid w:val="00376D5E"/>
    <w:rsid w:val="00377696"/>
    <w:rsid w:val="00380149"/>
    <w:rsid w:val="00380986"/>
    <w:rsid w:val="003810D2"/>
    <w:rsid w:val="00381545"/>
    <w:rsid w:val="003822CB"/>
    <w:rsid w:val="00382E6F"/>
    <w:rsid w:val="00383DA5"/>
    <w:rsid w:val="0038611F"/>
    <w:rsid w:val="00392F79"/>
    <w:rsid w:val="00396987"/>
    <w:rsid w:val="00396CC9"/>
    <w:rsid w:val="003A0011"/>
    <w:rsid w:val="003A0AD1"/>
    <w:rsid w:val="003A0BEB"/>
    <w:rsid w:val="003A19C3"/>
    <w:rsid w:val="003A1A5F"/>
    <w:rsid w:val="003A3278"/>
    <w:rsid w:val="003A335F"/>
    <w:rsid w:val="003A4BEB"/>
    <w:rsid w:val="003A4C67"/>
    <w:rsid w:val="003A6D40"/>
    <w:rsid w:val="003B3598"/>
    <w:rsid w:val="003B37F5"/>
    <w:rsid w:val="003B53AC"/>
    <w:rsid w:val="003B56D9"/>
    <w:rsid w:val="003B7893"/>
    <w:rsid w:val="003B7C54"/>
    <w:rsid w:val="003C63C7"/>
    <w:rsid w:val="003C6E53"/>
    <w:rsid w:val="003C7986"/>
    <w:rsid w:val="003C79B5"/>
    <w:rsid w:val="003D24EE"/>
    <w:rsid w:val="003D5718"/>
    <w:rsid w:val="003D585F"/>
    <w:rsid w:val="003D59B9"/>
    <w:rsid w:val="003D5B00"/>
    <w:rsid w:val="003D66B3"/>
    <w:rsid w:val="003E0093"/>
    <w:rsid w:val="003E2C7C"/>
    <w:rsid w:val="003E2D99"/>
    <w:rsid w:val="003E2F18"/>
    <w:rsid w:val="003E3529"/>
    <w:rsid w:val="003E36D0"/>
    <w:rsid w:val="003E4169"/>
    <w:rsid w:val="003E4251"/>
    <w:rsid w:val="003E44DA"/>
    <w:rsid w:val="003E66A2"/>
    <w:rsid w:val="003E66EF"/>
    <w:rsid w:val="003F0AE8"/>
    <w:rsid w:val="003F1FD0"/>
    <w:rsid w:val="003F244C"/>
    <w:rsid w:val="003F3BE6"/>
    <w:rsid w:val="003F3CEC"/>
    <w:rsid w:val="003F5EC4"/>
    <w:rsid w:val="003F711C"/>
    <w:rsid w:val="004003E0"/>
    <w:rsid w:val="00400403"/>
    <w:rsid w:val="004034A1"/>
    <w:rsid w:val="00403B55"/>
    <w:rsid w:val="00404AA0"/>
    <w:rsid w:val="00407051"/>
    <w:rsid w:val="00410117"/>
    <w:rsid w:val="0041381E"/>
    <w:rsid w:val="00413CB0"/>
    <w:rsid w:val="0041428B"/>
    <w:rsid w:val="00415805"/>
    <w:rsid w:val="00416106"/>
    <w:rsid w:val="00417992"/>
    <w:rsid w:val="00417F7B"/>
    <w:rsid w:val="00420213"/>
    <w:rsid w:val="00421C54"/>
    <w:rsid w:val="0042364F"/>
    <w:rsid w:val="0042400E"/>
    <w:rsid w:val="00426294"/>
    <w:rsid w:val="00426533"/>
    <w:rsid w:val="00426F28"/>
    <w:rsid w:val="004270D9"/>
    <w:rsid w:val="00430C9B"/>
    <w:rsid w:val="00430CD4"/>
    <w:rsid w:val="004311AA"/>
    <w:rsid w:val="0043332C"/>
    <w:rsid w:val="004337CF"/>
    <w:rsid w:val="00433952"/>
    <w:rsid w:val="00434B15"/>
    <w:rsid w:val="00435614"/>
    <w:rsid w:val="004358A5"/>
    <w:rsid w:val="00444AA9"/>
    <w:rsid w:val="00445D47"/>
    <w:rsid w:val="00447F20"/>
    <w:rsid w:val="00450CD7"/>
    <w:rsid w:val="00450F6E"/>
    <w:rsid w:val="004515D6"/>
    <w:rsid w:val="00453050"/>
    <w:rsid w:val="00454FA5"/>
    <w:rsid w:val="00455E4B"/>
    <w:rsid w:val="004566FD"/>
    <w:rsid w:val="00456EBC"/>
    <w:rsid w:val="00457087"/>
    <w:rsid w:val="0045763C"/>
    <w:rsid w:val="0046066A"/>
    <w:rsid w:val="0046164E"/>
    <w:rsid w:val="00462284"/>
    <w:rsid w:val="0046453D"/>
    <w:rsid w:val="0046669C"/>
    <w:rsid w:val="0047179D"/>
    <w:rsid w:val="0047280A"/>
    <w:rsid w:val="00472D18"/>
    <w:rsid w:val="0047543D"/>
    <w:rsid w:val="00480B08"/>
    <w:rsid w:val="00481993"/>
    <w:rsid w:val="00482415"/>
    <w:rsid w:val="00487144"/>
    <w:rsid w:val="00490471"/>
    <w:rsid w:val="00490CE4"/>
    <w:rsid w:val="004934C9"/>
    <w:rsid w:val="00495EA9"/>
    <w:rsid w:val="0049696F"/>
    <w:rsid w:val="004A01EE"/>
    <w:rsid w:val="004A0B59"/>
    <w:rsid w:val="004A1CC7"/>
    <w:rsid w:val="004A466C"/>
    <w:rsid w:val="004A5AFA"/>
    <w:rsid w:val="004A7300"/>
    <w:rsid w:val="004B2AF0"/>
    <w:rsid w:val="004B5D45"/>
    <w:rsid w:val="004B5EB6"/>
    <w:rsid w:val="004B6738"/>
    <w:rsid w:val="004B70A6"/>
    <w:rsid w:val="004B79C9"/>
    <w:rsid w:val="004B7CEC"/>
    <w:rsid w:val="004B7EDC"/>
    <w:rsid w:val="004C4662"/>
    <w:rsid w:val="004C4DB5"/>
    <w:rsid w:val="004C5FDF"/>
    <w:rsid w:val="004C6506"/>
    <w:rsid w:val="004C6EC1"/>
    <w:rsid w:val="004D35C1"/>
    <w:rsid w:val="004D3922"/>
    <w:rsid w:val="004D41F7"/>
    <w:rsid w:val="004D5199"/>
    <w:rsid w:val="004D51D0"/>
    <w:rsid w:val="004D5C72"/>
    <w:rsid w:val="004D6C89"/>
    <w:rsid w:val="004D7C99"/>
    <w:rsid w:val="004D7EE4"/>
    <w:rsid w:val="004E06F7"/>
    <w:rsid w:val="004E143A"/>
    <w:rsid w:val="004E2C98"/>
    <w:rsid w:val="004E307D"/>
    <w:rsid w:val="004E4651"/>
    <w:rsid w:val="004E561E"/>
    <w:rsid w:val="004E7407"/>
    <w:rsid w:val="004E7A0F"/>
    <w:rsid w:val="004F02E1"/>
    <w:rsid w:val="004F034D"/>
    <w:rsid w:val="004F1DC7"/>
    <w:rsid w:val="004F4029"/>
    <w:rsid w:val="0050122A"/>
    <w:rsid w:val="00501650"/>
    <w:rsid w:val="005026A4"/>
    <w:rsid w:val="005032C1"/>
    <w:rsid w:val="00504965"/>
    <w:rsid w:val="005053F2"/>
    <w:rsid w:val="00505D23"/>
    <w:rsid w:val="00506AD6"/>
    <w:rsid w:val="00506DF0"/>
    <w:rsid w:val="00511DA4"/>
    <w:rsid w:val="00512AAD"/>
    <w:rsid w:val="005151DC"/>
    <w:rsid w:val="00515BEE"/>
    <w:rsid w:val="00520D41"/>
    <w:rsid w:val="00521017"/>
    <w:rsid w:val="00522319"/>
    <w:rsid w:val="00522EFC"/>
    <w:rsid w:val="0052381A"/>
    <w:rsid w:val="00523F21"/>
    <w:rsid w:val="00525EFC"/>
    <w:rsid w:val="005262BC"/>
    <w:rsid w:val="00526B9A"/>
    <w:rsid w:val="00531599"/>
    <w:rsid w:val="00532DCE"/>
    <w:rsid w:val="00533E6B"/>
    <w:rsid w:val="00535015"/>
    <w:rsid w:val="00536DCB"/>
    <w:rsid w:val="00537A4B"/>
    <w:rsid w:val="00540A9B"/>
    <w:rsid w:val="00541C53"/>
    <w:rsid w:val="005425DD"/>
    <w:rsid w:val="00542DEE"/>
    <w:rsid w:val="00543DCD"/>
    <w:rsid w:val="00545588"/>
    <w:rsid w:val="0054652D"/>
    <w:rsid w:val="00550946"/>
    <w:rsid w:val="00551B95"/>
    <w:rsid w:val="00552050"/>
    <w:rsid w:val="005555BD"/>
    <w:rsid w:val="005561A6"/>
    <w:rsid w:val="00557003"/>
    <w:rsid w:val="00557823"/>
    <w:rsid w:val="005578B1"/>
    <w:rsid w:val="005634C6"/>
    <w:rsid w:val="00563532"/>
    <w:rsid w:val="00563AA0"/>
    <w:rsid w:val="00563CF8"/>
    <w:rsid w:val="005662B7"/>
    <w:rsid w:val="00572BF1"/>
    <w:rsid w:val="00573739"/>
    <w:rsid w:val="00574304"/>
    <w:rsid w:val="0057569E"/>
    <w:rsid w:val="005759C5"/>
    <w:rsid w:val="00575C51"/>
    <w:rsid w:val="005770B8"/>
    <w:rsid w:val="00577628"/>
    <w:rsid w:val="00577CB7"/>
    <w:rsid w:val="00580306"/>
    <w:rsid w:val="0058076D"/>
    <w:rsid w:val="0058097E"/>
    <w:rsid w:val="00581064"/>
    <w:rsid w:val="00581FFA"/>
    <w:rsid w:val="0059040B"/>
    <w:rsid w:val="00591A51"/>
    <w:rsid w:val="005936B9"/>
    <w:rsid w:val="00594C2E"/>
    <w:rsid w:val="005A2428"/>
    <w:rsid w:val="005A3000"/>
    <w:rsid w:val="005A5C42"/>
    <w:rsid w:val="005B1BE1"/>
    <w:rsid w:val="005B5D35"/>
    <w:rsid w:val="005B6339"/>
    <w:rsid w:val="005C073D"/>
    <w:rsid w:val="005C37E2"/>
    <w:rsid w:val="005C4F44"/>
    <w:rsid w:val="005D1F32"/>
    <w:rsid w:val="005D377D"/>
    <w:rsid w:val="005D4B20"/>
    <w:rsid w:val="005D4D4E"/>
    <w:rsid w:val="005D4D80"/>
    <w:rsid w:val="005D5251"/>
    <w:rsid w:val="005D52FC"/>
    <w:rsid w:val="005D5399"/>
    <w:rsid w:val="005D5FC1"/>
    <w:rsid w:val="005D6F6E"/>
    <w:rsid w:val="005D77AC"/>
    <w:rsid w:val="005D7C4B"/>
    <w:rsid w:val="005E0011"/>
    <w:rsid w:val="005E023D"/>
    <w:rsid w:val="005E0773"/>
    <w:rsid w:val="005E0A74"/>
    <w:rsid w:val="005E6A38"/>
    <w:rsid w:val="005E7C91"/>
    <w:rsid w:val="005E7CED"/>
    <w:rsid w:val="005F1552"/>
    <w:rsid w:val="005F2403"/>
    <w:rsid w:val="005F26C7"/>
    <w:rsid w:val="005F64BE"/>
    <w:rsid w:val="005F6ACA"/>
    <w:rsid w:val="00601675"/>
    <w:rsid w:val="00603087"/>
    <w:rsid w:val="00603E31"/>
    <w:rsid w:val="00604318"/>
    <w:rsid w:val="00604829"/>
    <w:rsid w:val="0061115A"/>
    <w:rsid w:val="00612DD2"/>
    <w:rsid w:val="00613638"/>
    <w:rsid w:val="00613776"/>
    <w:rsid w:val="00613A79"/>
    <w:rsid w:val="00614362"/>
    <w:rsid w:val="0062011B"/>
    <w:rsid w:val="00620BD6"/>
    <w:rsid w:val="0062159D"/>
    <w:rsid w:val="00623030"/>
    <w:rsid w:val="006238B2"/>
    <w:rsid w:val="00623D9F"/>
    <w:rsid w:val="00626307"/>
    <w:rsid w:val="00627A8A"/>
    <w:rsid w:val="006314A3"/>
    <w:rsid w:val="00631A0B"/>
    <w:rsid w:val="00634AB5"/>
    <w:rsid w:val="006352F3"/>
    <w:rsid w:val="00635A11"/>
    <w:rsid w:val="006368B9"/>
    <w:rsid w:val="00637671"/>
    <w:rsid w:val="00637787"/>
    <w:rsid w:val="00642661"/>
    <w:rsid w:val="0064348F"/>
    <w:rsid w:val="00646EBF"/>
    <w:rsid w:val="00647CC9"/>
    <w:rsid w:val="00650693"/>
    <w:rsid w:val="00650E35"/>
    <w:rsid w:val="0065163C"/>
    <w:rsid w:val="00651D0A"/>
    <w:rsid w:val="006551CB"/>
    <w:rsid w:val="00656E53"/>
    <w:rsid w:val="00657EE2"/>
    <w:rsid w:val="006607AF"/>
    <w:rsid w:val="006639BD"/>
    <w:rsid w:val="0066493E"/>
    <w:rsid w:val="006660DC"/>
    <w:rsid w:val="00666424"/>
    <w:rsid w:val="00667854"/>
    <w:rsid w:val="00671AC1"/>
    <w:rsid w:val="00671D38"/>
    <w:rsid w:val="00671EC5"/>
    <w:rsid w:val="00672B2C"/>
    <w:rsid w:val="00673952"/>
    <w:rsid w:val="0067491B"/>
    <w:rsid w:val="00676118"/>
    <w:rsid w:val="00677142"/>
    <w:rsid w:val="006811DA"/>
    <w:rsid w:val="00682B05"/>
    <w:rsid w:val="00684AB9"/>
    <w:rsid w:val="00684B78"/>
    <w:rsid w:val="0068536E"/>
    <w:rsid w:val="006866DB"/>
    <w:rsid w:val="00691742"/>
    <w:rsid w:val="00691FAE"/>
    <w:rsid w:val="006952A8"/>
    <w:rsid w:val="0069553B"/>
    <w:rsid w:val="006959FE"/>
    <w:rsid w:val="00695DD8"/>
    <w:rsid w:val="006A2BFD"/>
    <w:rsid w:val="006A4CD0"/>
    <w:rsid w:val="006A5FCA"/>
    <w:rsid w:val="006A7B01"/>
    <w:rsid w:val="006B0CF7"/>
    <w:rsid w:val="006B2413"/>
    <w:rsid w:val="006B2570"/>
    <w:rsid w:val="006B3AD2"/>
    <w:rsid w:val="006B5F38"/>
    <w:rsid w:val="006B6DD7"/>
    <w:rsid w:val="006B7F8C"/>
    <w:rsid w:val="006C066D"/>
    <w:rsid w:val="006C14C1"/>
    <w:rsid w:val="006C166B"/>
    <w:rsid w:val="006C4469"/>
    <w:rsid w:val="006C6040"/>
    <w:rsid w:val="006D042C"/>
    <w:rsid w:val="006D0B27"/>
    <w:rsid w:val="006D11D9"/>
    <w:rsid w:val="006D21C5"/>
    <w:rsid w:val="006D39E4"/>
    <w:rsid w:val="006D4385"/>
    <w:rsid w:val="006D4C98"/>
    <w:rsid w:val="006D510B"/>
    <w:rsid w:val="006D5174"/>
    <w:rsid w:val="006D57EE"/>
    <w:rsid w:val="006D59A9"/>
    <w:rsid w:val="006D5BCA"/>
    <w:rsid w:val="006E0120"/>
    <w:rsid w:val="006E2266"/>
    <w:rsid w:val="006E3672"/>
    <w:rsid w:val="006E5FFE"/>
    <w:rsid w:val="006E65CC"/>
    <w:rsid w:val="006E7161"/>
    <w:rsid w:val="006F1BFB"/>
    <w:rsid w:val="006F1EB3"/>
    <w:rsid w:val="006F5968"/>
    <w:rsid w:val="006F6A5F"/>
    <w:rsid w:val="006F7E12"/>
    <w:rsid w:val="00703977"/>
    <w:rsid w:val="00704534"/>
    <w:rsid w:val="00704D82"/>
    <w:rsid w:val="0071005B"/>
    <w:rsid w:val="00710300"/>
    <w:rsid w:val="00710583"/>
    <w:rsid w:val="00711157"/>
    <w:rsid w:val="00711747"/>
    <w:rsid w:val="00711A3D"/>
    <w:rsid w:val="0071203B"/>
    <w:rsid w:val="00712946"/>
    <w:rsid w:val="007129CA"/>
    <w:rsid w:val="00712A1A"/>
    <w:rsid w:val="00712E2E"/>
    <w:rsid w:val="00712F0C"/>
    <w:rsid w:val="00712F9D"/>
    <w:rsid w:val="00713E48"/>
    <w:rsid w:val="00714DD0"/>
    <w:rsid w:val="00715744"/>
    <w:rsid w:val="00715DC0"/>
    <w:rsid w:val="00724591"/>
    <w:rsid w:val="00725E98"/>
    <w:rsid w:val="00730634"/>
    <w:rsid w:val="00730E4F"/>
    <w:rsid w:val="00731E10"/>
    <w:rsid w:val="007364CE"/>
    <w:rsid w:val="0073673B"/>
    <w:rsid w:val="00737581"/>
    <w:rsid w:val="007375CE"/>
    <w:rsid w:val="00737B0A"/>
    <w:rsid w:val="007403C3"/>
    <w:rsid w:val="00741876"/>
    <w:rsid w:val="00741B54"/>
    <w:rsid w:val="00742814"/>
    <w:rsid w:val="00742E4B"/>
    <w:rsid w:val="00744DEF"/>
    <w:rsid w:val="0074675E"/>
    <w:rsid w:val="00746BE2"/>
    <w:rsid w:val="00746F50"/>
    <w:rsid w:val="007504DC"/>
    <w:rsid w:val="00753A52"/>
    <w:rsid w:val="007542C6"/>
    <w:rsid w:val="00755FA5"/>
    <w:rsid w:val="007610B8"/>
    <w:rsid w:val="00761EBA"/>
    <w:rsid w:val="007709F9"/>
    <w:rsid w:val="00770B5B"/>
    <w:rsid w:val="00770C15"/>
    <w:rsid w:val="00771640"/>
    <w:rsid w:val="007772E4"/>
    <w:rsid w:val="00780469"/>
    <w:rsid w:val="007832EB"/>
    <w:rsid w:val="007834D6"/>
    <w:rsid w:val="007840BA"/>
    <w:rsid w:val="007875BF"/>
    <w:rsid w:val="0078769B"/>
    <w:rsid w:val="00790173"/>
    <w:rsid w:val="00792980"/>
    <w:rsid w:val="007959D0"/>
    <w:rsid w:val="007A4A67"/>
    <w:rsid w:val="007A60BC"/>
    <w:rsid w:val="007A7747"/>
    <w:rsid w:val="007B0C30"/>
    <w:rsid w:val="007B12E1"/>
    <w:rsid w:val="007B1928"/>
    <w:rsid w:val="007B243E"/>
    <w:rsid w:val="007B5AF6"/>
    <w:rsid w:val="007C1E8B"/>
    <w:rsid w:val="007C3000"/>
    <w:rsid w:val="007C3A74"/>
    <w:rsid w:val="007C5D58"/>
    <w:rsid w:val="007C6B6C"/>
    <w:rsid w:val="007C715A"/>
    <w:rsid w:val="007C75DE"/>
    <w:rsid w:val="007D092A"/>
    <w:rsid w:val="007D0A54"/>
    <w:rsid w:val="007D15BC"/>
    <w:rsid w:val="007D1E89"/>
    <w:rsid w:val="007D3C83"/>
    <w:rsid w:val="007D463D"/>
    <w:rsid w:val="007D4C96"/>
    <w:rsid w:val="007D702A"/>
    <w:rsid w:val="007D7FE8"/>
    <w:rsid w:val="007E0BC9"/>
    <w:rsid w:val="007E1EC7"/>
    <w:rsid w:val="007E2747"/>
    <w:rsid w:val="007E33D6"/>
    <w:rsid w:val="007E3978"/>
    <w:rsid w:val="007E4A99"/>
    <w:rsid w:val="007E69A4"/>
    <w:rsid w:val="007E6DD6"/>
    <w:rsid w:val="007E7218"/>
    <w:rsid w:val="007F0201"/>
    <w:rsid w:val="007F1955"/>
    <w:rsid w:val="007F21F3"/>
    <w:rsid w:val="007F2CAF"/>
    <w:rsid w:val="007F3901"/>
    <w:rsid w:val="007F3B3F"/>
    <w:rsid w:val="007F4CEE"/>
    <w:rsid w:val="007F67E1"/>
    <w:rsid w:val="007F6862"/>
    <w:rsid w:val="0080044F"/>
    <w:rsid w:val="00805A46"/>
    <w:rsid w:val="00806BF2"/>
    <w:rsid w:val="00810AB1"/>
    <w:rsid w:val="00811B88"/>
    <w:rsid w:val="00811C4C"/>
    <w:rsid w:val="008124BB"/>
    <w:rsid w:val="008136DE"/>
    <w:rsid w:val="008161EC"/>
    <w:rsid w:val="00817A45"/>
    <w:rsid w:val="0082081E"/>
    <w:rsid w:val="008227CE"/>
    <w:rsid w:val="00824302"/>
    <w:rsid w:val="008307B9"/>
    <w:rsid w:val="00830DB6"/>
    <w:rsid w:val="008360E2"/>
    <w:rsid w:val="00836623"/>
    <w:rsid w:val="008401F9"/>
    <w:rsid w:val="008403C0"/>
    <w:rsid w:val="008437DC"/>
    <w:rsid w:val="00845C62"/>
    <w:rsid w:val="008464D4"/>
    <w:rsid w:val="008506F3"/>
    <w:rsid w:val="008541C2"/>
    <w:rsid w:val="008556A5"/>
    <w:rsid w:val="008559D9"/>
    <w:rsid w:val="008561BB"/>
    <w:rsid w:val="00856D7A"/>
    <w:rsid w:val="00857BB4"/>
    <w:rsid w:val="00861EA9"/>
    <w:rsid w:val="008621BD"/>
    <w:rsid w:val="0086316A"/>
    <w:rsid w:val="0086325E"/>
    <w:rsid w:val="0086441D"/>
    <w:rsid w:val="00864B10"/>
    <w:rsid w:val="00864B36"/>
    <w:rsid w:val="008658F1"/>
    <w:rsid w:val="00867F97"/>
    <w:rsid w:val="00870B13"/>
    <w:rsid w:val="00870FD1"/>
    <w:rsid w:val="00871ED3"/>
    <w:rsid w:val="00871FB6"/>
    <w:rsid w:val="00872BDF"/>
    <w:rsid w:val="008742B7"/>
    <w:rsid w:val="00875E94"/>
    <w:rsid w:val="008762C5"/>
    <w:rsid w:val="00876864"/>
    <w:rsid w:val="00876C2C"/>
    <w:rsid w:val="00881B8C"/>
    <w:rsid w:val="00882BDF"/>
    <w:rsid w:val="00882F10"/>
    <w:rsid w:val="00883120"/>
    <w:rsid w:val="00885578"/>
    <w:rsid w:val="00890FB8"/>
    <w:rsid w:val="008910FC"/>
    <w:rsid w:val="00891120"/>
    <w:rsid w:val="008923B1"/>
    <w:rsid w:val="0089408B"/>
    <w:rsid w:val="0089758B"/>
    <w:rsid w:val="008A0C5E"/>
    <w:rsid w:val="008A2647"/>
    <w:rsid w:val="008A274E"/>
    <w:rsid w:val="008A473A"/>
    <w:rsid w:val="008B0DFB"/>
    <w:rsid w:val="008B167A"/>
    <w:rsid w:val="008B5F6E"/>
    <w:rsid w:val="008B6EF4"/>
    <w:rsid w:val="008B7F37"/>
    <w:rsid w:val="008C13AD"/>
    <w:rsid w:val="008C4AE0"/>
    <w:rsid w:val="008C4EC0"/>
    <w:rsid w:val="008C56CF"/>
    <w:rsid w:val="008C78C2"/>
    <w:rsid w:val="008C7A26"/>
    <w:rsid w:val="008D22BA"/>
    <w:rsid w:val="008D4D4D"/>
    <w:rsid w:val="008D5BEF"/>
    <w:rsid w:val="008D6511"/>
    <w:rsid w:val="008D7FA7"/>
    <w:rsid w:val="008E08D0"/>
    <w:rsid w:val="008E2A90"/>
    <w:rsid w:val="008E47C4"/>
    <w:rsid w:val="008F0452"/>
    <w:rsid w:val="008F0764"/>
    <w:rsid w:val="008F1BE6"/>
    <w:rsid w:val="008F1F93"/>
    <w:rsid w:val="008F60F5"/>
    <w:rsid w:val="008F6580"/>
    <w:rsid w:val="009025AE"/>
    <w:rsid w:val="0090420C"/>
    <w:rsid w:val="00904FC1"/>
    <w:rsid w:val="009074B1"/>
    <w:rsid w:val="00907FFE"/>
    <w:rsid w:val="00911406"/>
    <w:rsid w:val="00912A35"/>
    <w:rsid w:val="00913404"/>
    <w:rsid w:val="00913452"/>
    <w:rsid w:val="0091424A"/>
    <w:rsid w:val="00914967"/>
    <w:rsid w:val="0091524E"/>
    <w:rsid w:val="009206DE"/>
    <w:rsid w:val="00925123"/>
    <w:rsid w:val="00926061"/>
    <w:rsid w:val="00926466"/>
    <w:rsid w:val="009309B4"/>
    <w:rsid w:val="0093108C"/>
    <w:rsid w:val="0093145D"/>
    <w:rsid w:val="0093418A"/>
    <w:rsid w:val="009375F5"/>
    <w:rsid w:val="0093788F"/>
    <w:rsid w:val="00940C3B"/>
    <w:rsid w:val="009410F4"/>
    <w:rsid w:val="00943742"/>
    <w:rsid w:val="009449C1"/>
    <w:rsid w:val="0094638F"/>
    <w:rsid w:val="009467B6"/>
    <w:rsid w:val="00946931"/>
    <w:rsid w:val="00947004"/>
    <w:rsid w:val="00947398"/>
    <w:rsid w:val="00947DD3"/>
    <w:rsid w:val="00947E95"/>
    <w:rsid w:val="00952913"/>
    <w:rsid w:val="00953964"/>
    <w:rsid w:val="00954D7A"/>
    <w:rsid w:val="009557F7"/>
    <w:rsid w:val="00956014"/>
    <w:rsid w:val="00956874"/>
    <w:rsid w:val="0095716A"/>
    <w:rsid w:val="009571EE"/>
    <w:rsid w:val="0096055E"/>
    <w:rsid w:val="009607DC"/>
    <w:rsid w:val="009608CA"/>
    <w:rsid w:val="009620B0"/>
    <w:rsid w:val="009652CD"/>
    <w:rsid w:val="00965808"/>
    <w:rsid w:val="009665F2"/>
    <w:rsid w:val="00966CEB"/>
    <w:rsid w:val="00967041"/>
    <w:rsid w:val="00967626"/>
    <w:rsid w:val="00974E5C"/>
    <w:rsid w:val="00975217"/>
    <w:rsid w:val="009764BE"/>
    <w:rsid w:val="00977BDA"/>
    <w:rsid w:val="00980546"/>
    <w:rsid w:val="00980BC2"/>
    <w:rsid w:val="00983E38"/>
    <w:rsid w:val="0098532B"/>
    <w:rsid w:val="0098694E"/>
    <w:rsid w:val="00986CB3"/>
    <w:rsid w:val="009923CF"/>
    <w:rsid w:val="00992459"/>
    <w:rsid w:val="009942E5"/>
    <w:rsid w:val="00995C20"/>
    <w:rsid w:val="00995EB7"/>
    <w:rsid w:val="009A2962"/>
    <w:rsid w:val="009A2A2B"/>
    <w:rsid w:val="009B61B6"/>
    <w:rsid w:val="009B6FF7"/>
    <w:rsid w:val="009B74E2"/>
    <w:rsid w:val="009B7CF5"/>
    <w:rsid w:val="009B7F83"/>
    <w:rsid w:val="009C05F9"/>
    <w:rsid w:val="009C0FC6"/>
    <w:rsid w:val="009C2BE5"/>
    <w:rsid w:val="009C447D"/>
    <w:rsid w:val="009C4BFB"/>
    <w:rsid w:val="009C5756"/>
    <w:rsid w:val="009C6172"/>
    <w:rsid w:val="009C6ACF"/>
    <w:rsid w:val="009C6EC8"/>
    <w:rsid w:val="009D0095"/>
    <w:rsid w:val="009D0A33"/>
    <w:rsid w:val="009D21D9"/>
    <w:rsid w:val="009D29A0"/>
    <w:rsid w:val="009D4A25"/>
    <w:rsid w:val="009D71BF"/>
    <w:rsid w:val="009D7DE7"/>
    <w:rsid w:val="009E0AD4"/>
    <w:rsid w:val="009E11A4"/>
    <w:rsid w:val="009E5612"/>
    <w:rsid w:val="009E72ED"/>
    <w:rsid w:val="009F1DAC"/>
    <w:rsid w:val="009F29E3"/>
    <w:rsid w:val="009F43A1"/>
    <w:rsid w:val="009F46CF"/>
    <w:rsid w:val="009F4EF3"/>
    <w:rsid w:val="009F5B4B"/>
    <w:rsid w:val="009F656D"/>
    <w:rsid w:val="009F7E09"/>
    <w:rsid w:val="00A0123C"/>
    <w:rsid w:val="00A03C43"/>
    <w:rsid w:val="00A041A8"/>
    <w:rsid w:val="00A0435B"/>
    <w:rsid w:val="00A069F4"/>
    <w:rsid w:val="00A06C97"/>
    <w:rsid w:val="00A072A8"/>
    <w:rsid w:val="00A11F61"/>
    <w:rsid w:val="00A13298"/>
    <w:rsid w:val="00A157A7"/>
    <w:rsid w:val="00A15A68"/>
    <w:rsid w:val="00A1767D"/>
    <w:rsid w:val="00A20D7F"/>
    <w:rsid w:val="00A25692"/>
    <w:rsid w:val="00A260FF"/>
    <w:rsid w:val="00A26EDA"/>
    <w:rsid w:val="00A31595"/>
    <w:rsid w:val="00A35471"/>
    <w:rsid w:val="00A357B3"/>
    <w:rsid w:val="00A35DA3"/>
    <w:rsid w:val="00A3687F"/>
    <w:rsid w:val="00A36A9F"/>
    <w:rsid w:val="00A36B56"/>
    <w:rsid w:val="00A37C82"/>
    <w:rsid w:val="00A40207"/>
    <w:rsid w:val="00A41ABA"/>
    <w:rsid w:val="00A435C1"/>
    <w:rsid w:val="00A45C69"/>
    <w:rsid w:val="00A467E8"/>
    <w:rsid w:val="00A47DC7"/>
    <w:rsid w:val="00A5087C"/>
    <w:rsid w:val="00A52D3E"/>
    <w:rsid w:val="00A5302A"/>
    <w:rsid w:val="00A559B8"/>
    <w:rsid w:val="00A55CA3"/>
    <w:rsid w:val="00A55D7D"/>
    <w:rsid w:val="00A57B08"/>
    <w:rsid w:val="00A6043F"/>
    <w:rsid w:val="00A638E6"/>
    <w:rsid w:val="00A65E55"/>
    <w:rsid w:val="00A709B7"/>
    <w:rsid w:val="00A70AC7"/>
    <w:rsid w:val="00A70E74"/>
    <w:rsid w:val="00A73370"/>
    <w:rsid w:val="00A736FE"/>
    <w:rsid w:val="00A743D5"/>
    <w:rsid w:val="00A74913"/>
    <w:rsid w:val="00A7771B"/>
    <w:rsid w:val="00A80A9A"/>
    <w:rsid w:val="00A80C5A"/>
    <w:rsid w:val="00A812A1"/>
    <w:rsid w:val="00A81836"/>
    <w:rsid w:val="00A820E4"/>
    <w:rsid w:val="00A82273"/>
    <w:rsid w:val="00A8276A"/>
    <w:rsid w:val="00A86C11"/>
    <w:rsid w:val="00A87BDE"/>
    <w:rsid w:val="00A9177D"/>
    <w:rsid w:val="00A94F82"/>
    <w:rsid w:val="00A95C44"/>
    <w:rsid w:val="00AA0173"/>
    <w:rsid w:val="00AA09A5"/>
    <w:rsid w:val="00AA29A2"/>
    <w:rsid w:val="00AA3B2B"/>
    <w:rsid w:val="00AA4122"/>
    <w:rsid w:val="00AA675F"/>
    <w:rsid w:val="00AB199C"/>
    <w:rsid w:val="00AB1B21"/>
    <w:rsid w:val="00AB1BAA"/>
    <w:rsid w:val="00AB22C3"/>
    <w:rsid w:val="00AB3B08"/>
    <w:rsid w:val="00AB41AC"/>
    <w:rsid w:val="00AB4E05"/>
    <w:rsid w:val="00AB7D1F"/>
    <w:rsid w:val="00AC0620"/>
    <w:rsid w:val="00AC17F9"/>
    <w:rsid w:val="00AC1C0C"/>
    <w:rsid w:val="00AC2A7F"/>
    <w:rsid w:val="00AC3F6B"/>
    <w:rsid w:val="00AC4374"/>
    <w:rsid w:val="00AD1627"/>
    <w:rsid w:val="00AD255D"/>
    <w:rsid w:val="00AD4EF9"/>
    <w:rsid w:val="00AE0485"/>
    <w:rsid w:val="00AE1E4F"/>
    <w:rsid w:val="00AE423A"/>
    <w:rsid w:val="00AE53E8"/>
    <w:rsid w:val="00AF23C9"/>
    <w:rsid w:val="00AF6B7A"/>
    <w:rsid w:val="00AF6DF1"/>
    <w:rsid w:val="00AF709F"/>
    <w:rsid w:val="00B04C64"/>
    <w:rsid w:val="00B05FCD"/>
    <w:rsid w:val="00B06C6B"/>
    <w:rsid w:val="00B06C7D"/>
    <w:rsid w:val="00B07ECB"/>
    <w:rsid w:val="00B10242"/>
    <w:rsid w:val="00B1113D"/>
    <w:rsid w:val="00B11FFE"/>
    <w:rsid w:val="00B1255E"/>
    <w:rsid w:val="00B12B9E"/>
    <w:rsid w:val="00B12BB8"/>
    <w:rsid w:val="00B13B4A"/>
    <w:rsid w:val="00B16C26"/>
    <w:rsid w:val="00B173D9"/>
    <w:rsid w:val="00B21587"/>
    <w:rsid w:val="00B238F5"/>
    <w:rsid w:val="00B24068"/>
    <w:rsid w:val="00B249F3"/>
    <w:rsid w:val="00B25885"/>
    <w:rsid w:val="00B25F32"/>
    <w:rsid w:val="00B265CB"/>
    <w:rsid w:val="00B26EA0"/>
    <w:rsid w:val="00B2725A"/>
    <w:rsid w:val="00B3127A"/>
    <w:rsid w:val="00B31AFE"/>
    <w:rsid w:val="00B32C02"/>
    <w:rsid w:val="00B32D12"/>
    <w:rsid w:val="00B3325A"/>
    <w:rsid w:val="00B34D6C"/>
    <w:rsid w:val="00B3592A"/>
    <w:rsid w:val="00B37810"/>
    <w:rsid w:val="00B37DB5"/>
    <w:rsid w:val="00B404AB"/>
    <w:rsid w:val="00B422E6"/>
    <w:rsid w:val="00B4244F"/>
    <w:rsid w:val="00B426BE"/>
    <w:rsid w:val="00B4300F"/>
    <w:rsid w:val="00B44C4F"/>
    <w:rsid w:val="00B44CDA"/>
    <w:rsid w:val="00B4511E"/>
    <w:rsid w:val="00B458FA"/>
    <w:rsid w:val="00B46BF2"/>
    <w:rsid w:val="00B502A4"/>
    <w:rsid w:val="00B51D35"/>
    <w:rsid w:val="00B51E4B"/>
    <w:rsid w:val="00B52742"/>
    <w:rsid w:val="00B52DA8"/>
    <w:rsid w:val="00B5350D"/>
    <w:rsid w:val="00B569B5"/>
    <w:rsid w:val="00B57665"/>
    <w:rsid w:val="00B610C9"/>
    <w:rsid w:val="00B612DF"/>
    <w:rsid w:val="00B620E3"/>
    <w:rsid w:val="00B62A43"/>
    <w:rsid w:val="00B62EFB"/>
    <w:rsid w:val="00B66E57"/>
    <w:rsid w:val="00B672F8"/>
    <w:rsid w:val="00B7217C"/>
    <w:rsid w:val="00B722A7"/>
    <w:rsid w:val="00B7272B"/>
    <w:rsid w:val="00B76D5F"/>
    <w:rsid w:val="00B77B46"/>
    <w:rsid w:val="00B84073"/>
    <w:rsid w:val="00B845DB"/>
    <w:rsid w:val="00B8772C"/>
    <w:rsid w:val="00B877D3"/>
    <w:rsid w:val="00B91D3B"/>
    <w:rsid w:val="00B925C8"/>
    <w:rsid w:val="00B92730"/>
    <w:rsid w:val="00B946AB"/>
    <w:rsid w:val="00B96243"/>
    <w:rsid w:val="00BA1A4D"/>
    <w:rsid w:val="00BA28FE"/>
    <w:rsid w:val="00BA3EC3"/>
    <w:rsid w:val="00BA4820"/>
    <w:rsid w:val="00BA4871"/>
    <w:rsid w:val="00BA4F57"/>
    <w:rsid w:val="00BA565A"/>
    <w:rsid w:val="00BA6EAD"/>
    <w:rsid w:val="00BA7B59"/>
    <w:rsid w:val="00BB000A"/>
    <w:rsid w:val="00BB02AD"/>
    <w:rsid w:val="00BB3C79"/>
    <w:rsid w:val="00BB42D3"/>
    <w:rsid w:val="00BB4B0D"/>
    <w:rsid w:val="00BB51D0"/>
    <w:rsid w:val="00BB5F92"/>
    <w:rsid w:val="00BB615F"/>
    <w:rsid w:val="00BC0943"/>
    <w:rsid w:val="00BC27C5"/>
    <w:rsid w:val="00BC391F"/>
    <w:rsid w:val="00BC454F"/>
    <w:rsid w:val="00BD15E2"/>
    <w:rsid w:val="00BD1925"/>
    <w:rsid w:val="00BD2EE5"/>
    <w:rsid w:val="00BD39F5"/>
    <w:rsid w:val="00BD4D4E"/>
    <w:rsid w:val="00BD4F42"/>
    <w:rsid w:val="00BD4FD5"/>
    <w:rsid w:val="00BD66F9"/>
    <w:rsid w:val="00BD76B0"/>
    <w:rsid w:val="00BE041B"/>
    <w:rsid w:val="00BE0A82"/>
    <w:rsid w:val="00BE0BBD"/>
    <w:rsid w:val="00BE29DB"/>
    <w:rsid w:val="00BE3461"/>
    <w:rsid w:val="00BE38E3"/>
    <w:rsid w:val="00BE4771"/>
    <w:rsid w:val="00BE57CC"/>
    <w:rsid w:val="00BE765B"/>
    <w:rsid w:val="00BF017D"/>
    <w:rsid w:val="00BF201E"/>
    <w:rsid w:val="00BF23F8"/>
    <w:rsid w:val="00BF2C45"/>
    <w:rsid w:val="00BF2EEB"/>
    <w:rsid w:val="00BF361C"/>
    <w:rsid w:val="00BF4003"/>
    <w:rsid w:val="00BF448F"/>
    <w:rsid w:val="00BF44B9"/>
    <w:rsid w:val="00BF4EB0"/>
    <w:rsid w:val="00BF5184"/>
    <w:rsid w:val="00BF56A5"/>
    <w:rsid w:val="00BF61E1"/>
    <w:rsid w:val="00BF6826"/>
    <w:rsid w:val="00BF6D9D"/>
    <w:rsid w:val="00C00829"/>
    <w:rsid w:val="00C00C5A"/>
    <w:rsid w:val="00C03CA9"/>
    <w:rsid w:val="00C04D39"/>
    <w:rsid w:val="00C05B37"/>
    <w:rsid w:val="00C0610F"/>
    <w:rsid w:val="00C064A2"/>
    <w:rsid w:val="00C0665C"/>
    <w:rsid w:val="00C10F2E"/>
    <w:rsid w:val="00C119CB"/>
    <w:rsid w:val="00C14468"/>
    <w:rsid w:val="00C14764"/>
    <w:rsid w:val="00C1546A"/>
    <w:rsid w:val="00C1753B"/>
    <w:rsid w:val="00C206B1"/>
    <w:rsid w:val="00C20C7B"/>
    <w:rsid w:val="00C21306"/>
    <w:rsid w:val="00C213EB"/>
    <w:rsid w:val="00C22611"/>
    <w:rsid w:val="00C2300F"/>
    <w:rsid w:val="00C230AB"/>
    <w:rsid w:val="00C231CE"/>
    <w:rsid w:val="00C23342"/>
    <w:rsid w:val="00C2385F"/>
    <w:rsid w:val="00C23D51"/>
    <w:rsid w:val="00C25708"/>
    <w:rsid w:val="00C33462"/>
    <w:rsid w:val="00C35384"/>
    <w:rsid w:val="00C35AF3"/>
    <w:rsid w:val="00C36C4E"/>
    <w:rsid w:val="00C37C2B"/>
    <w:rsid w:val="00C40D09"/>
    <w:rsid w:val="00C43730"/>
    <w:rsid w:val="00C450E6"/>
    <w:rsid w:val="00C46897"/>
    <w:rsid w:val="00C50E47"/>
    <w:rsid w:val="00C53BFD"/>
    <w:rsid w:val="00C54091"/>
    <w:rsid w:val="00C548AF"/>
    <w:rsid w:val="00C55517"/>
    <w:rsid w:val="00C555AC"/>
    <w:rsid w:val="00C564BD"/>
    <w:rsid w:val="00C569BC"/>
    <w:rsid w:val="00C57CC6"/>
    <w:rsid w:val="00C605F5"/>
    <w:rsid w:val="00C61A3F"/>
    <w:rsid w:val="00C61F64"/>
    <w:rsid w:val="00C6272D"/>
    <w:rsid w:val="00C63F0C"/>
    <w:rsid w:val="00C6636C"/>
    <w:rsid w:val="00C66482"/>
    <w:rsid w:val="00C66D94"/>
    <w:rsid w:val="00C670AE"/>
    <w:rsid w:val="00C6719A"/>
    <w:rsid w:val="00C67C8E"/>
    <w:rsid w:val="00C71494"/>
    <w:rsid w:val="00C720ED"/>
    <w:rsid w:val="00C72494"/>
    <w:rsid w:val="00C72EBB"/>
    <w:rsid w:val="00C756A9"/>
    <w:rsid w:val="00C7612E"/>
    <w:rsid w:val="00C77013"/>
    <w:rsid w:val="00C771D1"/>
    <w:rsid w:val="00C77C4B"/>
    <w:rsid w:val="00C80029"/>
    <w:rsid w:val="00C80087"/>
    <w:rsid w:val="00C80BDC"/>
    <w:rsid w:val="00C82460"/>
    <w:rsid w:val="00C82760"/>
    <w:rsid w:val="00C838C6"/>
    <w:rsid w:val="00C84652"/>
    <w:rsid w:val="00C8635A"/>
    <w:rsid w:val="00C86C67"/>
    <w:rsid w:val="00C87290"/>
    <w:rsid w:val="00C87891"/>
    <w:rsid w:val="00C87C58"/>
    <w:rsid w:val="00C87E4C"/>
    <w:rsid w:val="00C912CC"/>
    <w:rsid w:val="00C9141A"/>
    <w:rsid w:val="00C92063"/>
    <w:rsid w:val="00C92537"/>
    <w:rsid w:val="00C93981"/>
    <w:rsid w:val="00C95493"/>
    <w:rsid w:val="00CA0D12"/>
    <w:rsid w:val="00CA21ED"/>
    <w:rsid w:val="00CA4534"/>
    <w:rsid w:val="00CA4860"/>
    <w:rsid w:val="00CA6902"/>
    <w:rsid w:val="00CA6B8A"/>
    <w:rsid w:val="00CB2A43"/>
    <w:rsid w:val="00CB5D1B"/>
    <w:rsid w:val="00CC1CAC"/>
    <w:rsid w:val="00CC233F"/>
    <w:rsid w:val="00CC318A"/>
    <w:rsid w:val="00CC4057"/>
    <w:rsid w:val="00CC717E"/>
    <w:rsid w:val="00CD0CF4"/>
    <w:rsid w:val="00CD3C37"/>
    <w:rsid w:val="00CD5081"/>
    <w:rsid w:val="00CD60E9"/>
    <w:rsid w:val="00CD7041"/>
    <w:rsid w:val="00CE11EA"/>
    <w:rsid w:val="00CE4200"/>
    <w:rsid w:val="00CE5A2F"/>
    <w:rsid w:val="00CE6930"/>
    <w:rsid w:val="00CF1F7D"/>
    <w:rsid w:val="00CF66F7"/>
    <w:rsid w:val="00CF7D4A"/>
    <w:rsid w:val="00CF7FF6"/>
    <w:rsid w:val="00D015BE"/>
    <w:rsid w:val="00D0185E"/>
    <w:rsid w:val="00D03C9C"/>
    <w:rsid w:val="00D03DB2"/>
    <w:rsid w:val="00D0568D"/>
    <w:rsid w:val="00D06A41"/>
    <w:rsid w:val="00D07115"/>
    <w:rsid w:val="00D0769D"/>
    <w:rsid w:val="00D108AF"/>
    <w:rsid w:val="00D10C43"/>
    <w:rsid w:val="00D11B5F"/>
    <w:rsid w:val="00D11E84"/>
    <w:rsid w:val="00D126E9"/>
    <w:rsid w:val="00D13661"/>
    <w:rsid w:val="00D13FAB"/>
    <w:rsid w:val="00D15246"/>
    <w:rsid w:val="00D171E1"/>
    <w:rsid w:val="00D17497"/>
    <w:rsid w:val="00D17F13"/>
    <w:rsid w:val="00D20F77"/>
    <w:rsid w:val="00D215AA"/>
    <w:rsid w:val="00D2163A"/>
    <w:rsid w:val="00D21A07"/>
    <w:rsid w:val="00D21DE6"/>
    <w:rsid w:val="00D2362C"/>
    <w:rsid w:val="00D23C58"/>
    <w:rsid w:val="00D251BC"/>
    <w:rsid w:val="00D263E3"/>
    <w:rsid w:val="00D27043"/>
    <w:rsid w:val="00D27396"/>
    <w:rsid w:val="00D27EDE"/>
    <w:rsid w:val="00D302F7"/>
    <w:rsid w:val="00D32259"/>
    <w:rsid w:val="00D33E6B"/>
    <w:rsid w:val="00D3514A"/>
    <w:rsid w:val="00D35A3B"/>
    <w:rsid w:val="00D36B40"/>
    <w:rsid w:val="00D37631"/>
    <w:rsid w:val="00D447EC"/>
    <w:rsid w:val="00D470C7"/>
    <w:rsid w:val="00D5158C"/>
    <w:rsid w:val="00D51F36"/>
    <w:rsid w:val="00D52093"/>
    <w:rsid w:val="00D53243"/>
    <w:rsid w:val="00D54A17"/>
    <w:rsid w:val="00D54E04"/>
    <w:rsid w:val="00D54E71"/>
    <w:rsid w:val="00D55D7E"/>
    <w:rsid w:val="00D56851"/>
    <w:rsid w:val="00D56DF5"/>
    <w:rsid w:val="00D57D3A"/>
    <w:rsid w:val="00D6019B"/>
    <w:rsid w:val="00D604AD"/>
    <w:rsid w:val="00D61B9D"/>
    <w:rsid w:val="00D64C92"/>
    <w:rsid w:val="00D72220"/>
    <w:rsid w:val="00D72A32"/>
    <w:rsid w:val="00D72C58"/>
    <w:rsid w:val="00D73A37"/>
    <w:rsid w:val="00D77409"/>
    <w:rsid w:val="00D779C9"/>
    <w:rsid w:val="00D77FC7"/>
    <w:rsid w:val="00D81E32"/>
    <w:rsid w:val="00D8387E"/>
    <w:rsid w:val="00D84895"/>
    <w:rsid w:val="00D848BD"/>
    <w:rsid w:val="00D850A5"/>
    <w:rsid w:val="00D858A0"/>
    <w:rsid w:val="00D86179"/>
    <w:rsid w:val="00D869B5"/>
    <w:rsid w:val="00D87814"/>
    <w:rsid w:val="00D90456"/>
    <w:rsid w:val="00D91DB6"/>
    <w:rsid w:val="00D9208E"/>
    <w:rsid w:val="00D92897"/>
    <w:rsid w:val="00D96E1E"/>
    <w:rsid w:val="00D979F9"/>
    <w:rsid w:val="00DA01FE"/>
    <w:rsid w:val="00DA05B8"/>
    <w:rsid w:val="00DA1341"/>
    <w:rsid w:val="00DA4BBB"/>
    <w:rsid w:val="00DA6D6F"/>
    <w:rsid w:val="00DB10A1"/>
    <w:rsid w:val="00DB44AB"/>
    <w:rsid w:val="00DB4CAF"/>
    <w:rsid w:val="00DB5EA1"/>
    <w:rsid w:val="00DC03DB"/>
    <w:rsid w:val="00DC13E6"/>
    <w:rsid w:val="00DC220A"/>
    <w:rsid w:val="00DC5911"/>
    <w:rsid w:val="00DC646D"/>
    <w:rsid w:val="00DD0FFD"/>
    <w:rsid w:val="00DD1F57"/>
    <w:rsid w:val="00DD35ED"/>
    <w:rsid w:val="00DD6089"/>
    <w:rsid w:val="00DE1CCD"/>
    <w:rsid w:val="00DE2548"/>
    <w:rsid w:val="00DE38EC"/>
    <w:rsid w:val="00DE3DBF"/>
    <w:rsid w:val="00DE4851"/>
    <w:rsid w:val="00DE5BAB"/>
    <w:rsid w:val="00DE5BFE"/>
    <w:rsid w:val="00DE61F3"/>
    <w:rsid w:val="00DF1A0C"/>
    <w:rsid w:val="00DF1A3C"/>
    <w:rsid w:val="00DF2107"/>
    <w:rsid w:val="00DF2F27"/>
    <w:rsid w:val="00DF30FE"/>
    <w:rsid w:val="00DF4AB0"/>
    <w:rsid w:val="00DF4AC9"/>
    <w:rsid w:val="00DF54DE"/>
    <w:rsid w:val="00E00F01"/>
    <w:rsid w:val="00E03420"/>
    <w:rsid w:val="00E042C7"/>
    <w:rsid w:val="00E04776"/>
    <w:rsid w:val="00E04E38"/>
    <w:rsid w:val="00E066BB"/>
    <w:rsid w:val="00E1094D"/>
    <w:rsid w:val="00E15E91"/>
    <w:rsid w:val="00E17DE4"/>
    <w:rsid w:val="00E20A45"/>
    <w:rsid w:val="00E21718"/>
    <w:rsid w:val="00E21F89"/>
    <w:rsid w:val="00E22DF7"/>
    <w:rsid w:val="00E23CD3"/>
    <w:rsid w:val="00E23FBA"/>
    <w:rsid w:val="00E25D4F"/>
    <w:rsid w:val="00E26563"/>
    <w:rsid w:val="00E373EC"/>
    <w:rsid w:val="00E37C1F"/>
    <w:rsid w:val="00E41023"/>
    <w:rsid w:val="00E435D7"/>
    <w:rsid w:val="00E43C27"/>
    <w:rsid w:val="00E44A9C"/>
    <w:rsid w:val="00E457CD"/>
    <w:rsid w:val="00E50AB4"/>
    <w:rsid w:val="00E51343"/>
    <w:rsid w:val="00E53C6C"/>
    <w:rsid w:val="00E546FB"/>
    <w:rsid w:val="00E559D5"/>
    <w:rsid w:val="00E57195"/>
    <w:rsid w:val="00E620A1"/>
    <w:rsid w:val="00E623A3"/>
    <w:rsid w:val="00E647BB"/>
    <w:rsid w:val="00E653E5"/>
    <w:rsid w:val="00E66038"/>
    <w:rsid w:val="00E66CA2"/>
    <w:rsid w:val="00E705D8"/>
    <w:rsid w:val="00E73353"/>
    <w:rsid w:val="00E73413"/>
    <w:rsid w:val="00E73651"/>
    <w:rsid w:val="00E74C36"/>
    <w:rsid w:val="00E77747"/>
    <w:rsid w:val="00E8110D"/>
    <w:rsid w:val="00E823E7"/>
    <w:rsid w:val="00E83F86"/>
    <w:rsid w:val="00E85653"/>
    <w:rsid w:val="00E85746"/>
    <w:rsid w:val="00E86701"/>
    <w:rsid w:val="00E86B47"/>
    <w:rsid w:val="00E86B95"/>
    <w:rsid w:val="00E86BD2"/>
    <w:rsid w:val="00E87FBD"/>
    <w:rsid w:val="00E910DB"/>
    <w:rsid w:val="00E913C4"/>
    <w:rsid w:val="00E917ED"/>
    <w:rsid w:val="00E92078"/>
    <w:rsid w:val="00E92D40"/>
    <w:rsid w:val="00E949CA"/>
    <w:rsid w:val="00E9649B"/>
    <w:rsid w:val="00EA08C5"/>
    <w:rsid w:val="00EA0947"/>
    <w:rsid w:val="00EA4104"/>
    <w:rsid w:val="00EA56DF"/>
    <w:rsid w:val="00EA5BCD"/>
    <w:rsid w:val="00EA63E7"/>
    <w:rsid w:val="00EA647C"/>
    <w:rsid w:val="00EA7001"/>
    <w:rsid w:val="00EA7794"/>
    <w:rsid w:val="00EB1ACC"/>
    <w:rsid w:val="00EB2005"/>
    <w:rsid w:val="00EB3A11"/>
    <w:rsid w:val="00EB4FBB"/>
    <w:rsid w:val="00EB6256"/>
    <w:rsid w:val="00EB6544"/>
    <w:rsid w:val="00EB7669"/>
    <w:rsid w:val="00EC0367"/>
    <w:rsid w:val="00EC1AB0"/>
    <w:rsid w:val="00EC2FA9"/>
    <w:rsid w:val="00EC3149"/>
    <w:rsid w:val="00EC78DD"/>
    <w:rsid w:val="00ED0376"/>
    <w:rsid w:val="00ED3219"/>
    <w:rsid w:val="00ED4CA9"/>
    <w:rsid w:val="00EE0236"/>
    <w:rsid w:val="00EE0340"/>
    <w:rsid w:val="00EE0E91"/>
    <w:rsid w:val="00EE1309"/>
    <w:rsid w:val="00EE1C73"/>
    <w:rsid w:val="00EE1F19"/>
    <w:rsid w:val="00EE2C14"/>
    <w:rsid w:val="00EE3356"/>
    <w:rsid w:val="00EE37D5"/>
    <w:rsid w:val="00EE4282"/>
    <w:rsid w:val="00EE57DE"/>
    <w:rsid w:val="00EE7D4F"/>
    <w:rsid w:val="00EF05C0"/>
    <w:rsid w:val="00EF1522"/>
    <w:rsid w:val="00EF29BC"/>
    <w:rsid w:val="00EF3872"/>
    <w:rsid w:val="00EF5507"/>
    <w:rsid w:val="00EF5B4B"/>
    <w:rsid w:val="00EF7F3D"/>
    <w:rsid w:val="00F00355"/>
    <w:rsid w:val="00F015F9"/>
    <w:rsid w:val="00F01736"/>
    <w:rsid w:val="00F024FC"/>
    <w:rsid w:val="00F03545"/>
    <w:rsid w:val="00F03894"/>
    <w:rsid w:val="00F03D26"/>
    <w:rsid w:val="00F058AB"/>
    <w:rsid w:val="00F05FD1"/>
    <w:rsid w:val="00F060AE"/>
    <w:rsid w:val="00F06840"/>
    <w:rsid w:val="00F102B6"/>
    <w:rsid w:val="00F1309A"/>
    <w:rsid w:val="00F146B2"/>
    <w:rsid w:val="00F14928"/>
    <w:rsid w:val="00F164FF"/>
    <w:rsid w:val="00F1679E"/>
    <w:rsid w:val="00F201A8"/>
    <w:rsid w:val="00F205BD"/>
    <w:rsid w:val="00F21582"/>
    <w:rsid w:val="00F21F46"/>
    <w:rsid w:val="00F2207E"/>
    <w:rsid w:val="00F22405"/>
    <w:rsid w:val="00F22989"/>
    <w:rsid w:val="00F22DFC"/>
    <w:rsid w:val="00F235B1"/>
    <w:rsid w:val="00F24E0E"/>
    <w:rsid w:val="00F25167"/>
    <w:rsid w:val="00F255CF"/>
    <w:rsid w:val="00F25BD4"/>
    <w:rsid w:val="00F25BF7"/>
    <w:rsid w:val="00F26FD1"/>
    <w:rsid w:val="00F273A2"/>
    <w:rsid w:val="00F314BC"/>
    <w:rsid w:val="00F317C6"/>
    <w:rsid w:val="00F34E93"/>
    <w:rsid w:val="00F3597B"/>
    <w:rsid w:val="00F37E24"/>
    <w:rsid w:val="00F40790"/>
    <w:rsid w:val="00F42DC5"/>
    <w:rsid w:val="00F4314B"/>
    <w:rsid w:val="00F44145"/>
    <w:rsid w:val="00F44451"/>
    <w:rsid w:val="00F4466B"/>
    <w:rsid w:val="00F44CBE"/>
    <w:rsid w:val="00F45B2A"/>
    <w:rsid w:val="00F460AF"/>
    <w:rsid w:val="00F461E7"/>
    <w:rsid w:val="00F461F3"/>
    <w:rsid w:val="00F46FD0"/>
    <w:rsid w:val="00F47CBE"/>
    <w:rsid w:val="00F47F9D"/>
    <w:rsid w:val="00F5387D"/>
    <w:rsid w:val="00F53E25"/>
    <w:rsid w:val="00F56B10"/>
    <w:rsid w:val="00F613CE"/>
    <w:rsid w:val="00F62DB6"/>
    <w:rsid w:val="00F6620F"/>
    <w:rsid w:val="00F70FC1"/>
    <w:rsid w:val="00F726AE"/>
    <w:rsid w:val="00F74ED3"/>
    <w:rsid w:val="00F7733F"/>
    <w:rsid w:val="00F77DAD"/>
    <w:rsid w:val="00F80446"/>
    <w:rsid w:val="00F812AA"/>
    <w:rsid w:val="00F81B3C"/>
    <w:rsid w:val="00F8244E"/>
    <w:rsid w:val="00F8289D"/>
    <w:rsid w:val="00F832A2"/>
    <w:rsid w:val="00F838B8"/>
    <w:rsid w:val="00F84013"/>
    <w:rsid w:val="00F84920"/>
    <w:rsid w:val="00F851B2"/>
    <w:rsid w:val="00F85CC2"/>
    <w:rsid w:val="00F86969"/>
    <w:rsid w:val="00F91D60"/>
    <w:rsid w:val="00F930CE"/>
    <w:rsid w:val="00F945EF"/>
    <w:rsid w:val="00F9556B"/>
    <w:rsid w:val="00F95A55"/>
    <w:rsid w:val="00F96D2B"/>
    <w:rsid w:val="00F978B9"/>
    <w:rsid w:val="00FA318D"/>
    <w:rsid w:val="00FA40E0"/>
    <w:rsid w:val="00FA513E"/>
    <w:rsid w:val="00FA63A0"/>
    <w:rsid w:val="00FA71F6"/>
    <w:rsid w:val="00FA7BEC"/>
    <w:rsid w:val="00FB0B7D"/>
    <w:rsid w:val="00FB15F3"/>
    <w:rsid w:val="00FB1F52"/>
    <w:rsid w:val="00FB4407"/>
    <w:rsid w:val="00FB46AF"/>
    <w:rsid w:val="00FB6976"/>
    <w:rsid w:val="00FC083C"/>
    <w:rsid w:val="00FC42B2"/>
    <w:rsid w:val="00FC4881"/>
    <w:rsid w:val="00FC4C53"/>
    <w:rsid w:val="00FC547D"/>
    <w:rsid w:val="00FC6552"/>
    <w:rsid w:val="00FD02B7"/>
    <w:rsid w:val="00FD0DE4"/>
    <w:rsid w:val="00FD13B1"/>
    <w:rsid w:val="00FD1664"/>
    <w:rsid w:val="00FD17F8"/>
    <w:rsid w:val="00FD55CF"/>
    <w:rsid w:val="00FD66D5"/>
    <w:rsid w:val="00FD71F4"/>
    <w:rsid w:val="00FD7B18"/>
    <w:rsid w:val="00FE2B16"/>
    <w:rsid w:val="00FE2FAB"/>
    <w:rsid w:val="00FE3D0D"/>
    <w:rsid w:val="00FE5E32"/>
    <w:rsid w:val="00FE72E5"/>
    <w:rsid w:val="00FE7EE3"/>
    <w:rsid w:val="00FF0AFE"/>
    <w:rsid w:val="00FF5806"/>
    <w:rsid w:val="00FF7C7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DB4841"/>
  <w15:docId w15:val="{15E88D52-EF8F-4A16-A5F5-98573E7BD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CD3C37"/>
    <w:pPr>
      <w:widowControl w:val="0"/>
      <w:jc w:val="both"/>
    </w:pPr>
    <w:rPr>
      <w:rFonts w:eastAsia="宋体"/>
      <w:sz w:val="24"/>
    </w:rPr>
  </w:style>
  <w:style w:type="paragraph" w:styleId="1">
    <w:name w:val="heading 1"/>
    <w:basedOn w:val="a"/>
    <w:next w:val="a"/>
    <w:link w:val="10"/>
    <w:uiPriority w:val="9"/>
    <w:qFormat/>
    <w:rsid w:val="00E86B95"/>
    <w:pPr>
      <w:keepNext/>
      <w:keepLines/>
      <w:spacing w:before="340" w:after="330" w:line="578" w:lineRule="auto"/>
      <w:outlineLvl w:val="0"/>
    </w:pPr>
    <w:rPr>
      <w:rFonts w:eastAsiaTheme="minorEastAsia"/>
      <w:b/>
      <w:bCs/>
      <w:kern w:val="44"/>
      <w:sz w:val="44"/>
      <w:szCs w:val="44"/>
    </w:rPr>
  </w:style>
  <w:style w:type="paragraph" w:styleId="20">
    <w:name w:val="heading 2"/>
    <w:aliases w:val="PIM2,H2,Heading 2 Hidden,Heading 2 CCBS,heading 2,Titre3,HD2,sect 1.2,H21,sect 1.21,H22,sect 1.22,H211,sect 1.211,H23,sect 1.23,H212,sect 1.212,h2,h:2,h:2app,T2,A,Header 2,l2,Level 2 Head,2,第一章 标题 2,DO,第一层条,Underrubrik1,prop2,Level 2 Topic Heading"/>
    <w:basedOn w:val="a"/>
    <w:next w:val="a"/>
    <w:link w:val="21"/>
    <w:uiPriority w:val="9"/>
    <w:unhideWhenUsed/>
    <w:qFormat/>
    <w:rsid w:val="00E86B9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0">
    <w:name w:val="heading 3"/>
    <w:aliases w:val="h3,H3,level_3,PIM 3,Level 3 Head,Heading 3 - old,sect1.2.3,sect1.2.31,sect1.2.32,sect1.2.311,sect1.2.33,sect1.2.312,Bold Head,bh,h:3,h,3,Kop 3V,l3,heading 3,ISO2,CT,1.1.1 Heading 3"/>
    <w:basedOn w:val="a"/>
    <w:next w:val="a"/>
    <w:link w:val="31"/>
    <w:unhideWhenUsed/>
    <w:qFormat/>
    <w:rsid w:val="00E86B95"/>
    <w:pPr>
      <w:keepNext/>
      <w:keepLines/>
      <w:spacing w:before="260" w:after="260" w:line="416" w:lineRule="auto"/>
      <w:outlineLvl w:val="2"/>
    </w:pPr>
    <w:rPr>
      <w:rFonts w:eastAsiaTheme="minorEastAsia"/>
      <w:b/>
      <w:bCs/>
      <w:sz w:val="32"/>
      <w:szCs w:val="32"/>
    </w:rPr>
  </w:style>
  <w:style w:type="paragraph" w:styleId="4">
    <w:name w:val="heading 4"/>
    <w:aliases w:val="PIM 4,H4,h4"/>
    <w:basedOn w:val="a"/>
    <w:next w:val="a"/>
    <w:link w:val="40"/>
    <w:uiPriority w:val="9"/>
    <w:unhideWhenUsed/>
    <w:qFormat/>
    <w:rsid w:val="00E86B95"/>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nhideWhenUsed/>
    <w:qFormat/>
    <w:rsid w:val="00E86B95"/>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3">
    <w:name w:val="样式3"/>
    <w:uiPriority w:val="99"/>
    <w:rsid w:val="00173E47"/>
    <w:pPr>
      <w:numPr>
        <w:numId w:val="1"/>
      </w:numPr>
    </w:pPr>
  </w:style>
  <w:style w:type="character" w:customStyle="1" w:styleId="11">
    <w:name w:val="样式1"/>
    <w:basedOn w:val="a0"/>
    <w:uiPriority w:val="1"/>
    <w:rsid w:val="00B21587"/>
    <w:rPr>
      <w:rFonts w:eastAsia="Arial"/>
      <w:sz w:val="24"/>
    </w:rPr>
  </w:style>
  <w:style w:type="character" w:styleId="a3">
    <w:name w:val="Placeholder Text"/>
    <w:basedOn w:val="a0"/>
    <w:uiPriority w:val="99"/>
    <w:semiHidden/>
    <w:rsid w:val="00C9141A"/>
    <w:rPr>
      <w:color w:val="808080"/>
    </w:rPr>
  </w:style>
  <w:style w:type="table" w:styleId="a4">
    <w:name w:val="Table Grid"/>
    <w:basedOn w:val="a1"/>
    <w:rsid w:val="00C914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4358A5"/>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4358A5"/>
    <w:rPr>
      <w:rFonts w:eastAsia="Arial"/>
      <w:sz w:val="18"/>
      <w:szCs w:val="18"/>
    </w:rPr>
  </w:style>
  <w:style w:type="paragraph" w:styleId="a7">
    <w:name w:val="footer"/>
    <w:basedOn w:val="a"/>
    <w:link w:val="a8"/>
    <w:uiPriority w:val="99"/>
    <w:unhideWhenUsed/>
    <w:rsid w:val="004358A5"/>
    <w:pPr>
      <w:tabs>
        <w:tab w:val="center" w:pos="4153"/>
        <w:tab w:val="right" w:pos="8306"/>
      </w:tabs>
      <w:snapToGrid w:val="0"/>
      <w:jc w:val="left"/>
    </w:pPr>
    <w:rPr>
      <w:sz w:val="18"/>
      <w:szCs w:val="18"/>
    </w:rPr>
  </w:style>
  <w:style w:type="character" w:customStyle="1" w:styleId="a8">
    <w:name w:val="页脚 字符"/>
    <w:basedOn w:val="a0"/>
    <w:link w:val="a7"/>
    <w:uiPriority w:val="99"/>
    <w:rsid w:val="004358A5"/>
    <w:rPr>
      <w:rFonts w:eastAsia="Arial"/>
      <w:sz w:val="18"/>
      <w:szCs w:val="18"/>
    </w:rPr>
  </w:style>
  <w:style w:type="character" w:styleId="a9">
    <w:name w:val="page number"/>
    <w:basedOn w:val="a0"/>
    <w:semiHidden/>
    <w:rsid w:val="004358A5"/>
  </w:style>
  <w:style w:type="character" w:customStyle="1" w:styleId="10">
    <w:name w:val="标题 1 字符"/>
    <w:basedOn w:val="a0"/>
    <w:link w:val="1"/>
    <w:uiPriority w:val="9"/>
    <w:rsid w:val="00E86B95"/>
    <w:rPr>
      <w:b/>
      <w:bCs/>
      <w:kern w:val="44"/>
      <w:sz w:val="44"/>
      <w:szCs w:val="44"/>
    </w:rPr>
  </w:style>
  <w:style w:type="character" w:customStyle="1" w:styleId="21">
    <w:name w:val="标题 2 字符"/>
    <w:aliases w:val="PIM2 字符,H2 字符,Heading 2 Hidden 字符,Heading 2 CCBS 字符,heading 2 字符,Titre3 字符,HD2 字符,sect 1.2 字符,H21 字符,sect 1.21 字符,H22 字符,sect 1.22 字符,H211 字符,sect 1.211 字符,H23 字符,sect 1.23 字符,H212 字符,sect 1.212 字符,h2 字符,h:2 字符,h:2app 字符,T2 字符,A 字符,Header 2 字符"/>
    <w:basedOn w:val="a0"/>
    <w:link w:val="20"/>
    <w:uiPriority w:val="9"/>
    <w:rsid w:val="00E86B95"/>
    <w:rPr>
      <w:rFonts w:asciiTheme="majorHAnsi" w:eastAsiaTheme="majorEastAsia" w:hAnsiTheme="majorHAnsi" w:cstheme="majorBidi"/>
      <w:b/>
      <w:bCs/>
      <w:sz w:val="32"/>
      <w:szCs w:val="32"/>
    </w:rPr>
  </w:style>
  <w:style w:type="character" w:customStyle="1" w:styleId="31">
    <w:name w:val="标题 3 字符"/>
    <w:aliases w:val="h3 字符,H3 字符,level_3 字符,PIM 3 字符,Level 3 Head 字符,Heading 3 - old 字符,sect1.2.3 字符,sect1.2.31 字符,sect1.2.32 字符,sect1.2.311 字符,sect1.2.33 字符,sect1.2.312 字符,Bold Head 字符,bh 字符,h:3 字符,h 字符,3 字符,Kop 3V 字符,l3 字符,heading 3 字符,ISO2 字符,CT 字符"/>
    <w:basedOn w:val="a0"/>
    <w:link w:val="30"/>
    <w:rsid w:val="00E86B95"/>
    <w:rPr>
      <w:b/>
      <w:bCs/>
      <w:sz w:val="32"/>
      <w:szCs w:val="32"/>
    </w:rPr>
  </w:style>
  <w:style w:type="paragraph" w:styleId="aa">
    <w:name w:val="Title"/>
    <w:basedOn w:val="a"/>
    <w:next w:val="a"/>
    <w:link w:val="ab"/>
    <w:uiPriority w:val="10"/>
    <w:qFormat/>
    <w:rsid w:val="00E86B95"/>
    <w:pPr>
      <w:spacing w:before="240" w:after="60"/>
      <w:jc w:val="center"/>
      <w:outlineLvl w:val="0"/>
    </w:pPr>
    <w:rPr>
      <w:rFonts w:asciiTheme="majorHAnsi" w:eastAsiaTheme="majorEastAsia" w:hAnsiTheme="majorHAnsi" w:cstheme="majorBidi"/>
      <w:b/>
      <w:bCs/>
      <w:sz w:val="32"/>
      <w:szCs w:val="32"/>
    </w:rPr>
  </w:style>
  <w:style w:type="character" w:customStyle="1" w:styleId="ab">
    <w:name w:val="标题 字符"/>
    <w:basedOn w:val="a0"/>
    <w:link w:val="aa"/>
    <w:uiPriority w:val="10"/>
    <w:rsid w:val="00E86B95"/>
    <w:rPr>
      <w:rFonts w:asciiTheme="majorHAnsi" w:eastAsiaTheme="majorEastAsia" w:hAnsiTheme="majorHAnsi" w:cstheme="majorBidi"/>
      <w:b/>
      <w:bCs/>
      <w:sz w:val="32"/>
      <w:szCs w:val="32"/>
    </w:rPr>
  </w:style>
  <w:style w:type="numbering" w:customStyle="1" w:styleId="2">
    <w:name w:val="样式2"/>
    <w:uiPriority w:val="99"/>
    <w:rsid w:val="00E86B95"/>
    <w:pPr>
      <w:numPr>
        <w:numId w:val="2"/>
      </w:numPr>
    </w:pPr>
  </w:style>
  <w:style w:type="character" w:customStyle="1" w:styleId="40">
    <w:name w:val="标题 4 字符"/>
    <w:aliases w:val="PIM 4 字符,H4 字符,h4 字符"/>
    <w:basedOn w:val="a0"/>
    <w:link w:val="4"/>
    <w:uiPriority w:val="9"/>
    <w:rsid w:val="00E86B95"/>
    <w:rPr>
      <w:rFonts w:asciiTheme="majorHAnsi" w:eastAsiaTheme="majorEastAsia" w:hAnsiTheme="majorHAnsi" w:cstheme="majorBidi"/>
      <w:b/>
      <w:bCs/>
      <w:sz w:val="28"/>
      <w:szCs w:val="28"/>
    </w:rPr>
  </w:style>
  <w:style w:type="character" w:customStyle="1" w:styleId="50">
    <w:name w:val="标题 5 字符"/>
    <w:basedOn w:val="a0"/>
    <w:link w:val="5"/>
    <w:rsid w:val="00E86B95"/>
    <w:rPr>
      <w:rFonts w:eastAsia="Arial"/>
      <w:b/>
      <w:bCs/>
      <w:sz w:val="28"/>
      <w:szCs w:val="28"/>
    </w:rPr>
  </w:style>
  <w:style w:type="paragraph" w:styleId="ac">
    <w:name w:val="List Paragraph"/>
    <w:aliases w:val="符号列表,段落样式,列出段落11,编号,列出段落2,列出段落12,列出段落4,正文段落1,List Paragraph,一章,项目符号小标题,符号1.1（天云科技）,强调点,Bullet List,FooterText,numbered,Paragraphe de liste1,List,List1,·ûºÅÁÐ±í,¡¤?o?¨¢D¡À¨ª,?¡è?o?¡§¡éD?¨¤¡§a,??¨¨?o??¡ì?¨¦D?¡§¡è?¡ìa,??¡§¡§?o???¨¬?¡§|D??¡ì?¨¨??¨¬a,?"/>
    <w:basedOn w:val="a"/>
    <w:link w:val="ad"/>
    <w:qFormat/>
    <w:rsid w:val="002A4B3E"/>
    <w:pPr>
      <w:ind w:firstLineChars="200" w:firstLine="420"/>
    </w:pPr>
  </w:style>
  <w:style w:type="paragraph" w:styleId="ae">
    <w:name w:val="caption"/>
    <w:aliases w:val="题注 Char Char Char,题注 Char Char,图表,图1,图2,图3,图4,图5,图6,图7,图8,图9,图10,图11,图12,图13,图14,图15,图16,图17,图18,图21,图31,图41,图51,图61,图71,图81,图91,图101,图111,图121,图131,图141,图151,图161,图171,图19,图20,图22,图110,图32,图42,图52,图62,图72,图82,图92,图102,图112,图122,图132,图142,图152,图162"/>
    <w:basedOn w:val="a"/>
    <w:next w:val="a"/>
    <w:link w:val="af"/>
    <w:uiPriority w:val="99"/>
    <w:unhideWhenUsed/>
    <w:qFormat/>
    <w:rsid w:val="002A4B3E"/>
    <w:rPr>
      <w:rFonts w:asciiTheme="majorHAnsi" w:eastAsia="黑体" w:hAnsiTheme="majorHAnsi" w:cstheme="majorBidi"/>
      <w:sz w:val="20"/>
      <w:szCs w:val="20"/>
    </w:rPr>
  </w:style>
  <w:style w:type="paragraph" w:styleId="TOC1">
    <w:name w:val="toc 1"/>
    <w:basedOn w:val="a"/>
    <w:next w:val="a"/>
    <w:autoRedefine/>
    <w:uiPriority w:val="39"/>
    <w:unhideWhenUsed/>
    <w:rsid w:val="00E25D4F"/>
  </w:style>
  <w:style w:type="paragraph" w:styleId="TOC2">
    <w:name w:val="toc 2"/>
    <w:basedOn w:val="a"/>
    <w:next w:val="a"/>
    <w:autoRedefine/>
    <w:uiPriority w:val="39"/>
    <w:unhideWhenUsed/>
    <w:rsid w:val="00E25D4F"/>
    <w:pPr>
      <w:ind w:leftChars="200" w:left="420"/>
    </w:pPr>
  </w:style>
  <w:style w:type="paragraph" w:styleId="TOC3">
    <w:name w:val="toc 3"/>
    <w:basedOn w:val="a"/>
    <w:next w:val="a"/>
    <w:autoRedefine/>
    <w:uiPriority w:val="39"/>
    <w:unhideWhenUsed/>
    <w:rsid w:val="00E25D4F"/>
    <w:pPr>
      <w:ind w:leftChars="400" w:left="840"/>
    </w:pPr>
  </w:style>
  <w:style w:type="paragraph" w:styleId="TOC4">
    <w:name w:val="toc 4"/>
    <w:basedOn w:val="a"/>
    <w:next w:val="a"/>
    <w:autoRedefine/>
    <w:uiPriority w:val="39"/>
    <w:unhideWhenUsed/>
    <w:rsid w:val="00E25D4F"/>
    <w:pPr>
      <w:ind w:leftChars="600" w:left="1260"/>
    </w:pPr>
  </w:style>
  <w:style w:type="paragraph" w:styleId="TOC5">
    <w:name w:val="toc 5"/>
    <w:basedOn w:val="a"/>
    <w:next w:val="a"/>
    <w:autoRedefine/>
    <w:uiPriority w:val="39"/>
    <w:unhideWhenUsed/>
    <w:rsid w:val="00E25D4F"/>
    <w:pPr>
      <w:ind w:leftChars="800" w:left="1680"/>
    </w:pPr>
  </w:style>
  <w:style w:type="character" w:styleId="af0">
    <w:name w:val="Hyperlink"/>
    <w:basedOn w:val="a0"/>
    <w:uiPriority w:val="99"/>
    <w:unhideWhenUsed/>
    <w:rsid w:val="00E25D4F"/>
    <w:rPr>
      <w:color w:val="0563C1" w:themeColor="hyperlink"/>
      <w:u w:val="single"/>
    </w:rPr>
  </w:style>
  <w:style w:type="paragraph" w:styleId="TOC">
    <w:name w:val="TOC Heading"/>
    <w:basedOn w:val="1"/>
    <w:next w:val="a"/>
    <w:uiPriority w:val="39"/>
    <w:unhideWhenUsed/>
    <w:qFormat/>
    <w:rsid w:val="00E25D4F"/>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af1">
    <w:name w:val="Balloon Text"/>
    <w:basedOn w:val="a"/>
    <w:link w:val="af2"/>
    <w:uiPriority w:val="99"/>
    <w:semiHidden/>
    <w:unhideWhenUsed/>
    <w:rsid w:val="00FA40E0"/>
    <w:rPr>
      <w:sz w:val="18"/>
      <w:szCs w:val="18"/>
    </w:rPr>
  </w:style>
  <w:style w:type="character" w:customStyle="1" w:styleId="af2">
    <w:name w:val="批注框文本 字符"/>
    <w:basedOn w:val="a0"/>
    <w:link w:val="af1"/>
    <w:uiPriority w:val="99"/>
    <w:semiHidden/>
    <w:rsid w:val="00FA40E0"/>
    <w:rPr>
      <w:rFonts w:eastAsia="Arial"/>
      <w:sz w:val="18"/>
      <w:szCs w:val="18"/>
    </w:rPr>
  </w:style>
  <w:style w:type="paragraph" w:styleId="af3">
    <w:name w:val="Document Map"/>
    <w:basedOn w:val="a"/>
    <w:link w:val="af4"/>
    <w:uiPriority w:val="99"/>
    <w:semiHidden/>
    <w:unhideWhenUsed/>
    <w:rsid w:val="00FA40E0"/>
    <w:rPr>
      <w:rFonts w:ascii="宋体"/>
      <w:sz w:val="18"/>
      <w:szCs w:val="18"/>
    </w:rPr>
  </w:style>
  <w:style w:type="character" w:customStyle="1" w:styleId="af4">
    <w:name w:val="文档结构图 字符"/>
    <w:basedOn w:val="a0"/>
    <w:link w:val="af3"/>
    <w:uiPriority w:val="99"/>
    <w:semiHidden/>
    <w:rsid w:val="00FA40E0"/>
    <w:rPr>
      <w:rFonts w:ascii="宋体" w:eastAsia="宋体"/>
      <w:sz w:val="18"/>
      <w:szCs w:val="18"/>
    </w:rPr>
  </w:style>
  <w:style w:type="paragraph" w:customStyle="1" w:styleId="12">
    <w:name w:val="列出段落1"/>
    <w:basedOn w:val="a"/>
    <w:qFormat/>
    <w:rsid w:val="00BE57CC"/>
    <w:pPr>
      <w:ind w:firstLineChars="200" w:firstLine="420"/>
    </w:pPr>
    <w:rPr>
      <w:rFonts w:ascii="Calibri" w:hAnsi="Calibri" w:cs="黑体"/>
      <w:sz w:val="21"/>
    </w:rPr>
  </w:style>
  <w:style w:type="paragraph" w:customStyle="1" w:styleId="af5">
    <w:name w:val="正文内容"/>
    <w:basedOn w:val="a"/>
    <w:link w:val="Char"/>
    <w:rsid w:val="009025AE"/>
    <w:pPr>
      <w:spacing w:line="360" w:lineRule="auto"/>
      <w:ind w:firstLineChars="200" w:firstLine="200"/>
      <w:jc w:val="left"/>
    </w:pPr>
    <w:rPr>
      <w:rFonts w:ascii="宋体" w:hAnsi="Times New Roman" w:cs="Times New Roman"/>
      <w:szCs w:val="20"/>
    </w:rPr>
  </w:style>
  <w:style w:type="character" w:customStyle="1" w:styleId="Char">
    <w:name w:val="正文内容 Char"/>
    <w:link w:val="af5"/>
    <w:rsid w:val="009025AE"/>
    <w:rPr>
      <w:rFonts w:ascii="宋体" w:eastAsia="宋体" w:hAnsi="Times New Roman" w:cs="Times New Roman"/>
      <w:sz w:val="24"/>
      <w:szCs w:val="20"/>
    </w:rPr>
  </w:style>
  <w:style w:type="paragraph" w:customStyle="1" w:styleId="af6">
    <w:name w:val="图、表中文字"/>
    <w:basedOn w:val="a"/>
    <w:link w:val="Char0"/>
    <w:qFormat/>
    <w:rsid w:val="00343443"/>
    <w:pPr>
      <w:adjustRightInd w:val="0"/>
      <w:snapToGrid w:val="0"/>
      <w:spacing w:line="300" w:lineRule="atLeast"/>
      <w:jc w:val="center"/>
      <w:textAlignment w:val="baseline"/>
    </w:pPr>
    <w:rPr>
      <w:rFonts w:ascii="宋体" w:hAnsi="Times New Roman" w:cs="Times New Roman"/>
      <w:kern w:val="0"/>
      <w:sz w:val="18"/>
      <w:szCs w:val="20"/>
    </w:rPr>
  </w:style>
  <w:style w:type="character" w:customStyle="1" w:styleId="Char0">
    <w:name w:val="图、表中文字 Char"/>
    <w:link w:val="af6"/>
    <w:qFormat/>
    <w:rsid w:val="00343443"/>
    <w:rPr>
      <w:rFonts w:ascii="宋体" w:eastAsia="宋体" w:hAnsi="Times New Roman" w:cs="Times New Roman"/>
      <w:kern w:val="0"/>
      <w:sz w:val="18"/>
      <w:szCs w:val="20"/>
    </w:rPr>
  </w:style>
  <w:style w:type="paragraph" w:customStyle="1" w:styleId="af7">
    <w:name w:val="文档图表"/>
    <w:basedOn w:val="a"/>
    <w:next w:val="a"/>
    <w:link w:val="af8"/>
    <w:qFormat/>
    <w:rsid w:val="00C61F64"/>
    <w:pPr>
      <w:jc w:val="center"/>
    </w:pPr>
    <w:rPr>
      <w:rFonts w:eastAsiaTheme="minorEastAsia"/>
      <w:sz w:val="21"/>
    </w:rPr>
  </w:style>
  <w:style w:type="character" w:customStyle="1" w:styleId="af8">
    <w:name w:val="文档图表 字符"/>
    <w:basedOn w:val="a0"/>
    <w:link w:val="af7"/>
    <w:rsid w:val="00C61F64"/>
  </w:style>
  <w:style w:type="paragraph" w:customStyle="1" w:styleId="HGQX-1">
    <w:name w:val="HGQX-编号库1"/>
    <w:basedOn w:val="a"/>
    <w:qFormat/>
    <w:rsid w:val="008A274E"/>
    <w:pPr>
      <w:spacing w:line="420" w:lineRule="exact"/>
    </w:pPr>
    <w:rPr>
      <w:rFonts w:ascii="Times New Roman" w:hAnsi="Times New Roman" w:cs="宋体"/>
      <w:szCs w:val="24"/>
      <w:lang w:val="x-none" w:eastAsia="x-none"/>
    </w:rPr>
  </w:style>
  <w:style w:type="paragraph" w:customStyle="1" w:styleId="HGQX-">
    <w:name w:val="HGQX-表格内容"/>
    <w:basedOn w:val="a"/>
    <w:link w:val="HGQX-Char"/>
    <w:qFormat/>
    <w:rsid w:val="008A274E"/>
    <w:pPr>
      <w:snapToGrid w:val="0"/>
      <w:spacing w:line="360" w:lineRule="auto"/>
      <w:jc w:val="left"/>
    </w:pPr>
    <w:rPr>
      <w:rFonts w:ascii="Times New Roman" w:hAnsi="Times New Roman" w:cs="Times New Roman"/>
      <w:kern w:val="0"/>
      <w:sz w:val="21"/>
      <w:szCs w:val="18"/>
    </w:rPr>
  </w:style>
  <w:style w:type="character" w:customStyle="1" w:styleId="HGQX-Char">
    <w:name w:val="HGQX-表格内容 Char"/>
    <w:basedOn w:val="a0"/>
    <w:link w:val="HGQX-"/>
    <w:rsid w:val="008A274E"/>
    <w:rPr>
      <w:rFonts w:ascii="Times New Roman" w:eastAsia="宋体" w:hAnsi="Times New Roman" w:cs="Times New Roman"/>
      <w:kern w:val="0"/>
      <w:szCs w:val="18"/>
    </w:rPr>
  </w:style>
  <w:style w:type="paragraph" w:customStyle="1" w:styleId="HGQX-0">
    <w:name w:val="HGQX-表头内容"/>
    <w:basedOn w:val="a"/>
    <w:link w:val="HGQX-Char0"/>
    <w:qFormat/>
    <w:rsid w:val="008A274E"/>
    <w:pPr>
      <w:snapToGrid w:val="0"/>
      <w:spacing w:line="420" w:lineRule="exact"/>
      <w:jc w:val="center"/>
    </w:pPr>
    <w:rPr>
      <w:rFonts w:ascii="Times New Roman" w:eastAsiaTheme="minorEastAsia" w:hAnsi="Times New Roman" w:cs="Times New Roman"/>
      <w:b/>
      <w:color w:val="000000" w:themeColor="text1"/>
      <w:kern w:val="0"/>
      <w:sz w:val="21"/>
      <w:szCs w:val="18"/>
    </w:rPr>
  </w:style>
  <w:style w:type="character" w:customStyle="1" w:styleId="HGQX-Char0">
    <w:name w:val="HGQX-表头内容 Char"/>
    <w:basedOn w:val="a0"/>
    <w:link w:val="HGQX-0"/>
    <w:rsid w:val="008A274E"/>
    <w:rPr>
      <w:rFonts w:ascii="Times New Roman" w:hAnsi="Times New Roman" w:cs="Times New Roman"/>
      <w:b/>
      <w:color w:val="000000" w:themeColor="text1"/>
      <w:kern w:val="0"/>
      <w:szCs w:val="18"/>
    </w:rPr>
  </w:style>
  <w:style w:type="character" w:customStyle="1" w:styleId="CharChar">
    <w:name w:val="正文内容 Char Char"/>
    <w:rsid w:val="00574304"/>
    <w:rPr>
      <w:rFonts w:ascii="宋体"/>
      <w:sz w:val="24"/>
    </w:rPr>
  </w:style>
  <w:style w:type="character" w:customStyle="1" w:styleId="13">
    <w:name w:val="纯文本 字符1"/>
    <w:link w:val="af9"/>
    <w:rsid w:val="00574304"/>
    <w:rPr>
      <w:rFonts w:ascii="宋体" w:eastAsia="仿宋_GB2312" w:hAnsi="Courier New" w:cs="宋体"/>
    </w:rPr>
  </w:style>
  <w:style w:type="paragraph" w:styleId="af9">
    <w:name w:val="Plain Text"/>
    <w:basedOn w:val="a"/>
    <w:link w:val="13"/>
    <w:rsid w:val="00574304"/>
    <w:rPr>
      <w:rFonts w:ascii="宋体" w:eastAsia="仿宋_GB2312" w:hAnsi="Courier New" w:cs="宋体"/>
      <w:sz w:val="21"/>
    </w:rPr>
  </w:style>
  <w:style w:type="character" w:customStyle="1" w:styleId="afa">
    <w:name w:val="纯文本 字符"/>
    <w:basedOn w:val="a0"/>
    <w:rsid w:val="00574304"/>
    <w:rPr>
      <w:rFonts w:asciiTheme="minorEastAsia" w:hAnsi="Courier New" w:cs="Courier New"/>
      <w:sz w:val="24"/>
    </w:rPr>
  </w:style>
  <w:style w:type="character" w:customStyle="1" w:styleId="af">
    <w:name w:val="题注 字符"/>
    <w:aliases w:val="题注 Char Char Char 字符,题注 Char Char 字符,图表 字符,图1 字符,图2 字符,图3 字符,图4 字符,图5 字符,图6 字符,图7 字符,图8 字符,图9 字符,图10 字符,图11 字符,图12 字符,图13 字符,图14 字符,图15 字符,图16 字符,图17 字符,图18 字符,图21 字符,图31 字符,图41 字符,图51 字符,图61 字符,图71 字符,图81 字符,图91 字符,图101 字符,图111 字符,图121 字符,图131 字符"/>
    <w:link w:val="ae"/>
    <w:uiPriority w:val="99"/>
    <w:qFormat/>
    <w:rsid w:val="00574304"/>
    <w:rPr>
      <w:rFonts w:asciiTheme="majorHAnsi" w:eastAsia="黑体" w:hAnsiTheme="majorHAnsi" w:cstheme="majorBidi"/>
      <w:sz w:val="20"/>
      <w:szCs w:val="20"/>
    </w:rPr>
  </w:style>
  <w:style w:type="character" w:customStyle="1" w:styleId="ad">
    <w:name w:val="列表段落 字符"/>
    <w:aliases w:val="符号列表 字符,段落样式 字符,列出段落11 字符,编号 字符,列出段落2 字符,列出段落12 字符,列出段落4 字符,正文段落1 字符,List Paragraph 字符,一章 字符,项目符号小标题 字符,符号1.1（天云科技） 字符,强调点 字符,Bullet List 字符,FooterText 字符,numbered 字符,Paragraphe de liste1 字符,List 字符,List1 字符,·ûºÅÁÐ±í 字符,¡¤?o?¨¢D¡À¨ª 字符,? 字符"/>
    <w:link w:val="ac"/>
    <w:qFormat/>
    <w:rsid w:val="00574304"/>
    <w:rPr>
      <w:rFonts w:eastAsia="宋体"/>
      <w:sz w:val="24"/>
    </w:rPr>
  </w:style>
  <w:style w:type="paragraph" w:styleId="TOC6">
    <w:name w:val="toc 6"/>
    <w:basedOn w:val="a"/>
    <w:next w:val="a"/>
    <w:autoRedefine/>
    <w:uiPriority w:val="39"/>
    <w:unhideWhenUsed/>
    <w:rsid w:val="00574304"/>
    <w:pPr>
      <w:ind w:leftChars="1000" w:left="2100"/>
    </w:pPr>
    <w:rPr>
      <w:rFonts w:eastAsiaTheme="minorEastAsia"/>
      <w:sz w:val="21"/>
    </w:rPr>
  </w:style>
  <w:style w:type="paragraph" w:styleId="TOC7">
    <w:name w:val="toc 7"/>
    <w:basedOn w:val="a"/>
    <w:next w:val="a"/>
    <w:autoRedefine/>
    <w:uiPriority w:val="39"/>
    <w:unhideWhenUsed/>
    <w:rsid w:val="00574304"/>
    <w:pPr>
      <w:ind w:leftChars="1200" w:left="2520"/>
    </w:pPr>
    <w:rPr>
      <w:rFonts w:eastAsiaTheme="minorEastAsia"/>
      <w:sz w:val="21"/>
    </w:rPr>
  </w:style>
  <w:style w:type="paragraph" w:styleId="TOC8">
    <w:name w:val="toc 8"/>
    <w:basedOn w:val="a"/>
    <w:next w:val="a"/>
    <w:autoRedefine/>
    <w:uiPriority w:val="39"/>
    <w:unhideWhenUsed/>
    <w:rsid w:val="00574304"/>
    <w:pPr>
      <w:ind w:leftChars="1400" w:left="2940"/>
    </w:pPr>
    <w:rPr>
      <w:rFonts w:eastAsiaTheme="minorEastAsia"/>
      <w:sz w:val="21"/>
    </w:rPr>
  </w:style>
  <w:style w:type="paragraph" w:styleId="TOC9">
    <w:name w:val="toc 9"/>
    <w:basedOn w:val="a"/>
    <w:next w:val="a"/>
    <w:autoRedefine/>
    <w:uiPriority w:val="39"/>
    <w:unhideWhenUsed/>
    <w:rsid w:val="00574304"/>
    <w:pPr>
      <w:ind w:leftChars="1600" w:left="3360"/>
    </w:pPr>
    <w:rPr>
      <w:rFonts w:eastAsiaTheme="minorEastAsia"/>
      <w:sz w:val="21"/>
    </w:rPr>
  </w:style>
  <w:style w:type="character" w:styleId="afb">
    <w:name w:val="Unresolved Mention"/>
    <w:basedOn w:val="a0"/>
    <w:uiPriority w:val="99"/>
    <w:semiHidden/>
    <w:unhideWhenUsed/>
    <w:rsid w:val="00574304"/>
    <w:rPr>
      <w:color w:val="605E5C"/>
      <w:shd w:val="clear" w:color="auto" w:fill="E1DFDD"/>
    </w:rPr>
  </w:style>
  <w:style w:type="paragraph" w:customStyle="1" w:styleId="afc">
    <w:name w:val="文档图表标题"/>
    <w:basedOn w:val="a"/>
    <w:link w:val="afd"/>
    <w:qFormat/>
    <w:rsid w:val="00574304"/>
    <w:pPr>
      <w:jc w:val="center"/>
    </w:pPr>
    <w:rPr>
      <w:rFonts w:eastAsiaTheme="minorEastAsia"/>
    </w:rPr>
  </w:style>
  <w:style w:type="character" w:customStyle="1" w:styleId="afd">
    <w:name w:val="文档图表标题 字符"/>
    <w:basedOn w:val="a0"/>
    <w:link w:val="afc"/>
    <w:rsid w:val="00574304"/>
    <w:rPr>
      <w:sz w:val="24"/>
    </w:rPr>
  </w:style>
  <w:style w:type="paragraph" w:styleId="afe">
    <w:name w:val="Revision"/>
    <w:hidden/>
    <w:uiPriority w:val="99"/>
    <w:semiHidden/>
    <w:rsid w:val="00DD0FFD"/>
    <w:rPr>
      <w:rFonts w:eastAsia="宋体"/>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D25316-ACD9-B844-B2C7-72437A6967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10533</TotalTime>
  <Pages>34</Pages>
  <Words>4529</Words>
  <Characters>25821</Characters>
  <Application>Microsoft Office Word</Application>
  <DocSecurity>0</DocSecurity>
  <Lines>215</Lines>
  <Paragraphs>60</Paragraphs>
  <ScaleCrop>false</ScaleCrop>
  <Company/>
  <LinksUpToDate>false</LinksUpToDate>
  <CharactersWithSpaces>30290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cheers</dc:creator>
  <cp:keywords/>
  <dc:description/>
  <cp:lastModifiedBy>Microsoft Office User</cp:lastModifiedBy>
  <cp:revision>1400</cp:revision>
  <cp:lastPrinted>2017-08-17T08:27:00Z</cp:lastPrinted>
  <dcterms:created xsi:type="dcterms:W3CDTF">2017-01-23T02:03:00Z</dcterms:created>
  <dcterms:modified xsi:type="dcterms:W3CDTF">2023-06-09T07:34:00Z</dcterms:modified>
</cp:coreProperties>
</file>